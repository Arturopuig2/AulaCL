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0C98" w14:textId="281B9B0F" w:rsidR="0091399F" w:rsidRPr="004F3FD6" w:rsidRDefault="00C00C7E" w:rsidP="0091399F">
      <w:pPr>
        <w:rPr>
          <w:rFonts w:ascii="Verdana" w:hAnsi="Verdana"/>
          <w:b/>
          <w:bCs/>
          <w:color w:val="FF0000"/>
        </w:rPr>
      </w:pPr>
      <w:r w:rsidRPr="00EB762A">
        <w:rPr>
          <w:rFonts w:ascii="Verdana" w:hAnsi="Verdana"/>
          <w:b/>
          <w:bCs/>
          <w:color w:val="FF0000"/>
        </w:rPr>
        <w:t>READINGS</w:t>
      </w:r>
      <w:r>
        <w:rPr>
          <w:rFonts w:ascii="Verdana" w:hAnsi="Verdana"/>
          <w:b/>
          <w:bCs/>
          <w:color w:val="FF0000"/>
        </w:rPr>
        <w:t>. 5º PRIMARIA</w:t>
      </w:r>
    </w:p>
    <w:p w14:paraId="770A3F0C" w14:textId="77777777" w:rsidR="00E21064" w:rsidRPr="00EB762A" w:rsidRDefault="00E21064" w:rsidP="0091399F">
      <w:pPr>
        <w:rPr>
          <w:rFonts w:ascii="Verdana" w:hAnsi="Verdana"/>
        </w:rPr>
      </w:pPr>
    </w:p>
    <w:p w14:paraId="2B7008AC" w14:textId="03A14BE0" w:rsidR="004004B6" w:rsidRPr="004F3FD6" w:rsidRDefault="004004B6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0" w:author="Gareth Harding" w:date="2025-07-10T10:05:00Z" w16du:dateUtc="2025-07-10T08:05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4004B6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My Favourite Job</w:t>
      </w:r>
    </w:p>
    <w:p w14:paraId="29C23DA9" w14:textId="77777777" w:rsidR="004004B6" w:rsidRPr="004004B6" w:rsidRDefault="004004B6" w:rsidP="004004B6">
      <w:pPr>
        <w:rPr>
          <w:rFonts w:ascii="Verdana" w:hAnsi="Verdana"/>
          <w:lang w:val="es-ES"/>
        </w:rPr>
      </w:pPr>
    </w:p>
    <w:p w14:paraId="238752A0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>Alex is ten years old.</w:t>
      </w:r>
    </w:p>
    <w:p w14:paraId="6677C363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>One day, Alex talks to his family.</w:t>
      </w:r>
    </w:p>
    <w:p w14:paraId="7049AF6E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Mum says, “I’m a </w:t>
      </w:r>
      <w:r w:rsidRPr="007E0A14">
        <w:rPr>
          <w:rFonts w:ascii="Verdana" w:hAnsi="Verdana"/>
          <w:b/>
          <w:bCs/>
        </w:rPr>
        <w:t>nurse</w:t>
      </w:r>
      <w:r w:rsidRPr="007E0A14">
        <w:rPr>
          <w:rFonts w:ascii="Verdana" w:hAnsi="Verdana"/>
        </w:rPr>
        <w:t>. I help people who are sick.”</w:t>
      </w:r>
    </w:p>
    <w:p w14:paraId="7597D781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Dad says, “I’m a </w:t>
      </w:r>
      <w:r w:rsidRPr="007E0A14">
        <w:rPr>
          <w:rFonts w:ascii="Verdana" w:hAnsi="Verdana"/>
          <w:b/>
          <w:bCs/>
        </w:rPr>
        <w:t>bus driver</w:t>
      </w:r>
      <w:r w:rsidRPr="007E0A14">
        <w:rPr>
          <w:rFonts w:ascii="Verdana" w:hAnsi="Verdana"/>
        </w:rPr>
        <w:t>. I take children to school.”</w:t>
      </w:r>
    </w:p>
    <w:p w14:paraId="15EC958E" w14:textId="46184DC3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>Alex says, “That’s cool! But I want to do something different.</w:t>
      </w:r>
    </w:p>
    <w:p w14:paraId="0D3A85B0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Grandpa says, “I was a </w:t>
      </w:r>
      <w:r w:rsidRPr="007E0A14">
        <w:rPr>
          <w:rFonts w:ascii="Verdana" w:hAnsi="Verdana"/>
          <w:b/>
          <w:bCs/>
        </w:rPr>
        <w:t>farmer</w:t>
      </w:r>
      <w:r w:rsidRPr="007E0A14">
        <w:rPr>
          <w:rFonts w:ascii="Verdana" w:hAnsi="Verdana"/>
        </w:rPr>
        <w:t>. I had cows and chickens!”</w:t>
      </w:r>
    </w:p>
    <w:p w14:paraId="1632F478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>Alex says, “I like animals, but waking up early is hard!”</w:t>
      </w:r>
    </w:p>
    <w:p w14:paraId="1C713E69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>Then Alex thinks and thinks.</w:t>
      </w:r>
    </w:p>
    <w:p w14:paraId="60AAEF06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He says, “I want to be a </w:t>
      </w:r>
      <w:r w:rsidRPr="007E0A14">
        <w:rPr>
          <w:rFonts w:ascii="Verdana" w:hAnsi="Verdana"/>
          <w:b/>
          <w:bCs/>
        </w:rPr>
        <w:t>cook</w:t>
      </w:r>
      <w:r w:rsidRPr="007E0A14">
        <w:rPr>
          <w:rFonts w:ascii="Verdana" w:hAnsi="Verdana"/>
        </w:rPr>
        <w:t>. I love food, and I can make yummy things like pizza and cake!”</w:t>
      </w:r>
    </w:p>
    <w:p w14:paraId="6656F468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>Everyone says, “Yum!”</w:t>
      </w:r>
    </w:p>
    <w:p w14:paraId="45766B45" w14:textId="77777777" w:rsidR="007A79DD" w:rsidRPr="007E0A14" w:rsidRDefault="007A79DD" w:rsidP="007A79D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Alex smiles and says, “Being a </w:t>
      </w:r>
      <w:r w:rsidRPr="007E0A14">
        <w:rPr>
          <w:rFonts w:ascii="Verdana" w:hAnsi="Verdana"/>
          <w:b/>
          <w:bCs/>
        </w:rPr>
        <w:t>cook</w:t>
      </w:r>
      <w:r w:rsidRPr="007E0A14">
        <w:rPr>
          <w:rFonts w:ascii="Verdana" w:hAnsi="Verdana"/>
        </w:rPr>
        <w:t xml:space="preserve"> is my favourite job!”</w:t>
      </w:r>
    </w:p>
    <w:p w14:paraId="53D6CA61" w14:textId="77777777" w:rsidR="00E21064" w:rsidRPr="00EB762A" w:rsidRDefault="00E21064" w:rsidP="0091399F">
      <w:pPr>
        <w:rPr>
          <w:rFonts w:ascii="Verdana" w:hAnsi="Verdana"/>
        </w:rPr>
      </w:pPr>
    </w:p>
    <w:p w14:paraId="4628FD5C" w14:textId="77777777" w:rsidR="0091399F" w:rsidRPr="00EB762A" w:rsidRDefault="0091399F" w:rsidP="0091399F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72CB5792" w14:textId="77777777" w:rsidR="00706ACD" w:rsidRPr="00EB762A" w:rsidDel="004E0D61" w:rsidRDefault="00706ACD">
      <w:pPr>
        <w:rPr>
          <w:del w:id="1" w:author="Gareth Harding" w:date="2025-07-10T10:06:00Z" w16du:dateUtc="2025-07-10T08:06:00Z"/>
          <w:rFonts w:ascii="Verdana" w:hAnsi="Verdana"/>
        </w:rPr>
      </w:pPr>
    </w:p>
    <w:p w14:paraId="4251E947" w14:textId="77777777" w:rsidR="00E21064" w:rsidRPr="00EB762A" w:rsidRDefault="00E21064">
      <w:pPr>
        <w:rPr>
          <w:rFonts w:ascii="Verdana" w:hAnsi="Verdana"/>
        </w:rPr>
      </w:pPr>
    </w:p>
    <w:p w14:paraId="214D2A17" w14:textId="4EBD4C78" w:rsidR="00283518" w:rsidRPr="00C00C7E" w:rsidRDefault="00283518">
      <w:pPr>
        <w:pStyle w:val="Prrafodelista"/>
        <w:numPr>
          <w:ilvl w:val="0"/>
          <w:numId w:val="33"/>
        </w:numPr>
        <w:ind w:left="426" w:hanging="426"/>
        <w:rPr>
          <w:rFonts w:ascii="Verdana" w:hAnsi="Verdana"/>
          <w:b/>
          <w:bCs/>
          <w:lang w:val="es-ES"/>
        </w:rPr>
        <w:pPrChange w:id="2" w:author="Gareth Harding" w:date="2025-07-09T16:21:00Z" w16du:dateUtc="2025-07-09T14:21:00Z">
          <w:pPr>
            <w:pStyle w:val="Prrafodelista"/>
            <w:numPr>
              <w:numId w:val="33"/>
            </w:numPr>
            <w:ind w:left="0" w:hanging="360"/>
          </w:pPr>
        </w:pPrChange>
      </w:pPr>
      <w:proofErr w:type="spellStart"/>
      <w:r w:rsidRPr="00C00C7E">
        <w:rPr>
          <w:rFonts w:ascii="Verdana" w:hAnsi="Verdana"/>
          <w:b/>
          <w:bCs/>
          <w:lang w:val="es-ES"/>
        </w:rPr>
        <w:t>How</w:t>
      </w:r>
      <w:proofErr w:type="spellEnd"/>
      <w:r w:rsidRPr="00C00C7E">
        <w:rPr>
          <w:rFonts w:ascii="Verdana" w:hAnsi="Verdana"/>
          <w:b/>
          <w:bCs/>
          <w:lang w:val="es-ES"/>
        </w:rPr>
        <w:t xml:space="preserve"> </w:t>
      </w:r>
      <w:proofErr w:type="spellStart"/>
      <w:r w:rsidRPr="00C00C7E">
        <w:rPr>
          <w:rFonts w:ascii="Verdana" w:hAnsi="Verdana"/>
          <w:b/>
          <w:bCs/>
          <w:lang w:val="es-ES"/>
        </w:rPr>
        <w:t>old</w:t>
      </w:r>
      <w:proofErr w:type="spellEnd"/>
      <w:r w:rsidRPr="00C00C7E">
        <w:rPr>
          <w:rFonts w:ascii="Verdana" w:hAnsi="Verdana"/>
          <w:b/>
          <w:bCs/>
          <w:lang w:val="es-ES"/>
        </w:rPr>
        <w:t xml:space="preserve"> </w:t>
      </w:r>
      <w:proofErr w:type="spellStart"/>
      <w:r w:rsidRPr="00C00C7E">
        <w:rPr>
          <w:rFonts w:ascii="Verdana" w:hAnsi="Verdana"/>
          <w:b/>
          <w:bCs/>
          <w:lang w:val="es-ES"/>
        </w:rPr>
        <w:t>is</w:t>
      </w:r>
      <w:proofErr w:type="spellEnd"/>
      <w:r w:rsidRPr="00C00C7E">
        <w:rPr>
          <w:rFonts w:ascii="Verdana" w:hAnsi="Verdana"/>
          <w:b/>
          <w:bCs/>
          <w:lang w:val="es-ES"/>
        </w:rPr>
        <w:t xml:space="preserve"> Alex?</w:t>
      </w:r>
    </w:p>
    <w:p w14:paraId="28546DFA" w14:textId="14131CC9" w:rsidR="00283518" w:rsidRPr="00283518" w:rsidRDefault="00283518">
      <w:pPr>
        <w:ind w:left="426" w:hanging="426"/>
        <w:rPr>
          <w:rFonts w:ascii="Verdana" w:hAnsi="Verdana"/>
          <w:lang w:val="es-ES"/>
        </w:rPr>
        <w:pPrChange w:id="3" w:author="Gareth Harding" w:date="2025-07-09T16:21:00Z" w16du:dateUtc="2025-07-09T14:21:00Z">
          <w:pPr/>
        </w:pPrChange>
      </w:pPr>
      <w:del w:id="4" w:author="Gareth Harding" w:date="2025-07-09T16:05:00Z" w16du:dateUtc="2025-07-09T14:05:00Z">
        <w:r w:rsidRPr="00283518" w:rsidDel="009E2BE6">
          <w:rPr>
            <w:rFonts w:ascii="Verdana" w:hAnsi="Verdana"/>
            <w:highlight w:val="yellow"/>
            <w:lang w:val="es-ES"/>
          </w:rPr>
          <w:delText>ten</w:delText>
        </w:r>
      </w:del>
      <w:ins w:id="5" w:author="Gareth Harding" w:date="2025-07-09T16:05:00Z" w16du:dateUtc="2025-07-09T14:05:00Z">
        <w:r w:rsidR="009E2BE6">
          <w:rPr>
            <w:rFonts w:ascii="Verdana" w:hAnsi="Verdana"/>
            <w:highlight w:val="yellow"/>
            <w:lang w:val="es-ES"/>
          </w:rPr>
          <w:t>T</w:t>
        </w:r>
        <w:r w:rsidR="009E2BE6" w:rsidRPr="00283518">
          <w:rPr>
            <w:rFonts w:ascii="Verdana" w:hAnsi="Verdana"/>
            <w:highlight w:val="yellow"/>
            <w:lang w:val="es-ES"/>
          </w:rPr>
          <w:t>en</w:t>
        </w:r>
      </w:ins>
    </w:p>
    <w:p w14:paraId="4A0BDD72" w14:textId="0D35765E" w:rsidR="00283518" w:rsidRPr="00283518" w:rsidRDefault="00283518">
      <w:pPr>
        <w:ind w:left="426" w:hanging="426"/>
        <w:rPr>
          <w:rFonts w:ascii="Verdana" w:hAnsi="Verdana"/>
          <w:lang w:val="es-ES"/>
        </w:rPr>
        <w:pPrChange w:id="6" w:author="Gareth Harding" w:date="2025-07-09T16:21:00Z" w16du:dateUtc="2025-07-09T14:21:00Z">
          <w:pPr/>
        </w:pPrChange>
      </w:pPr>
      <w:del w:id="7" w:author="Gareth Harding" w:date="2025-07-09T16:05:00Z" w16du:dateUtc="2025-07-09T14:05:00Z">
        <w:r w:rsidRPr="00283518" w:rsidDel="009E2BE6">
          <w:rPr>
            <w:rFonts w:ascii="Verdana" w:hAnsi="Verdana"/>
            <w:lang w:val="es-ES"/>
          </w:rPr>
          <w:delText>twelve</w:delText>
        </w:r>
      </w:del>
      <w:proofErr w:type="spellStart"/>
      <w:ins w:id="8" w:author="Gareth Harding" w:date="2025-07-09T16:05:00Z" w16du:dateUtc="2025-07-09T14:05:00Z">
        <w:r w:rsidR="009E2BE6">
          <w:rPr>
            <w:rFonts w:ascii="Verdana" w:hAnsi="Verdana"/>
            <w:lang w:val="es-ES"/>
          </w:rPr>
          <w:t>T</w:t>
        </w:r>
        <w:r w:rsidR="009E2BE6" w:rsidRPr="00283518">
          <w:rPr>
            <w:rFonts w:ascii="Verdana" w:hAnsi="Verdana"/>
            <w:lang w:val="es-ES"/>
          </w:rPr>
          <w:t>welve</w:t>
        </w:r>
      </w:ins>
      <w:proofErr w:type="spellEnd"/>
    </w:p>
    <w:p w14:paraId="4EA0CA99" w14:textId="7FF22425" w:rsidR="00283518" w:rsidRDefault="00283518">
      <w:pPr>
        <w:ind w:left="426" w:hanging="426"/>
        <w:rPr>
          <w:ins w:id="9" w:author="Gareth Harding" w:date="2025-07-10T10:06:00Z" w16du:dateUtc="2025-07-10T08:06:00Z"/>
          <w:rFonts w:ascii="Verdana" w:hAnsi="Verdana"/>
          <w:lang w:val="es-ES"/>
        </w:rPr>
      </w:pPr>
      <w:del w:id="10" w:author="Gareth Harding" w:date="2025-07-09T16:05:00Z" w16du:dateUtc="2025-07-09T14:05:00Z">
        <w:r w:rsidRPr="00283518" w:rsidDel="009E2BE6">
          <w:rPr>
            <w:rFonts w:ascii="Verdana" w:hAnsi="Verdana"/>
            <w:lang w:val="es-ES"/>
          </w:rPr>
          <w:delText>seven</w:delText>
        </w:r>
      </w:del>
      <w:proofErr w:type="spellStart"/>
      <w:ins w:id="11" w:author="Gareth Harding" w:date="2025-07-09T16:05:00Z" w16du:dateUtc="2025-07-09T14:05:00Z">
        <w:r w:rsidR="009E2BE6">
          <w:rPr>
            <w:rFonts w:ascii="Verdana" w:hAnsi="Verdana"/>
            <w:lang w:val="es-ES"/>
          </w:rPr>
          <w:t>S</w:t>
        </w:r>
        <w:r w:rsidR="009E2BE6" w:rsidRPr="00283518">
          <w:rPr>
            <w:rFonts w:ascii="Verdana" w:hAnsi="Verdana"/>
            <w:lang w:val="es-ES"/>
          </w:rPr>
          <w:t>even</w:t>
        </w:r>
      </w:ins>
      <w:proofErr w:type="spellEnd"/>
    </w:p>
    <w:p w14:paraId="3362921E" w14:textId="77777777" w:rsidR="004E0D61" w:rsidRPr="00EB762A" w:rsidRDefault="004E0D61">
      <w:pPr>
        <w:ind w:left="426" w:hanging="426"/>
        <w:rPr>
          <w:rFonts w:ascii="Verdana" w:hAnsi="Verdana"/>
          <w:lang w:val="es-ES"/>
        </w:rPr>
        <w:pPrChange w:id="12" w:author="Gareth Harding" w:date="2025-07-09T16:21:00Z" w16du:dateUtc="2025-07-09T14:21:00Z">
          <w:pPr/>
        </w:pPrChange>
      </w:pPr>
    </w:p>
    <w:p w14:paraId="0847EF87" w14:textId="3FE0F096" w:rsidR="00283518" w:rsidRPr="007E0A14" w:rsidRDefault="00283518">
      <w:pPr>
        <w:pStyle w:val="Prrafodelista"/>
        <w:numPr>
          <w:ilvl w:val="0"/>
          <w:numId w:val="33"/>
        </w:numPr>
        <w:ind w:left="426" w:hanging="426"/>
        <w:rPr>
          <w:rFonts w:ascii="Verdana" w:hAnsi="Verdana"/>
          <w:b/>
          <w:bCs/>
        </w:rPr>
        <w:pPrChange w:id="13" w:author="Gareth Harding" w:date="2025-07-09T16:21:00Z" w16du:dateUtc="2025-07-09T14:21:00Z">
          <w:pPr>
            <w:pStyle w:val="Prrafodelista"/>
            <w:numPr>
              <w:numId w:val="33"/>
            </w:numPr>
            <w:ind w:left="426" w:hanging="360"/>
          </w:pPr>
        </w:pPrChange>
      </w:pPr>
      <w:r w:rsidRPr="007E0A14">
        <w:rPr>
          <w:rFonts w:ascii="Verdana" w:hAnsi="Verdana"/>
          <w:b/>
          <w:bCs/>
        </w:rPr>
        <w:t>What does Alex’s mum do?</w:t>
      </w:r>
    </w:p>
    <w:p w14:paraId="476CD093" w14:textId="088E02BC" w:rsidR="00283518" w:rsidRPr="007E0A14" w:rsidRDefault="00283518">
      <w:pPr>
        <w:ind w:left="426" w:hanging="426"/>
        <w:rPr>
          <w:rFonts w:ascii="Verdana" w:hAnsi="Verdana"/>
        </w:rPr>
        <w:pPrChange w:id="14" w:author="Gareth Harding" w:date="2025-07-09T16:21:00Z" w16du:dateUtc="2025-07-09T14:21:00Z">
          <w:pPr/>
        </w:pPrChange>
      </w:pPr>
      <w:del w:id="15" w:author="Gareth Harding" w:date="2025-07-09T16:05:00Z" w16du:dateUtc="2025-07-09T14:05:00Z">
        <w:r w:rsidRPr="007E0A14" w:rsidDel="009E2BE6">
          <w:rPr>
            <w:rFonts w:ascii="Verdana" w:hAnsi="Verdana"/>
            <w:highlight w:val="yellow"/>
          </w:rPr>
          <w:delText xml:space="preserve">a </w:delText>
        </w:r>
      </w:del>
      <w:ins w:id="16" w:author="Gareth Harding" w:date="2025-07-09T16:05:00Z" w16du:dateUtc="2025-07-09T14:05:00Z">
        <w:r w:rsidR="009E2BE6">
          <w:rPr>
            <w:rFonts w:ascii="Verdana" w:hAnsi="Verdana"/>
            <w:highlight w:val="yellow"/>
          </w:rPr>
          <w:t>A</w:t>
        </w:r>
        <w:r w:rsidR="009E2BE6" w:rsidRPr="007E0A14">
          <w:rPr>
            <w:rFonts w:ascii="Verdana" w:hAnsi="Verdana"/>
            <w:highlight w:val="yellow"/>
          </w:rPr>
          <w:t xml:space="preserve"> </w:t>
        </w:r>
      </w:ins>
      <w:r w:rsidRPr="007E0A14">
        <w:rPr>
          <w:rFonts w:ascii="Verdana" w:hAnsi="Verdana"/>
          <w:highlight w:val="yellow"/>
        </w:rPr>
        <w:t>nurse</w:t>
      </w:r>
    </w:p>
    <w:p w14:paraId="348A64CE" w14:textId="19523D65" w:rsidR="00283518" w:rsidRPr="007E0A14" w:rsidRDefault="00283518">
      <w:pPr>
        <w:ind w:left="426" w:hanging="426"/>
        <w:rPr>
          <w:rFonts w:ascii="Verdana" w:hAnsi="Verdana"/>
        </w:rPr>
        <w:pPrChange w:id="17" w:author="Gareth Harding" w:date="2025-07-09T16:21:00Z" w16du:dateUtc="2025-07-09T14:21:00Z">
          <w:pPr/>
        </w:pPrChange>
      </w:pPr>
      <w:del w:id="18" w:author="Gareth Harding" w:date="2025-07-09T16:05:00Z" w16du:dateUtc="2025-07-09T14:05:00Z">
        <w:r w:rsidRPr="007E0A14" w:rsidDel="009E2BE6">
          <w:rPr>
            <w:rFonts w:ascii="Verdana" w:hAnsi="Verdana"/>
          </w:rPr>
          <w:delText xml:space="preserve">a </w:delText>
        </w:r>
      </w:del>
      <w:ins w:id="19" w:author="Gareth Harding" w:date="2025-07-09T16:05:00Z" w16du:dateUtc="2025-07-09T14:05:00Z">
        <w:r w:rsidR="009E2BE6">
          <w:rPr>
            <w:rFonts w:ascii="Verdana" w:hAnsi="Verdana"/>
          </w:rPr>
          <w:t>A</w:t>
        </w:r>
        <w:r w:rsidR="009E2BE6" w:rsidRPr="007E0A14">
          <w:rPr>
            <w:rFonts w:ascii="Verdana" w:hAnsi="Verdana"/>
          </w:rPr>
          <w:t xml:space="preserve"> </w:t>
        </w:r>
      </w:ins>
      <w:r w:rsidRPr="007E0A14">
        <w:rPr>
          <w:rFonts w:ascii="Verdana" w:hAnsi="Verdana"/>
        </w:rPr>
        <w:t>painter</w:t>
      </w:r>
    </w:p>
    <w:p w14:paraId="3C49FEAA" w14:textId="589B0F2D" w:rsidR="00283518" w:rsidRDefault="00283518">
      <w:pPr>
        <w:ind w:left="426" w:hanging="426"/>
        <w:rPr>
          <w:ins w:id="20" w:author="Gareth Harding" w:date="2025-07-10T10:06:00Z" w16du:dateUtc="2025-07-10T08:06:00Z"/>
          <w:rFonts w:ascii="Verdana" w:hAnsi="Verdana"/>
        </w:rPr>
      </w:pPr>
      <w:del w:id="21" w:author="Gareth Harding" w:date="2025-07-09T16:05:00Z" w16du:dateUtc="2025-07-09T14:05:00Z">
        <w:r w:rsidRPr="007E0A14" w:rsidDel="009E2BE6">
          <w:rPr>
            <w:rFonts w:ascii="Verdana" w:hAnsi="Verdana"/>
          </w:rPr>
          <w:delText xml:space="preserve">a </w:delText>
        </w:r>
      </w:del>
      <w:ins w:id="22" w:author="Gareth Harding" w:date="2025-07-09T16:05:00Z" w16du:dateUtc="2025-07-09T14:05:00Z">
        <w:r w:rsidR="009E2BE6">
          <w:rPr>
            <w:rFonts w:ascii="Verdana" w:hAnsi="Verdana"/>
          </w:rPr>
          <w:t>A</w:t>
        </w:r>
        <w:r w:rsidR="009E2BE6" w:rsidRPr="007E0A14">
          <w:rPr>
            <w:rFonts w:ascii="Verdana" w:hAnsi="Verdana"/>
          </w:rPr>
          <w:t xml:space="preserve"> </w:t>
        </w:r>
      </w:ins>
      <w:r w:rsidRPr="007E0A14">
        <w:rPr>
          <w:rFonts w:ascii="Verdana" w:hAnsi="Verdana"/>
        </w:rPr>
        <w:t>mechanic</w:t>
      </w:r>
    </w:p>
    <w:p w14:paraId="3995FFAE" w14:textId="77777777" w:rsidR="004E0D61" w:rsidRPr="007E0A14" w:rsidRDefault="004E0D61">
      <w:pPr>
        <w:ind w:left="426" w:hanging="426"/>
        <w:rPr>
          <w:rFonts w:ascii="Verdana" w:hAnsi="Verdana"/>
        </w:rPr>
        <w:pPrChange w:id="23" w:author="Gareth Harding" w:date="2025-07-09T16:21:00Z" w16du:dateUtc="2025-07-09T14:21:00Z">
          <w:pPr/>
        </w:pPrChange>
      </w:pPr>
    </w:p>
    <w:p w14:paraId="1FF7E027" w14:textId="23423A78" w:rsidR="00283518" w:rsidRPr="007E0A14" w:rsidRDefault="00283518">
      <w:pPr>
        <w:pStyle w:val="Prrafodelista"/>
        <w:numPr>
          <w:ilvl w:val="0"/>
          <w:numId w:val="33"/>
        </w:numPr>
        <w:ind w:left="426" w:hanging="426"/>
        <w:rPr>
          <w:rFonts w:ascii="Verdana" w:hAnsi="Verdana"/>
          <w:b/>
          <w:bCs/>
        </w:rPr>
        <w:pPrChange w:id="24" w:author="Gareth Harding" w:date="2025-07-09T16:21:00Z" w16du:dateUtc="2025-07-09T14:21:00Z">
          <w:pPr>
            <w:pStyle w:val="Prrafodelista"/>
            <w:numPr>
              <w:numId w:val="33"/>
            </w:numPr>
            <w:ind w:left="426" w:hanging="360"/>
          </w:pPr>
        </w:pPrChange>
      </w:pPr>
      <w:r w:rsidRPr="007E0A14">
        <w:rPr>
          <w:rFonts w:ascii="Verdana" w:hAnsi="Verdana"/>
          <w:b/>
          <w:bCs/>
        </w:rPr>
        <w:t>Who had cows and chickens?</w:t>
      </w:r>
    </w:p>
    <w:p w14:paraId="035F0D11" w14:textId="1CAD9C73" w:rsidR="00283518" w:rsidRPr="00283518" w:rsidRDefault="00283518">
      <w:pPr>
        <w:ind w:left="426" w:hanging="426"/>
        <w:rPr>
          <w:rFonts w:ascii="Verdana" w:hAnsi="Verdana"/>
          <w:lang w:val="es-ES"/>
        </w:rPr>
        <w:pPrChange w:id="25" w:author="Gareth Harding" w:date="2025-07-09T16:21:00Z" w16du:dateUtc="2025-07-09T14:21:00Z">
          <w:pPr/>
        </w:pPrChange>
      </w:pPr>
      <w:r w:rsidRPr="00EB762A">
        <w:rPr>
          <w:rFonts w:ascii="Verdana" w:hAnsi="Verdana"/>
          <w:lang w:val="es-ES"/>
        </w:rPr>
        <w:t>Dad</w:t>
      </w:r>
    </w:p>
    <w:p w14:paraId="7084F0EE" w14:textId="77777777" w:rsidR="00283518" w:rsidRPr="00EB762A" w:rsidRDefault="00283518">
      <w:pPr>
        <w:ind w:left="426" w:hanging="426"/>
        <w:rPr>
          <w:rFonts w:ascii="Verdana" w:hAnsi="Verdana"/>
          <w:lang w:val="es-ES"/>
        </w:rPr>
        <w:pPrChange w:id="26" w:author="Gareth Harding" w:date="2025-07-09T16:21:00Z" w16du:dateUtc="2025-07-09T14:21:00Z">
          <w:pPr/>
        </w:pPrChange>
      </w:pPr>
      <w:r w:rsidRPr="00283518">
        <w:rPr>
          <w:rFonts w:ascii="Verdana" w:hAnsi="Verdana"/>
          <w:highlight w:val="yellow"/>
          <w:lang w:val="es-ES"/>
        </w:rPr>
        <w:t>Grandpa</w:t>
      </w:r>
    </w:p>
    <w:p w14:paraId="7435A147" w14:textId="14E7ACE8" w:rsidR="00283518" w:rsidRDefault="00283518">
      <w:pPr>
        <w:ind w:left="426" w:hanging="426"/>
        <w:rPr>
          <w:ins w:id="27" w:author="Gareth Harding" w:date="2025-07-10T10:06:00Z" w16du:dateUtc="2025-07-10T08:06:00Z"/>
          <w:rFonts w:ascii="Verdana" w:hAnsi="Verdana"/>
          <w:lang w:val="es-ES"/>
        </w:rPr>
      </w:pPr>
      <w:proofErr w:type="spellStart"/>
      <w:r w:rsidRPr="00EB762A">
        <w:rPr>
          <w:rFonts w:ascii="Verdana" w:hAnsi="Verdana"/>
          <w:lang w:val="es-ES"/>
        </w:rPr>
        <w:t>Mum</w:t>
      </w:r>
      <w:proofErr w:type="spellEnd"/>
    </w:p>
    <w:p w14:paraId="2EFAA5F3" w14:textId="77777777" w:rsidR="004E0D61" w:rsidRPr="00283518" w:rsidRDefault="004E0D61">
      <w:pPr>
        <w:ind w:left="426" w:hanging="426"/>
        <w:rPr>
          <w:rFonts w:ascii="Verdana" w:hAnsi="Verdana"/>
          <w:lang w:val="es-ES"/>
        </w:rPr>
        <w:pPrChange w:id="28" w:author="Gareth Harding" w:date="2025-07-09T16:21:00Z" w16du:dateUtc="2025-07-09T14:21:00Z">
          <w:pPr/>
        </w:pPrChange>
      </w:pPr>
    </w:p>
    <w:p w14:paraId="50DE42EC" w14:textId="03D0FE44" w:rsidR="00283518" w:rsidRPr="007E0A14" w:rsidRDefault="00283518">
      <w:pPr>
        <w:pStyle w:val="Prrafodelista"/>
        <w:numPr>
          <w:ilvl w:val="0"/>
          <w:numId w:val="33"/>
        </w:numPr>
        <w:ind w:left="426" w:hanging="426"/>
        <w:rPr>
          <w:rFonts w:ascii="Verdana" w:hAnsi="Verdana"/>
          <w:b/>
          <w:bCs/>
        </w:rPr>
        <w:pPrChange w:id="29" w:author="Gareth Harding" w:date="2025-07-09T16:21:00Z" w16du:dateUtc="2025-07-09T14:21:00Z">
          <w:pPr>
            <w:pStyle w:val="Prrafodelista"/>
            <w:numPr>
              <w:numId w:val="33"/>
            </w:numPr>
            <w:ind w:left="426" w:hanging="360"/>
          </w:pPr>
        </w:pPrChange>
      </w:pPr>
      <w:r w:rsidRPr="007E0A14">
        <w:rPr>
          <w:rFonts w:ascii="Verdana" w:hAnsi="Verdana"/>
          <w:b/>
          <w:bCs/>
        </w:rPr>
        <w:t>Why doesn’t Alex want to be a farmer?</w:t>
      </w:r>
    </w:p>
    <w:p w14:paraId="79BA3072" w14:textId="77777777" w:rsidR="00283518" w:rsidRPr="007E0A14" w:rsidRDefault="00283518">
      <w:pPr>
        <w:ind w:left="426" w:hanging="426"/>
        <w:rPr>
          <w:rFonts w:ascii="Verdana" w:hAnsi="Verdana"/>
        </w:rPr>
        <w:pPrChange w:id="30" w:author="Gareth Harding" w:date="2025-07-09T16:21:00Z" w16du:dateUtc="2025-07-09T14:21:00Z">
          <w:pPr/>
        </w:pPrChange>
      </w:pPr>
      <w:r w:rsidRPr="007E0A14">
        <w:rPr>
          <w:rFonts w:ascii="Verdana" w:hAnsi="Verdana"/>
        </w:rPr>
        <w:t>He is afraid of animals</w:t>
      </w:r>
    </w:p>
    <w:p w14:paraId="76E18803" w14:textId="77777777" w:rsidR="00283518" w:rsidRPr="007E0A14" w:rsidRDefault="00283518">
      <w:pPr>
        <w:ind w:left="426" w:hanging="426"/>
        <w:rPr>
          <w:rFonts w:ascii="Verdana" w:hAnsi="Verdana"/>
        </w:rPr>
        <w:pPrChange w:id="31" w:author="Gareth Harding" w:date="2025-07-09T16:21:00Z" w16du:dateUtc="2025-07-09T14:21:00Z">
          <w:pPr/>
        </w:pPrChange>
      </w:pPr>
      <w:r w:rsidRPr="007E0A14">
        <w:rPr>
          <w:rFonts w:ascii="Verdana" w:hAnsi="Verdana"/>
        </w:rPr>
        <w:t>He doesn’t like chickens</w:t>
      </w:r>
    </w:p>
    <w:p w14:paraId="452BCC02" w14:textId="77777777" w:rsidR="00283518" w:rsidRDefault="00283518">
      <w:pPr>
        <w:ind w:left="426" w:hanging="426"/>
        <w:rPr>
          <w:ins w:id="32" w:author="Gareth Harding" w:date="2025-07-10T10:06:00Z" w16du:dateUtc="2025-07-10T08:06:00Z"/>
          <w:rFonts w:ascii="Verdana" w:hAnsi="Verdana"/>
          <w:lang w:val="es-ES"/>
        </w:rPr>
      </w:pPr>
      <w:proofErr w:type="spellStart"/>
      <w:r w:rsidRPr="00283518">
        <w:rPr>
          <w:rFonts w:ascii="Verdana" w:hAnsi="Verdana"/>
          <w:highlight w:val="yellow"/>
          <w:lang w:val="es-ES"/>
        </w:rPr>
        <w:t>Waking</w:t>
      </w:r>
      <w:proofErr w:type="spellEnd"/>
      <w:r w:rsidRPr="00283518">
        <w:rPr>
          <w:rFonts w:ascii="Verdana" w:hAnsi="Verdana"/>
          <w:highlight w:val="yellow"/>
          <w:lang w:val="es-ES"/>
        </w:rPr>
        <w:t xml:space="preserve"> up </w:t>
      </w:r>
      <w:proofErr w:type="spellStart"/>
      <w:r w:rsidRPr="00283518">
        <w:rPr>
          <w:rFonts w:ascii="Verdana" w:hAnsi="Verdana"/>
          <w:highlight w:val="yellow"/>
          <w:lang w:val="es-ES"/>
        </w:rPr>
        <w:t>early</w:t>
      </w:r>
      <w:proofErr w:type="spellEnd"/>
      <w:r w:rsidRPr="00283518">
        <w:rPr>
          <w:rFonts w:ascii="Verdana" w:hAnsi="Verdana"/>
          <w:highlight w:val="yellow"/>
          <w:lang w:val="es-ES"/>
        </w:rPr>
        <w:t xml:space="preserve"> </w:t>
      </w:r>
      <w:proofErr w:type="spellStart"/>
      <w:r w:rsidRPr="00283518">
        <w:rPr>
          <w:rFonts w:ascii="Verdana" w:hAnsi="Verdana"/>
          <w:highlight w:val="yellow"/>
          <w:lang w:val="es-ES"/>
        </w:rPr>
        <w:t>is</w:t>
      </w:r>
      <w:proofErr w:type="spellEnd"/>
      <w:r w:rsidRPr="00283518">
        <w:rPr>
          <w:rFonts w:ascii="Verdana" w:hAnsi="Verdana"/>
          <w:highlight w:val="yellow"/>
          <w:lang w:val="es-ES"/>
        </w:rPr>
        <w:t xml:space="preserve"> </w:t>
      </w:r>
      <w:proofErr w:type="spellStart"/>
      <w:r w:rsidRPr="00283518">
        <w:rPr>
          <w:rFonts w:ascii="Verdana" w:hAnsi="Verdana"/>
          <w:highlight w:val="yellow"/>
          <w:lang w:val="es-ES"/>
        </w:rPr>
        <w:t>hard</w:t>
      </w:r>
      <w:proofErr w:type="spellEnd"/>
    </w:p>
    <w:p w14:paraId="3F0167AF" w14:textId="77777777" w:rsidR="004E0D61" w:rsidRPr="00283518" w:rsidRDefault="004E0D61">
      <w:pPr>
        <w:ind w:left="426" w:hanging="426"/>
        <w:rPr>
          <w:rFonts w:ascii="Verdana" w:hAnsi="Verdana"/>
          <w:lang w:val="es-ES"/>
        </w:rPr>
        <w:pPrChange w:id="33" w:author="Gareth Harding" w:date="2025-07-09T16:21:00Z" w16du:dateUtc="2025-07-09T14:21:00Z">
          <w:pPr/>
        </w:pPrChange>
      </w:pPr>
    </w:p>
    <w:p w14:paraId="03A29C98" w14:textId="4E10D65D" w:rsidR="00283518" w:rsidRPr="007E0A14" w:rsidRDefault="00283518">
      <w:pPr>
        <w:pStyle w:val="Prrafodelista"/>
        <w:numPr>
          <w:ilvl w:val="0"/>
          <w:numId w:val="33"/>
        </w:numPr>
        <w:ind w:left="426" w:hanging="426"/>
        <w:rPr>
          <w:rFonts w:ascii="Verdana" w:hAnsi="Verdana"/>
          <w:b/>
          <w:bCs/>
        </w:rPr>
        <w:pPrChange w:id="34" w:author="Gareth Harding" w:date="2025-07-09T16:21:00Z" w16du:dateUtc="2025-07-09T14:21:00Z">
          <w:pPr>
            <w:pStyle w:val="Prrafodelista"/>
            <w:numPr>
              <w:numId w:val="33"/>
            </w:numPr>
            <w:ind w:left="426" w:hanging="360"/>
          </w:pPr>
        </w:pPrChange>
      </w:pPr>
      <w:r w:rsidRPr="007E0A14">
        <w:rPr>
          <w:rFonts w:ascii="Verdana" w:hAnsi="Verdana"/>
          <w:b/>
          <w:bCs/>
        </w:rPr>
        <w:t>What job does Alex choose?</w:t>
      </w:r>
    </w:p>
    <w:p w14:paraId="091E93E6" w14:textId="77777777" w:rsidR="00283518" w:rsidRPr="00283518" w:rsidRDefault="00283518">
      <w:pPr>
        <w:ind w:left="426" w:hanging="426"/>
        <w:rPr>
          <w:rFonts w:ascii="Verdana" w:hAnsi="Verdana"/>
          <w:lang w:val="es-ES"/>
        </w:rPr>
        <w:pPrChange w:id="35" w:author="Gareth Harding" w:date="2025-07-09T16:21:00Z" w16du:dateUtc="2025-07-09T14:21:00Z">
          <w:pPr/>
        </w:pPrChange>
      </w:pPr>
      <w:r w:rsidRPr="00283518">
        <w:rPr>
          <w:rFonts w:ascii="Verdana" w:hAnsi="Verdana"/>
          <w:highlight w:val="yellow"/>
          <w:lang w:val="es-ES"/>
        </w:rPr>
        <w:t>Cook</w:t>
      </w:r>
    </w:p>
    <w:p w14:paraId="751C85F7" w14:textId="77777777" w:rsidR="00283518" w:rsidRPr="00283518" w:rsidRDefault="00283518">
      <w:pPr>
        <w:ind w:left="426" w:hanging="426"/>
        <w:rPr>
          <w:rFonts w:ascii="Verdana" w:hAnsi="Verdana"/>
          <w:lang w:val="es-ES"/>
        </w:rPr>
        <w:pPrChange w:id="36" w:author="Gareth Harding" w:date="2025-07-09T16:21:00Z" w16du:dateUtc="2025-07-09T14:21:00Z">
          <w:pPr/>
        </w:pPrChange>
      </w:pPr>
      <w:r w:rsidRPr="00283518">
        <w:rPr>
          <w:rFonts w:ascii="Verdana" w:hAnsi="Verdana"/>
          <w:lang w:val="es-ES"/>
        </w:rPr>
        <w:t>Doctor</w:t>
      </w:r>
    </w:p>
    <w:p w14:paraId="624C4366" w14:textId="77777777" w:rsidR="00283518" w:rsidRDefault="00283518">
      <w:pPr>
        <w:ind w:left="426" w:hanging="426"/>
        <w:rPr>
          <w:ins w:id="37" w:author="Gareth Harding" w:date="2025-07-10T10:06:00Z" w16du:dateUtc="2025-07-10T08:06:00Z"/>
          <w:rFonts w:ascii="Verdana" w:hAnsi="Verdana"/>
          <w:lang w:val="es-ES"/>
        </w:rPr>
      </w:pPr>
      <w:proofErr w:type="spellStart"/>
      <w:r w:rsidRPr="00283518">
        <w:rPr>
          <w:rFonts w:ascii="Verdana" w:hAnsi="Verdana"/>
          <w:lang w:val="es-ES"/>
        </w:rPr>
        <w:t>Lawyer</w:t>
      </w:r>
      <w:proofErr w:type="spellEnd"/>
    </w:p>
    <w:p w14:paraId="6AD5EE75" w14:textId="77777777" w:rsidR="004E0D61" w:rsidRPr="00283518" w:rsidRDefault="004E0D61">
      <w:pPr>
        <w:ind w:left="426" w:hanging="426"/>
        <w:rPr>
          <w:rFonts w:ascii="Verdana" w:hAnsi="Verdana"/>
          <w:lang w:val="es-ES"/>
        </w:rPr>
        <w:pPrChange w:id="38" w:author="Gareth Harding" w:date="2025-07-09T16:21:00Z" w16du:dateUtc="2025-07-09T14:21:00Z">
          <w:pPr/>
        </w:pPrChange>
      </w:pPr>
    </w:p>
    <w:p w14:paraId="38656EE7" w14:textId="1164FDAB" w:rsidR="00283518" w:rsidRPr="007E0A14" w:rsidRDefault="00283518">
      <w:pPr>
        <w:pStyle w:val="Prrafodelista"/>
        <w:numPr>
          <w:ilvl w:val="0"/>
          <w:numId w:val="33"/>
        </w:numPr>
        <w:ind w:left="426" w:hanging="426"/>
        <w:rPr>
          <w:rFonts w:ascii="Verdana" w:hAnsi="Verdana"/>
          <w:b/>
          <w:bCs/>
        </w:rPr>
        <w:pPrChange w:id="39" w:author="Gareth Harding" w:date="2025-07-09T16:21:00Z" w16du:dateUtc="2025-07-09T14:21:00Z">
          <w:pPr>
            <w:pStyle w:val="Prrafodelista"/>
            <w:numPr>
              <w:numId w:val="33"/>
            </w:numPr>
            <w:ind w:hanging="360"/>
          </w:pPr>
        </w:pPrChange>
      </w:pPr>
      <w:r w:rsidRPr="007E0A14">
        <w:rPr>
          <w:rFonts w:ascii="Verdana" w:hAnsi="Verdana"/>
          <w:b/>
          <w:bCs/>
        </w:rPr>
        <w:t>What food does Alex want to cook?</w:t>
      </w:r>
    </w:p>
    <w:p w14:paraId="265C6BA9" w14:textId="77777777" w:rsidR="00283518" w:rsidRPr="007E0A14" w:rsidRDefault="00283518">
      <w:pPr>
        <w:ind w:left="426" w:hanging="426"/>
        <w:rPr>
          <w:rFonts w:ascii="Verdana" w:hAnsi="Verdana"/>
        </w:rPr>
        <w:pPrChange w:id="40" w:author="Gareth Harding" w:date="2025-07-09T16:21:00Z" w16du:dateUtc="2025-07-09T14:21:00Z">
          <w:pPr/>
        </w:pPrChange>
      </w:pPr>
      <w:r w:rsidRPr="007E0A14">
        <w:rPr>
          <w:rFonts w:ascii="Verdana" w:hAnsi="Verdana"/>
        </w:rPr>
        <w:t>Spaghetti and broccoli</w:t>
      </w:r>
    </w:p>
    <w:p w14:paraId="4F795F41" w14:textId="77777777" w:rsidR="00283518" w:rsidRPr="007E0A14" w:rsidRDefault="00283518">
      <w:pPr>
        <w:ind w:left="426" w:hanging="426"/>
        <w:rPr>
          <w:rFonts w:ascii="Verdana" w:hAnsi="Verdana"/>
        </w:rPr>
        <w:pPrChange w:id="41" w:author="Gareth Harding" w:date="2025-07-09T16:21:00Z" w16du:dateUtc="2025-07-09T14:21:00Z">
          <w:pPr/>
        </w:pPrChange>
      </w:pPr>
      <w:r w:rsidRPr="007E0A14">
        <w:rPr>
          <w:rFonts w:ascii="Verdana" w:hAnsi="Verdana"/>
          <w:highlight w:val="yellow"/>
        </w:rPr>
        <w:t>Pizza and cake</w:t>
      </w:r>
    </w:p>
    <w:p w14:paraId="7E482AB5" w14:textId="6D50A4F3" w:rsidR="00283518" w:rsidRPr="00283518" w:rsidRDefault="00283518">
      <w:pPr>
        <w:ind w:left="426" w:hanging="426"/>
        <w:rPr>
          <w:rFonts w:ascii="Verdana" w:hAnsi="Verdana"/>
          <w:lang w:val="es-ES"/>
        </w:rPr>
        <w:pPrChange w:id="42" w:author="Gareth Harding" w:date="2025-07-09T16:21:00Z" w16du:dateUtc="2025-07-09T14:21:00Z">
          <w:pPr/>
        </w:pPrChange>
      </w:pPr>
      <w:r w:rsidRPr="00283518">
        <w:rPr>
          <w:rFonts w:ascii="Verdana" w:hAnsi="Verdana"/>
          <w:lang w:val="es-ES"/>
        </w:rPr>
        <w:t xml:space="preserve">A </w:t>
      </w:r>
      <w:proofErr w:type="spellStart"/>
      <w:r w:rsidRPr="00283518">
        <w:rPr>
          <w:rFonts w:ascii="Verdana" w:hAnsi="Verdana"/>
          <w:lang w:val="es-ES"/>
        </w:rPr>
        <w:t>sandwich</w:t>
      </w:r>
      <w:proofErr w:type="spellEnd"/>
      <w:r w:rsidRPr="00283518">
        <w:rPr>
          <w:rFonts w:ascii="Verdana" w:hAnsi="Verdana"/>
          <w:lang w:val="es-ES"/>
        </w:rPr>
        <w:t xml:space="preserve"> </w:t>
      </w:r>
      <w:proofErr w:type="spellStart"/>
      <w:r w:rsidRPr="00283518">
        <w:rPr>
          <w:rFonts w:ascii="Verdana" w:hAnsi="Verdana"/>
          <w:lang w:val="es-ES"/>
        </w:rPr>
        <w:t>for</w:t>
      </w:r>
      <w:proofErr w:type="spellEnd"/>
      <w:r w:rsidRPr="00283518">
        <w:rPr>
          <w:rFonts w:ascii="Verdana" w:hAnsi="Verdana"/>
          <w:lang w:val="es-ES"/>
        </w:rPr>
        <w:t xml:space="preserve"> a </w:t>
      </w:r>
      <w:proofErr w:type="spellStart"/>
      <w:r w:rsidRPr="00283518">
        <w:rPr>
          <w:rFonts w:ascii="Verdana" w:hAnsi="Verdana"/>
          <w:lang w:val="es-ES"/>
        </w:rPr>
        <w:t>dinosaur</w:t>
      </w:r>
      <w:proofErr w:type="spellEnd"/>
    </w:p>
    <w:p w14:paraId="50AD5CBD" w14:textId="77777777" w:rsidR="00E21064" w:rsidRPr="00EB762A" w:rsidRDefault="00E21064">
      <w:pPr>
        <w:rPr>
          <w:rFonts w:ascii="Verdana" w:hAnsi="Verdana"/>
        </w:rPr>
      </w:pPr>
    </w:p>
    <w:p w14:paraId="1160B8C0" w14:textId="67C3F24C" w:rsidR="00E21064" w:rsidDel="004E0D61" w:rsidRDefault="00E21064">
      <w:pPr>
        <w:rPr>
          <w:del w:id="43" w:author="Gareth Harding" w:date="2025-07-10T10:06:00Z" w16du:dateUtc="2025-07-10T08:06:00Z"/>
          <w:rFonts w:ascii="Verdana" w:hAnsi="Verdana"/>
        </w:rPr>
      </w:pPr>
    </w:p>
    <w:p w14:paraId="27D4A3AF" w14:textId="083BDB1E" w:rsidR="004F3FD6" w:rsidDel="004E0D61" w:rsidRDefault="004F3FD6">
      <w:pPr>
        <w:rPr>
          <w:del w:id="44" w:author="Gareth Harding" w:date="2025-07-10T10:06:00Z" w16du:dateUtc="2025-07-10T08:06:00Z"/>
          <w:rFonts w:ascii="Verdana" w:hAnsi="Verdana"/>
        </w:rPr>
      </w:pPr>
    </w:p>
    <w:p w14:paraId="200D687D" w14:textId="7B51BE39" w:rsidR="004F3FD6" w:rsidDel="004E0D61" w:rsidRDefault="004F3FD6">
      <w:pPr>
        <w:rPr>
          <w:del w:id="45" w:author="Gareth Harding" w:date="2025-07-10T10:06:00Z" w16du:dateUtc="2025-07-10T08:06:00Z"/>
          <w:rFonts w:ascii="Verdana" w:hAnsi="Verdana"/>
        </w:rPr>
      </w:pPr>
    </w:p>
    <w:p w14:paraId="4CB1A0CB" w14:textId="77777777" w:rsidR="004F3FD6" w:rsidRDefault="004F3FD6">
      <w:pPr>
        <w:rPr>
          <w:rFonts w:ascii="Verdana" w:hAnsi="Verdana"/>
        </w:rPr>
      </w:pPr>
    </w:p>
    <w:p w14:paraId="22A70689" w14:textId="3C00DF36" w:rsidR="004F3FD6" w:rsidRPr="00EB762A" w:rsidDel="004E0D61" w:rsidRDefault="004F3FD6">
      <w:pPr>
        <w:rPr>
          <w:del w:id="46" w:author="Gareth Harding" w:date="2025-07-10T10:06:00Z" w16du:dateUtc="2025-07-10T08:06:00Z"/>
          <w:rFonts w:ascii="Verdana" w:hAnsi="Verdana"/>
        </w:rPr>
      </w:pPr>
    </w:p>
    <w:p w14:paraId="6DC0012C" w14:textId="77777777" w:rsidR="00EB762A" w:rsidRPr="00EB762A" w:rsidRDefault="00EB762A">
      <w:pPr>
        <w:rPr>
          <w:rFonts w:ascii="Verdana" w:hAnsi="Verdana"/>
        </w:rPr>
      </w:pPr>
    </w:p>
    <w:p w14:paraId="668B4315" w14:textId="2250B684" w:rsidR="00EB762A" w:rsidRPr="00EB762A" w:rsidRDefault="00EB762A" w:rsidP="004E0D61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  <w:r w:rsidRPr="00EB762A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lastRenderedPageBreak/>
        <w:t>Charlie and His Strange Routine</w:t>
      </w:r>
    </w:p>
    <w:p w14:paraId="07996216" w14:textId="77777777" w:rsidR="00EB762A" w:rsidRPr="00EB762A" w:rsidRDefault="00EB762A">
      <w:pPr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47" w:author="Gareth Harding" w:date="2025-07-10T10:07:00Z" w16du:dateUtc="2025-07-10T08:07:00Z">
          <w:pPr>
            <w:spacing w:before="100" w:beforeAutospacing="1" w:after="100" w:afterAutospacing="1"/>
          </w:pPr>
        </w:pPrChange>
      </w:pPr>
    </w:p>
    <w:p w14:paraId="7F4BD1CE" w14:textId="77777777" w:rsidR="004F3FD6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48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>Charlie is a very funny boy.</w:t>
      </w:r>
    </w:p>
    <w:p w14:paraId="2BD63B60" w14:textId="64933B03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49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He </w:t>
      </w:r>
      <w:r w:rsidRPr="007E0A14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always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makes his bed, and he puts his teddy under the pillow like a secret agent.</w:t>
      </w:r>
    </w:p>
    <w:p w14:paraId="54B094DC" w14:textId="77777777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0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He </w:t>
      </w:r>
      <w:r w:rsidRPr="007E0A14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usually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does his homework in the garden, but only if the cat is not sleeping on his notebook.</w:t>
      </w:r>
    </w:p>
    <w:p w14:paraId="154BA49A" w14:textId="1399BA39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1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He </w:t>
      </w:r>
      <w:r w:rsidRPr="007E0A14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often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goes shopping with his grandma, and he loves buying biscuits</w:t>
      </w:r>
      <w:r w:rsidR="00303E23"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>,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especially the chocolate ones!</w:t>
      </w:r>
    </w:p>
    <w:p w14:paraId="31B10055" w14:textId="7705B92D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2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He </w:t>
      </w:r>
      <w:r w:rsidRPr="007E0A14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sometimes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watches horror films, but only with the lights on because he gets scared easily.</w:t>
      </w:r>
    </w:p>
    <w:p w14:paraId="6E66888E" w14:textId="77777777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3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Charlie </w:t>
      </w:r>
      <w:r w:rsidRPr="007E0A14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never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waters the flowers, because he says, “The rain can do that for me!”</w:t>
      </w:r>
    </w:p>
    <w:p w14:paraId="6E919AF5" w14:textId="77777777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4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He </w:t>
      </w:r>
      <w:r w:rsidRPr="007E0A14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never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travels by plane, but he dreams of flying on a dragon instead.</w:t>
      </w:r>
    </w:p>
    <w:p w14:paraId="2AB2502F" w14:textId="7F87E87C" w:rsidR="00303E23" w:rsidRPr="007E0A14" w:rsidRDefault="00303E2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5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>H</w:t>
      </w:r>
      <w:del w:id="56" w:author="48105" w:date="2025-07-24T18:11:00Z" w16du:dateUtc="2025-07-24T16:11:00Z">
        <w:r w:rsidRPr="007E0A14" w:rsidDel="002B70F6">
          <w:rPr>
            <w:rFonts w:ascii="Verdana" w:eastAsia="Times New Roman" w:hAnsi="Verdana" w:cs="Times New Roman"/>
            <w:kern w:val="0"/>
            <w:lang w:eastAsia="es-ES_tradnl"/>
            <w14:ligatures w14:val="none"/>
          </w:rPr>
          <w:delText xml:space="preserve">e </w:delText>
        </w:r>
        <w:r w:rsidRPr="007E0A14" w:rsidDel="002B70F6">
          <w:rPr>
            <w:rFonts w:ascii="Verdana" w:eastAsia="Times New Roman" w:hAnsi="Verdana" w:cs="Times New Roman"/>
            <w:b/>
            <w:bCs/>
            <w:kern w:val="0"/>
            <w:lang w:eastAsia="es-ES_tradnl"/>
            <w14:ligatures w14:val="none"/>
          </w:rPr>
          <w:delText>never</w:delText>
        </w:r>
        <w:r w:rsidRPr="007E0A14" w:rsidDel="002B70F6">
          <w:rPr>
            <w:rFonts w:ascii="Verdana" w:eastAsia="Times New Roman" w:hAnsi="Verdana" w:cs="Times New Roman"/>
            <w:kern w:val="0"/>
            <w:lang w:eastAsia="es-ES_tradnl"/>
            <w14:ligatures w14:val="none"/>
          </w:rPr>
          <w:delText xml:space="preserve"> has dinner at half past ten, because h</w:delText>
        </w:r>
      </w:del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>e gets sleepy at ten o’clock.</w:t>
      </w:r>
    </w:p>
    <w:p w14:paraId="0543ABF1" w14:textId="77777777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7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>When his teacher asks, “</w:t>
      </w:r>
      <w:r w:rsidRPr="007E0A14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How often do you tidy your room?</w:t>
      </w: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>”</w:t>
      </w:r>
    </w:p>
    <w:p w14:paraId="1027F221" w14:textId="22D26F8B" w:rsidR="00EB762A" w:rsidRPr="007E0A14" w:rsidRDefault="00EB762A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8" w:author="Gareth Harding" w:date="2025-07-10T10:07:00Z" w16du:dateUtc="2025-07-10T08:07:00Z">
          <w:pPr>
            <w:spacing w:before="100" w:beforeAutospacing="1" w:after="100" w:afterAutospacing="1"/>
          </w:pPr>
        </w:pPrChange>
      </w:pPr>
      <w:r w:rsidRPr="007E0A14">
        <w:rPr>
          <w:rFonts w:ascii="Verdana" w:eastAsia="Times New Roman" w:hAnsi="Verdana" w:cs="Times New Roman"/>
          <w:kern w:val="0"/>
          <w:lang w:eastAsia="es-ES_tradnl"/>
          <w14:ligatures w14:val="none"/>
        </w:rPr>
        <w:t>Charlie says, “Only when I lose my socks!”</w:t>
      </w:r>
    </w:p>
    <w:p w14:paraId="009439FD" w14:textId="77777777" w:rsidR="00EB762A" w:rsidRDefault="00EB762A">
      <w:pPr>
        <w:rPr>
          <w:rFonts w:ascii="Verdana" w:hAnsi="Verdana"/>
        </w:rPr>
      </w:pPr>
    </w:p>
    <w:p w14:paraId="3E6D68D9" w14:textId="77777777" w:rsidR="00EB762A" w:rsidRPr="00EB762A" w:rsidRDefault="00EB762A" w:rsidP="00EB762A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797CD252" w14:textId="77777777" w:rsidR="00523AFD" w:rsidRDefault="00523AFD">
      <w:pPr>
        <w:rPr>
          <w:rFonts w:ascii="Verdana" w:hAnsi="Verdana"/>
        </w:rPr>
      </w:pPr>
    </w:p>
    <w:p w14:paraId="7C317B2D" w14:textId="122EBEA3" w:rsidR="00523AFD" w:rsidRPr="00E16071" w:rsidRDefault="00523AFD" w:rsidP="00E16071">
      <w:pPr>
        <w:pStyle w:val="Prrafodelista"/>
        <w:numPr>
          <w:ilvl w:val="0"/>
          <w:numId w:val="4"/>
        </w:numPr>
        <w:rPr>
          <w:rFonts w:ascii="Verdana" w:hAnsi="Verdana"/>
          <w:b/>
          <w:bCs/>
        </w:rPr>
      </w:pPr>
      <w:r w:rsidRPr="00E16071">
        <w:rPr>
          <w:rFonts w:ascii="Verdana" w:hAnsi="Verdana"/>
          <w:b/>
          <w:bCs/>
        </w:rPr>
        <w:t>Where does Charlie put his teddy?</w:t>
      </w:r>
    </w:p>
    <w:p w14:paraId="2E13B871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In the wardrobe</w:t>
      </w:r>
    </w:p>
    <w:p w14:paraId="45978A30" w14:textId="77777777" w:rsidR="00523AFD" w:rsidRPr="00523AFD" w:rsidRDefault="00523AFD" w:rsidP="00523AFD">
      <w:pPr>
        <w:rPr>
          <w:rFonts w:ascii="Verdana" w:hAnsi="Verdana"/>
        </w:rPr>
      </w:pPr>
      <w:r w:rsidRPr="00E16071">
        <w:rPr>
          <w:rFonts w:ascii="Verdana" w:hAnsi="Verdana"/>
          <w:highlight w:val="yellow"/>
        </w:rPr>
        <w:t>Under the pillow</w:t>
      </w:r>
    </w:p>
    <w:p w14:paraId="619D23AF" w14:textId="77777777" w:rsidR="00523AFD" w:rsidRDefault="00523AFD" w:rsidP="00523AFD">
      <w:pPr>
        <w:rPr>
          <w:ins w:id="59" w:author="Gareth Harding" w:date="2025-07-10T10:08:00Z" w16du:dateUtc="2025-07-10T08:08:00Z"/>
          <w:rFonts w:ascii="Verdana" w:hAnsi="Verdana"/>
        </w:rPr>
      </w:pPr>
      <w:r w:rsidRPr="00523AFD">
        <w:rPr>
          <w:rFonts w:ascii="Verdana" w:hAnsi="Verdana"/>
        </w:rPr>
        <w:t>On the table</w:t>
      </w:r>
    </w:p>
    <w:p w14:paraId="2D78045C" w14:textId="77777777" w:rsidR="004E0D61" w:rsidRPr="00523AFD" w:rsidRDefault="004E0D61" w:rsidP="00523AFD">
      <w:pPr>
        <w:rPr>
          <w:rFonts w:ascii="Verdana" w:hAnsi="Verdana"/>
        </w:rPr>
      </w:pPr>
    </w:p>
    <w:p w14:paraId="6D2D2598" w14:textId="74D4C86C" w:rsidR="00523AFD" w:rsidRPr="00E16071" w:rsidRDefault="00523AFD" w:rsidP="00E16071">
      <w:pPr>
        <w:pStyle w:val="Prrafodelista"/>
        <w:numPr>
          <w:ilvl w:val="0"/>
          <w:numId w:val="4"/>
        </w:numPr>
        <w:rPr>
          <w:rFonts w:ascii="Verdana" w:hAnsi="Verdana"/>
          <w:b/>
          <w:bCs/>
        </w:rPr>
      </w:pPr>
      <w:r w:rsidRPr="00E16071">
        <w:rPr>
          <w:rFonts w:ascii="Verdana" w:hAnsi="Verdana"/>
          <w:b/>
          <w:bCs/>
        </w:rPr>
        <w:t>When does Charlie tidy his room?</w:t>
      </w:r>
    </w:p>
    <w:p w14:paraId="78081A99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Every morning</w:t>
      </w:r>
    </w:p>
    <w:p w14:paraId="69F14C73" w14:textId="7056AB8E" w:rsidR="00523AFD" w:rsidRPr="00523AFD" w:rsidRDefault="00206287" w:rsidP="00523AFD">
      <w:pPr>
        <w:rPr>
          <w:rFonts w:ascii="Verdana" w:hAnsi="Verdana"/>
        </w:rPr>
      </w:pPr>
      <w:r>
        <w:rPr>
          <w:rFonts w:ascii="Verdana" w:hAnsi="Verdana"/>
          <w:highlight w:val="yellow"/>
        </w:rPr>
        <w:t>W</w:t>
      </w:r>
      <w:r w:rsidR="00523AFD" w:rsidRPr="00E16071">
        <w:rPr>
          <w:rFonts w:ascii="Verdana" w:hAnsi="Verdana"/>
          <w:highlight w:val="yellow"/>
        </w:rPr>
        <w:t>hen he loses his socks</w:t>
      </w:r>
    </w:p>
    <w:p w14:paraId="690ED521" w14:textId="77777777" w:rsidR="00523AFD" w:rsidRDefault="00523AFD" w:rsidP="00523AFD">
      <w:pPr>
        <w:rPr>
          <w:ins w:id="60" w:author="Gareth Harding" w:date="2025-07-10T10:08:00Z" w16du:dateUtc="2025-07-10T08:08:00Z"/>
          <w:rFonts w:ascii="Verdana" w:hAnsi="Verdana"/>
        </w:rPr>
      </w:pPr>
      <w:r w:rsidRPr="00523AFD">
        <w:rPr>
          <w:rFonts w:ascii="Verdana" w:hAnsi="Verdana"/>
        </w:rPr>
        <w:t>Every Sunday</w:t>
      </w:r>
    </w:p>
    <w:p w14:paraId="71A4EC05" w14:textId="77777777" w:rsidR="004E0D61" w:rsidRPr="00523AFD" w:rsidRDefault="004E0D61" w:rsidP="00523AFD">
      <w:pPr>
        <w:rPr>
          <w:rFonts w:ascii="Verdana" w:hAnsi="Verdana"/>
        </w:rPr>
      </w:pPr>
    </w:p>
    <w:p w14:paraId="411354A7" w14:textId="76DC24DA" w:rsidR="00523AFD" w:rsidRPr="00E16071" w:rsidRDefault="00523AFD" w:rsidP="00E16071">
      <w:pPr>
        <w:pStyle w:val="Prrafodelista"/>
        <w:numPr>
          <w:ilvl w:val="0"/>
          <w:numId w:val="4"/>
        </w:numPr>
        <w:rPr>
          <w:rFonts w:ascii="Verdana" w:hAnsi="Verdana"/>
          <w:b/>
          <w:bCs/>
        </w:rPr>
      </w:pPr>
      <w:r w:rsidRPr="00E16071">
        <w:rPr>
          <w:rFonts w:ascii="Verdana" w:hAnsi="Verdana"/>
          <w:b/>
          <w:bCs/>
        </w:rPr>
        <w:t>How often does Charlie make his bed?</w:t>
      </w:r>
    </w:p>
    <w:p w14:paraId="1DA36004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Sometimes</w:t>
      </w:r>
    </w:p>
    <w:p w14:paraId="1FA728A9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Never</w:t>
      </w:r>
    </w:p>
    <w:p w14:paraId="6ACF9F81" w14:textId="77777777" w:rsidR="00523AFD" w:rsidRDefault="00523AFD" w:rsidP="00523AFD">
      <w:pPr>
        <w:rPr>
          <w:ins w:id="61" w:author="Gareth Harding" w:date="2025-07-10T10:08:00Z" w16du:dateUtc="2025-07-10T08:08:00Z"/>
          <w:rFonts w:ascii="Verdana" w:hAnsi="Verdana"/>
        </w:rPr>
      </w:pPr>
      <w:r w:rsidRPr="00E16071">
        <w:rPr>
          <w:rFonts w:ascii="Verdana" w:hAnsi="Verdana"/>
          <w:highlight w:val="yellow"/>
        </w:rPr>
        <w:t>Always</w:t>
      </w:r>
    </w:p>
    <w:p w14:paraId="490F15E6" w14:textId="77777777" w:rsidR="004E0D61" w:rsidRPr="00523AFD" w:rsidRDefault="004E0D61" w:rsidP="00523AFD">
      <w:pPr>
        <w:rPr>
          <w:rFonts w:ascii="Verdana" w:hAnsi="Verdana"/>
        </w:rPr>
      </w:pPr>
    </w:p>
    <w:p w14:paraId="2FAF02AF" w14:textId="62B9F07F" w:rsidR="00523AFD" w:rsidRPr="00E16071" w:rsidRDefault="00523AFD" w:rsidP="00E16071">
      <w:pPr>
        <w:pStyle w:val="Prrafodelista"/>
        <w:numPr>
          <w:ilvl w:val="0"/>
          <w:numId w:val="4"/>
        </w:numPr>
        <w:rPr>
          <w:rFonts w:ascii="Verdana" w:hAnsi="Verdana"/>
          <w:b/>
          <w:bCs/>
        </w:rPr>
      </w:pPr>
      <w:r w:rsidRPr="00E16071">
        <w:rPr>
          <w:rFonts w:ascii="Verdana" w:hAnsi="Verdana"/>
          <w:b/>
          <w:bCs/>
        </w:rPr>
        <w:t>How often does Charlie watch horror films?</w:t>
      </w:r>
    </w:p>
    <w:p w14:paraId="6806CE4F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Always</w:t>
      </w:r>
    </w:p>
    <w:p w14:paraId="6825ABA0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Never</w:t>
      </w:r>
    </w:p>
    <w:p w14:paraId="08360DCB" w14:textId="77777777" w:rsidR="00523AFD" w:rsidRDefault="00523AFD" w:rsidP="00523AFD">
      <w:pPr>
        <w:rPr>
          <w:ins w:id="62" w:author="Gareth Harding" w:date="2025-07-10T10:08:00Z" w16du:dateUtc="2025-07-10T08:08:00Z"/>
          <w:rFonts w:ascii="Verdana" w:hAnsi="Verdana"/>
        </w:rPr>
      </w:pPr>
      <w:r w:rsidRPr="00E16071">
        <w:rPr>
          <w:rFonts w:ascii="Verdana" w:hAnsi="Verdana"/>
          <w:highlight w:val="yellow"/>
        </w:rPr>
        <w:t>Sometimes</w:t>
      </w:r>
    </w:p>
    <w:p w14:paraId="58836E89" w14:textId="77777777" w:rsidR="004E0D61" w:rsidRPr="00523AFD" w:rsidRDefault="004E0D61" w:rsidP="00523AFD">
      <w:pPr>
        <w:rPr>
          <w:rFonts w:ascii="Verdana" w:hAnsi="Verdana"/>
        </w:rPr>
      </w:pPr>
    </w:p>
    <w:p w14:paraId="1A4BBE84" w14:textId="61AD9D6C" w:rsidR="00523AFD" w:rsidRPr="00E16071" w:rsidRDefault="00523AFD" w:rsidP="00E16071">
      <w:pPr>
        <w:pStyle w:val="Prrafodelista"/>
        <w:numPr>
          <w:ilvl w:val="0"/>
          <w:numId w:val="4"/>
        </w:numPr>
        <w:rPr>
          <w:rFonts w:ascii="Verdana" w:hAnsi="Verdana"/>
          <w:b/>
          <w:bCs/>
        </w:rPr>
      </w:pPr>
      <w:r w:rsidRPr="00E16071">
        <w:rPr>
          <w:rFonts w:ascii="Verdana" w:hAnsi="Verdana"/>
          <w:b/>
          <w:bCs/>
        </w:rPr>
        <w:t>How often does Charlie go shopping with his grandma?</w:t>
      </w:r>
    </w:p>
    <w:p w14:paraId="66D87B95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Never</w:t>
      </w:r>
    </w:p>
    <w:p w14:paraId="0AFE1EC6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  <w:highlight w:val="yellow"/>
        </w:rPr>
        <w:t>Often</w:t>
      </w:r>
    </w:p>
    <w:p w14:paraId="51EF42EF" w14:textId="77777777" w:rsidR="00523AFD" w:rsidRDefault="00523AFD" w:rsidP="00523AFD">
      <w:pPr>
        <w:rPr>
          <w:ins w:id="63" w:author="Gareth Harding" w:date="2025-07-10T10:08:00Z" w16du:dateUtc="2025-07-10T08:08:00Z"/>
          <w:rFonts w:ascii="Verdana" w:hAnsi="Verdana"/>
        </w:rPr>
      </w:pPr>
      <w:r w:rsidRPr="00523AFD">
        <w:rPr>
          <w:rFonts w:ascii="Verdana" w:hAnsi="Verdana"/>
        </w:rPr>
        <w:t>Always</w:t>
      </w:r>
    </w:p>
    <w:p w14:paraId="354F6CE5" w14:textId="77777777" w:rsidR="004E0D61" w:rsidRPr="00523AFD" w:rsidRDefault="004E0D61" w:rsidP="00523AFD">
      <w:pPr>
        <w:rPr>
          <w:rFonts w:ascii="Verdana" w:hAnsi="Verdana"/>
        </w:rPr>
      </w:pPr>
    </w:p>
    <w:p w14:paraId="0FDD0D6E" w14:textId="343BF31B" w:rsidR="00523AFD" w:rsidRPr="00E16071" w:rsidRDefault="00523AFD" w:rsidP="00E16071">
      <w:pPr>
        <w:pStyle w:val="Prrafodelista"/>
        <w:numPr>
          <w:ilvl w:val="0"/>
          <w:numId w:val="4"/>
        </w:numPr>
        <w:rPr>
          <w:rFonts w:ascii="Verdana" w:hAnsi="Verdana"/>
          <w:b/>
          <w:bCs/>
        </w:rPr>
      </w:pPr>
      <w:r w:rsidRPr="00E16071">
        <w:rPr>
          <w:rFonts w:ascii="Verdana" w:hAnsi="Verdana"/>
          <w:b/>
          <w:bCs/>
        </w:rPr>
        <w:t>How often does Charlie water the flowers?</w:t>
      </w:r>
    </w:p>
    <w:p w14:paraId="2E58F660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</w:rPr>
        <w:t>Sometimes</w:t>
      </w:r>
    </w:p>
    <w:p w14:paraId="25F08A4F" w14:textId="77777777" w:rsidR="00523AFD" w:rsidRPr="00523AFD" w:rsidRDefault="00523AFD" w:rsidP="00523AFD">
      <w:pPr>
        <w:rPr>
          <w:rFonts w:ascii="Verdana" w:hAnsi="Verdana"/>
        </w:rPr>
      </w:pPr>
      <w:r w:rsidRPr="00523AFD">
        <w:rPr>
          <w:rFonts w:ascii="Verdana" w:hAnsi="Verdana"/>
          <w:highlight w:val="yellow"/>
        </w:rPr>
        <w:t>Never</w:t>
      </w:r>
    </w:p>
    <w:p w14:paraId="17F6AC7A" w14:textId="77777777" w:rsidR="00523AFD" w:rsidDel="002B70F6" w:rsidRDefault="00523AFD" w:rsidP="00523AFD">
      <w:pPr>
        <w:rPr>
          <w:del w:id="64" w:author="Gareth Harding" w:date="2025-07-10T10:08:00Z" w16du:dateUtc="2025-07-10T08:08:00Z"/>
          <w:rFonts w:ascii="Verdana" w:hAnsi="Verdana"/>
        </w:rPr>
      </w:pPr>
      <w:proofErr w:type="gramStart"/>
      <w:r w:rsidRPr="00523AFD">
        <w:rPr>
          <w:rFonts w:ascii="Verdana" w:hAnsi="Verdana"/>
        </w:rPr>
        <w:t>Usually</w:t>
      </w:r>
      <w:proofErr w:type="gramEnd"/>
    </w:p>
    <w:p w14:paraId="49FC0F58" w14:textId="77777777" w:rsidR="002B70F6" w:rsidRPr="00523AFD" w:rsidRDefault="002B70F6" w:rsidP="00523AFD">
      <w:pPr>
        <w:rPr>
          <w:ins w:id="65" w:author="48105" w:date="2025-07-24T18:12:00Z" w16du:dateUtc="2025-07-24T16:12:00Z"/>
          <w:rFonts w:ascii="Verdana" w:hAnsi="Verdana"/>
        </w:rPr>
      </w:pPr>
    </w:p>
    <w:p w14:paraId="4274F62D" w14:textId="77777777" w:rsidR="00F633D5" w:rsidDel="004E0D61" w:rsidRDefault="00F633D5" w:rsidP="00523AFD">
      <w:pPr>
        <w:rPr>
          <w:del w:id="66" w:author="Gareth Harding" w:date="2025-07-10T10:08:00Z" w16du:dateUtc="2025-07-10T08:08:00Z"/>
          <w:rFonts w:ascii="Verdana" w:hAnsi="Verdana"/>
        </w:rPr>
      </w:pPr>
    </w:p>
    <w:p w14:paraId="4582709F" w14:textId="77777777" w:rsidR="00FB6F43" w:rsidRDefault="00FB6F43" w:rsidP="00523AFD">
      <w:pPr>
        <w:rPr>
          <w:rFonts w:ascii="Verdana" w:hAnsi="Verdana"/>
        </w:rPr>
      </w:pPr>
    </w:p>
    <w:p w14:paraId="5264A4C2" w14:textId="4F64B63B" w:rsidR="00F633D5" w:rsidRPr="00F633D5" w:rsidRDefault="00F633D5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67" w:author="Gareth Harding" w:date="2025-07-10T10:08:00Z" w16du:dateUtc="2025-07-10T08:08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F633D5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lastRenderedPageBreak/>
        <w:t>Max and the Animal Quiz</w:t>
      </w:r>
    </w:p>
    <w:p w14:paraId="7A11875B" w14:textId="77777777" w:rsidR="00F633D5" w:rsidRPr="00F633D5" w:rsidRDefault="00F633D5" w:rsidP="00F633D5">
      <w:pPr>
        <w:rPr>
          <w:rFonts w:ascii="Verdana" w:hAnsi="Verdana"/>
          <w:lang w:val="es-ES"/>
        </w:rPr>
      </w:pPr>
    </w:p>
    <w:p w14:paraId="03E1EBAA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>Max loves animals. He has a big poster in his room with animals from all over the world.</w:t>
      </w:r>
    </w:p>
    <w:p w14:paraId="0D1A9A79" w14:textId="77777777" w:rsidR="00EC447D" w:rsidRPr="007E0A14" w:rsidRDefault="00EC447D" w:rsidP="00EC447D">
      <w:pPr>
        <w:rPr>
          <w:rFonts w:ascii="Verdana" w:hAnsi="Verdana"/>
        </w:rPr>
      </w:pPr>
    </w:p>
    <w:p w14:paraId="50A4D2E5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>One day, his sister says, “Let’s play a quiz!”</w:t>
      </w:r>
    </w:p>
    <w:p w14:paraId="5E3B8B35" w14:textId="77777777" w:rsidR="00EC447D" w:rsidRPr="007E0A14" w:rsidRDefault="00EC447D" w:rsidP="00EC447D">
      <w:pPr>
        <w:rPr>
          <w:rFonts w:ascii="Verdana" w:hAnsi="Verdana"/>
        </w:rPr>
      </w:pPr>
    </w:p>
    <w:p w14:paraId="2D585F4D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>Max smiles. “OK! I know everything about animals!”</w:t>
      </w:r>
    </w:p>
    <w:p w14:paraId="324CC7CB" w14:textId="77777777" w:rsidR="00EC447D" w:rsidRPr="007E0A14" w:rsidRDefault="00EC447D" w:rsidP="00EC447D">
      <w:pPr>
        <w:rPr>
          <w:rFonts w:ascii="Verdana" w:hAnsi="Verdana"/>
        </w:rPr>
      </w:pPr>
    </w:p>
    <w:p w14:paraId="469980C6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She asks, “What is </w:t>
      </w:r>
      <w:r w:rsidRPr="007E0A14">
        <w:rPr>
          <w:rFonts w:ascii="Verdana" w:hAnsi="Verdana"/>
          <w:b/>
          <w:bCs/>
        </w:rPr>
        <w:t>the biggest</w:t>
      </w:r>
      <w:r w:rsidRPr="007E0A14">
        <w:rPr>
          <w:rFonts w:ascii="Verdana" w:hAnsi="Verdana"/>
        </w:rPr>
        <w:t xml:space="preserve"> animal in the sea?”</w:t>
      </w:r>
    </w:p>
    <w:p w14:paraId="09EE1775" w14:textId="7615114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Max shouts, “The whale is </w:t>
      </w:r>
      <w:r w:rsidRPr="007E0A14">
        <w:rPr>
          <w:rFonts w:ascii="Verdana" w:hAnsi="Verdana"/>
          <w:b/>
          <w:bCs/>
        </w:rPr>
        <w:t>the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biggest</w:t>
      </w:r>
      <w:r w:rsidRPr="007E0A14">
        <w:rPr>
          <w:rFonts w:ascii="Verdana" w:hAnsi="Verdana"/>
        </w:rPr>
        <w:t xml:space="preserve"> animal in the sea! And the dolphin is</w:t>
      </w:r>
      <w:r w:rsidR="008505EF" w:rsidRPr="007E0A14">
        <w:rPr>
          <w:rFonts w:ascii="Verdana" w:hAnsi="Verdana"/>
          <w:b/>
          <w:bCs/>
        </w:rPr>
        <w:t xml:space="preserve"> the smartest.</w:t>
      </w:r>
      <w:r w:rsidRPr="007E0A14">
        <w:rPr>
          <w:rFonts w:ascii="Verdana" w:hAnsi="Verdana"/>
        </w:rPr>
        <w:t>”</w:t>
      </w:r>
    </w:p>
    <w:p w14:paraId="0E0689B9" w14:textId="77777777" w:rsidR="00EC447D" w:rsidRPr="007E0A14" w:rsidRDefault="00EC447D" w:rsidP="00EC447D">
      <w:pPr>
        <w:rPr>
          <w:rFonts w:ascii="Verdana" w:hAnsi="Verdana"/>
        </w:rPr>
      </w:pPr>
    </w:p>
    <w:p w14:paraId="2BDE23BF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“Good! And what is </w:t>
      </w:r>
      <w:r w:rsidRPr="007E0A14">
        <w:rPr>
          <w:rFonts w:ascii="Verdana" w:hAnsi="Verdana"/>
          <w:b/>
          <w:bCs/>
        </w:rPr>
        <w:t>the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most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dangerous</w:t>
      </w:r>
      <w:r w:rsidRPr="007E0A14">
        <w:rPr>
          <w:rFonts w:ascii="Verdana" w:hAnsi="Verdana"/>
        </w:rPr>
        <w:t xml:space="preserve"> animal in the forest?”</w:t>
      </w:r>
    </w:p>
    <w:p w14:paraId="040E304E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Max thinks and says, “The wolf! It’s </w:t>
      </w:r>
      <w:r w:rsidRPr="007E0A14">
        <w:rPr>
          <w:rFonts w:ascii="Verdana" w:hAnsi="Verdana"/>
          <w:b/>
          <w:bCs/>
        </w:rPr>
        <w:t>the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most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dangerous</w:t>
      </w:r>
      <w:r w:rsidRPr="007E0A14">
        <w:rPr>
          <w:rFonts w:ascii="Verdana" w:hAnsi="Verdana"/>
        </w:rPr>
        <w:t>, but also very smart.”</w:t>
      </w:r>
    </w:p>
    <w:p w14:paraId="2F5FD29D" w14:textId="77777777" w:rsidR="00EC447D" w:rsidRPr="007E0A14" w:rsidRDefault="00EC447D" w:rsidP="00EC447D">
      <w:pPr>
        <w:rPr>
          <w:rFonts w:ascii="Verdana" w:hAnsi="Verdana"/>
        </w:rPr>
      </w:pPr>
    </w:p>
    <w:p w14:paraId="0A1FA64F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“Is a parrot </w:t>
      </w:r>
      <w:r w:rsidRPr="007E0A14">
        <w:rPr>
          <w:rFonts w:ascii="Verdana" w:hAnsi="Verdana"/>
          <w:b/>
          <w:bCs/>
        </w:rPr>
        <w:t>smaller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than</w:t>
      </w:r>
      <w:r w:rsidRPr="007E0A14">
        <w:rPr>
          <w:rFonts w:ascii="Verdana" w:hAnsi="Verdana"/>
        </w:rPr>
        <w:t xml:space="preserve"> an eagle?”</w:t>
      </w:r>
    </w:p>
    <w:p w14:paraId="7B3BCCEF" w14:textId="6637234C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“Yes! </w:t>
      </w:r>
      <w:del w:id="68" w:author="Gareth Harding" w:date="2025-07-10T10:09:00Z" w16du:dateUtc="2025-07-10T08:09:00Z">
        <w:r w:rsidRPr="007E0A14" w:rsidDel="004E0D61">
          <w:rPr>
            <w:rFonts w:ascii="Verdana" w:hAnsi="Verdana"/>
          </w:rPr>
          <w:delText xml:space="preserve">The </w:delText>
        </w:r>
      </w:del>
      <w:ins w:id="69" w:author="Gareth Harding" w:date="2025-07-10T10:09:00Z" w16du:dateUtc="2025-07-10T08:09:00Z">
        <w:r w:rsidR="004E0D61">
          <w:rPr>
            <w:rFonts w:ascii="Verdana" w:hAnsi="Verdana"/>
          </w:rPr>
          <w:t>A</w:t>
        </w:r>
        <w:r w:rsidR="004E0D61" w:rsidRPr="007E0A14">
          <w:rPr>
            <w:rFonts w:ascii="Verdana" w:hAnsi="Verdana"/>
          </w:rPr>
          <w:t xml:space="preserve"> </w:t>
        </w:r>
      </w:ins>
      <w:r w:rsidRPr="007E0A14">
        <w:rPr>
          <w:rFonts w:ascii="Verdana" w:hAnsi="Verdana"/>
        </w:rPr>
        <w:t xml:space="preserve">parrot is </w:t>
      </w:r>
      <w:r w:rsidRPr="007E0A14">
        <w:rPr>
          <w:rFonts w:ascii="Verdana" w:hAnsi="Verdana"/>
          <w:b/>
          <w:bCs/>
        </w:rPr>
        <w:t>smaller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than</w:t>
      </w:r>
      <w:r w:rsidRPr="007E0A14">
        <w:rPr>
          <w:rFonts w:ascii="Verdana" w:hAnsi="Verdana"/>
        </w:rPr>
        <w:t xml:space="preserve"> an eagle,” he says. “But it is </w:t>
      </w:r>
      <w:r w:rsidRPr="007E0A14">
        <w:rPr>
          <w:rFonts w:ascii="Verdana" w:hAnsi="Verdana"/>
          <w:b/>
          <w:bCs/>
        </w:rPr>
        <w:t>more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colourful</w:t>
      </w:r>
      <w:r w:rsidRPr="007E0A14">
        <w:rPr>
          <w:rFonts w:ascii="Verdana" w:hAnsi="Verdana"/>
        </w:rPr>
        <w:t>!”</w:t>
      </w:r>
    </w:p>
    <w:p w14:paraId="4031DB6B" w14:textId="77777777" w:rsidR="00EC447D" w:rsidRPr="007E0A14" w:rsidRDefault="00EC447D" w:rsidP="00EC447D">
      <w:pPr>
        <w:rPr>
          <w:rFonts w:ascii="Verdana" w:hAnsi="Verdana"/>
        </w:rPr>
      </w:pPr>
    </w:p>
    <w:p w14:paraId="53BB759B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“Last one,” she says. “What is </w:t>
      </w:r>
      <w:r w:rsidRPr="007E0A14">
        <w:rPr>
          <w:rFonts w:ascii="Verdana" w:hAnsi="Verdana"/>
          <w:b/>
          <w:bCs/>
        </w:rPr>
        <w:t>the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smallest</w:t>
      </w:r>
      <w:r w:rsidRPr="007E0A14">
        <w:rPr>
          <w:rFonts w:ascii="Verdana" w:hAnsi="Verdana"/>
        </w:rPr>
        <w:t xml:space="preserve"> pet in our home?”</w:t>
      </w:r>
    </w:p>
    <w:p w14:paraId="599B9E10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>Max says, “Easy! The hamster! But he eats like a lion!”</w:t>
      </w:r>
    </w:p>
    <w:p w14:paraId="420BB516" w14:textId="77777777" w:rsidR="00EC447D" w:rsidRPr="007E0A14" w:rsidRDefault="00EC447D" w:rsidP="00EC447D">
      <w:pPr>
        <w:rPr>
          <w:rFonts w:ascii="Verdana" w:hAnsi="Verdana"/>
        </w:rPr>
      </w:pPr>
    </w:p>
    <w:p w14:paraId="562EEEB3" w14:textId="77777777" w:rsidR="00EC447D" w:rsidRPr="007E0A14" w:rsidRDefault="00EC447D" w:rsidP="00EC447D">
      <w:pPr>
        <w:rPr>
          <w:rFonts w:ascii="Verdana" w:hAnsi="Verdana"/>
        </w:rPr>
      </w:pPr>
      <w:r w:rsidRPr="007E0A14">
        <w:rPr>
          <w:rFonts w:ascii="Verdana" w:hAnsi="Verdana"/>
        </w:rPr>
        <w:t>Both laugh!</w:t>
      </w:r>
    </w:p>
    <w:p w14:paraId="61881D78" w14:textId="77777777" w:rsidR="00EC447D" w:rsidRPr="007E0A14" w:rsidRDefault="00EC447D" w:rsidP="00EC447D">
      <w:pPr>
        <w:rPr>
          <w:rFonts w:ascii="Verdana" w:hAnsi="Verdana"/>
        </w:rPr>
      </w:pPr>
    </w:p>
    <w:p w14:paraId="161EB2E9" w14:textId="7E5C0CEB" w:rsidR="002D2D04" w:rsidRPr="007E0A14" w:rsidRDefault="00EC447D" w:rsidP="00523AFD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Max wins the quiz, and now he wants to make his own — with </w:t>
      </w:r>
      <w:r w:rsidRPr="007E0A14">
        <w:rPr>
          <w:rFonts w:ascii="Verdana" w:hAnsi="Verdana"/>
          <w:b/>
          <w:bCs/>
        </w:rPr>
        <w:t>harder</w:t>
      </w:r>
      <w:r w:rsidRPr="007E0A14">
        <w:rPr>
          <w:rFonts w:ascii="Verdana" w:hAnsi="Verdana"/>
        </w:rPr>
        <w:t xml:space="preserve"> questions</w:t>
      </w:r>
      <w:r w:rsidR="003F2DFD" w:rsidRPr="007E0A14">
        <w:rPr>
          <w:rFonts w:ascii="Verdana" w:hAnsi="Verdana"/>
        </w:rPr>
        <w:t>.</w:t>
      </w:r>
    </w:p>
    <w:p w14:paraId="26EB885E" w14:textId="77777777" w:rsidR="002C052B" w:rsidRPr="007E0A14" w:rsidRDefault="002C052B" w:rsidP="00523AFD">
      <w:pPr>
        <w:rPr>
          <w:rFonts w:ascii="Verdana" w:hAnsi="Verdana"/>
        </w:rPr>
      </w:pPr>
    </w:p>
    <w:p w14:paraId="6BB4F95C" w14:textId="260BAF93" w:rsidR="002D2D04" w:rsidRPr="0014730E" w:rsidRDefault="002D2D04" w:rsidP="0014730E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03B2BAC2" w14:textId="77777777" w:rsidR="0014730E" w:rsidRDefault="0014730E" w:rsidP="00523AFD">
      <w:pPr>
        <w:rPr>
          <w:rFonts w:ascii="Verdana" w:hAnsi="Verdana"/>
        </w:rPr>
      </w:pPr>
    </w:p>
    <w:p w14:paraId="2BD7EE02" w14:textId="4D11F23C" w:rsidR="0014730E" w:rsidRPr="007E0A14" w:rsidRDefault="0014730E" w:rsidP="0014730E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What does Max have in his room?</w:t>
      </w:r>
    </w:p>
    <w:p w14:paraId="15D292E7" w14:textId="77777777" w:rsidR="0014730E" w:rsidRPr="007E0A14" w:rsidRDefault="0014730E" w:rsidP="0014730E">
      <w:pPr>
        <w:rPr>
          <w:rFonts w:ascii="Verdana" w:hAnsi="Verdana"/>
        </w:rPr>
      </w:pPr>
      <w:r w:rsidRPr="007E0A14">
        <w:rPr>
          <w:rFonts w:ascii="Verdana" w:hAnsi="Verdana"/>
        </w:rPr>
        <w:t>A big map</w:t>
      </w:r>
    </w:p>
    <w:p w14:paraId="4A5A6908" w14:textId="77777777" w:rsidR="0014730E" w:rsidRPr="007E0A14" w:rsidRDefault="0014730E" w:rsidP="0014730E">
      <w:pPr>
        <w:rPr>
          <w:rFonts w:ascii="Verdana" w:hAnsi="Verdana"/>
        </w:rPr>
      </w:pPr>
      <w:r w:rsidRPr="007E0A14">
        <w:rPr>
          <w:rFonts w:ascii="Verdana" w:hAnsi="Verdana"/>
        </w:rPr>
        <w:t>A small aquarium</w:t>
      </w:r>
    </w:p>
    <w:p w14:paraId="097C2BD4" w14:textId="77777777" w:rsidR="0014730E" w:rsidRDefault="0014730E" w:rsidP="0014730E">
      <w:pPr>
        <w:rPr>
          <w:ins w:id="70" w:author="Gareth Harding" w:date="2025-07-10T10:09:00Z" w16du:dateUtc="2025-07-10T08:09:00Z"/>
          <w:rFonts w:ascii="Verdana" w:hAnsi="Verdana"/>
          <w:lang w:val="es-ES"/>
        </w:rPr>
      </w:pPr>
      <w:r w:rsidRPr="0014730E">
        <w:rPr>
          <w:rFonts w:ascii="Verdana" w:hAnsi="Verdana"/>
          <w:highlight w:val="yellow"/>
          <w:lang w:val="es-ES"/>
        </w:rPr>
        <w:t xml:space="preserve">A </w:t>
      </w:r>
      <w:proofErr w:type="spellStart"/>
      <w:r w:rsidRPr="0014730E">
        <w:rPr>
          <w:rFonts w:ascii="Verdana" w:hAnsi="Verdana"/>
          <w:highlight w:val="yellow"/>
          <w:lang w:val="es-ES"/>
        </w:rPr>
        <w:t>big</w:t>
      </w:r>
      <w:proofErr w:type="spellEnd"/>
      <w:r w:rsidRPr="0014730E">
        <w:rPr>
          <w:rFonts w:ascii="Verdana" w:hAnsi="Verdana"/>
          <w:highlight w:val="yellow"/>
          <w:lang w:val="es-ES"/>
        </w:rPr>
        <w:t xml:space="preserve"> animal poster</w:t>
      </w:r>
    </w:p>
    <w:p w14:paraId="61E37855" w14:textId="77777777" w:rsidR="004E0D61" w:rsidRPr="0014730E" w:rsidRDefault="004E0D61" w:rsidP="0014730E">
      <w:pPr>
        <w:rPr>
          <w:rFonts w:ascii="Verdana" w:hAnsi="Verdana"/>
          <w:lang w:val="es-ES"/>
        </w:rPr>
      </w:pPr>
    </w:p>
    <w:p w14:paraId="7C57AC4F" w14:textId="63ED6BB5" w:rsidR="0014730E" w:rsidRPr="007E0A14" w:rsidRDefault="0014730E" w:rsidP="0014730E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Who plays the quiz with Max?</w:t>
      </w:r>
    </w:p>
    <w:p w14:paraId="4A7A4E7B" w14:textId="77777777" w:rsidR="0014730E" w:rsidRPr="007E0A14" w:rsidRDefault="0014730E" w:rsidP="0014730E">
      <w:pPr>
        <w:rPr>
          <w:rFonts w:ascii="Verdana" w:hAnsi="Verdana"/>
        </w:rPr>
      </w:pPr>
      <w:r w:rsidRPr="007E0A14">
        <w:rPr>
          <w:rFonts w:ascii="Verdana" w:hAnsi="Verdana"/>
        </w:rPr>
        <w:t>His mum</w:t>
      </w:r>
    </w:p>
    <w:p w14:paraId="5121A138" w14:textId="77777777" w:rsidR="0014730E" w:rsidRPr="007E0A14" w:rsidRDefault="0014730E" w:rsidP="0014730E">
      <w:pPr>
        <w:rPr>
          <w:rFonts w:ascii="Verdana" w:hAnsi="Verdana"/>
        </w:rPr>
      </w:pPr>
      <w:r w:rsidRPr="007E0A14">
        <w:rPr>
          <w:rFonts w:ascii="Verdana" w:hAnsi="Verdana"/>
          <w:highlight w:val="yellow"/>
        </w:rPr>
        <w:t>His sister</w:t>
      </w:r>
    </w:p>
    <w:p w14:paraId="1232C7B3" w14:textId="77777777" w:rsidR="0014730E" w:rsidRDefault="0014730E" w:rsidP="0014730E">
      <w:pPr>
        <w:rPr>
          <w:ins w:id="71" w:author="Gareth Harding" w:date="2025-07-10T10:09:00Z" w16du:dateUtc="2025-07-10T08:09:00Z"/>
          <w:rFonts w:ascii="Verdana" w:hAnsi="Verdana"/>
        </w:rPr>
      </w:pPr>
      <w:r w:rsidRPr="007E0A14">
        <w:rPr>
          <w:rFonts w:ascii="Verdana" w:hAnsi="Verdana"/>
        </w:rPr>
        <w:t>His best friend</w:t>
      </w:r>
    </w:p>
    <w:p w14:paraId="424F903C" w14:textId="77777777" w:rsidR="004E0D61" w:rsidRPr="007E0A14" w:rsidRDefault="004E0D61" w:rsidP="0014730E">
      <w:pPr>
        <w:rPr>
          <w:rFonts w:ascii="Verdana" w:hAnsi="Verdana"/>
        </w:rPr>
      </w:pPr>
    </w:p>
    <w:p w14:paraId="75ECED61" w14:textId="5BBFC17C" w:rsidR="0014730E" w:rsidRPr="007E0A14" w:rsidRDefault="0014730E" w:rsidP="0014730E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What is the biggest animal in the sea?</w:t>
      </w:r>
    </w:p>
    <w:p w14:paraId="1D5B87B2" w14:textId="77777777" w:rsidR="0014730E" w:rsidRPr="0014730E" w:rsidRDefault="0014730E" w:rsidP="0014730E">
      <w:pPr>
        <w:rPr>
          <w:rFonts w:ascii="Verdana" w:hAnsi="Verdana"/>
          <w:lang w:val="es-ES"/>
        </w:rPr>
      </w:pPr>
      <w:proofErr w:type="spellStart"/>
      <w:r w:rsidRPr="0014730E">
        <w:rPr>
          <w:rFonts w:ascii="Verdana" w:hAnsi="Verdana"/>
          <w:lang w:val="es-ES"/>
        </w:rPr>
        <w:t>Shark</w:t>
      </w:r>
      <w:proofErr w:type="spellEnd"/>
    </w:p>
    <w:p w14:paraId="5B7168E4" w14:textId="77777777" w:rsidR="0014730E" w:rsidRPr="0014730E" w:rsidRDefault="0014730E" w:rsidP="0014730E">
      <w:pPr>
        <w:rPr>
          <w:rFonts w:ascii="Verdana" w:hAnsi="Verdana"/>
          <w:lang w:val="es-ES"/>
        </w:rPr>
      </w:pPr>
      <w:proofErr w:type="spellStart"/>
      <w:r w:rsidRPr="0014730E">
        <w:rPr>
          <w:rFonts w:ascii="Verdana" w:hAnsi="Verdana"/>
          <w:highlight w:val="yellow"/>
          <w:lang w:val="es-ES"/>
        </w:rPr>
        <w:t>Whale</w:t>
      </w:r>
      <w:proofErr w:type="spellEnd"/>
    </w:p>
    <w:p w14:paraId="28D1D9A2" w14:textId="77777777" w:rsidR="0014730E" w:rsidRPr="00C25894" w:rsidRDefault="0014730E" w:rsidP="0014730E">
      <w:pPr>
        <w:rPr>
          <w:rFonts w:ascii="Verdana" w:hAnsi="Verdana"/>
          <w:strike/>
          <w:lang w:val="es-ES"/>
          <w:rPrChange w:id="72" w:author="48105" w:date="2025-07-22T13:26:00Z" w16du:dateUtc="2025-07-22T11:26:00Z">
            <w:rPr>
              <w:rFonts w:ascii="Verdana" w:hAnsi="Verdana"/>
              <w:lang w:val="es-ES"/>
            </w:rPr>
          </w:rPrChange>
        </w:rPr>
      </w:pPr>
      <w:r w:rsidRPr="00C25894">
        <w:rPr>
          <w:rFonts w:ascii="Verdana" w:hAnsi="Verdana"/>
          <w:strike/>
          <w:lang w:val="es-ES"/>
          <w:rPrChange w:id="73" w:author="48105" w:date="2025-07-22T13:26:00Z" w16du:dateUtc="2025-07-22T11:26:00Z">
            <w:rPr>
              <w:rFonts w:ascii="Verdana" w:hAnsi="Verdana"/>
              <w:lang w:val="es-ES"/>
            </w:rPr>
          </w:rPrChange>
        </w:rPr>
        <w:t>Dolphin</w:t>
      </w:r>
    </w:p>
    <w:p w14:paraId="1596D76C" w14:textId="77777777" w:rsidR="0014730E" w:rsidRDefault="0014730E" w:rsidP="0014730E">
      <w:pPr>
        <w:rPr>
          <w:ins w:id="74" w:author="Gareth Harding" w:date="2025-07-10T10:09:00Z" w16du:dateUtc="2025-07-10T08:09:00Z"/>
          <w:rFonts w:ascii="Verdana" w:hAnsi="Verdana"/>
          <w:lang w:val="es-ES"/>
        </w:rPr>
      </w:pPr>
      <w:proofErr w:type="spellStart"/>
      <w:r w:rsidRPr="0014730E">
        <w:rPr>
          <w:rFonts w:ascii="Verdana" w:hAnsi="Verdana"/>
          <w:lang w:val="es-ES"/>
        </w:rPr>
        <w:t>Octopus</w:t>
      </w:r>
      <w:proofErr w:type="spellEnd"/>
    </w:p>
    <w:p w14:paraId="09505BCA" w14:textId="77777777" w:rsidR="004E0D61" w:rsidRPr="0014730E" w:rsidRDefault="004E0D61" w:rsidP="0014730E">
      <w:pPr>
        <w:rPr>
          <w:rFonts w:ascii="Verdana" w:hAnsi="Verdana"/>
          <w:lang w:val="es-ES"/>
        </w:rPr>
      </w:pPr>
    </w:p>
    <w:p w14:paraId="31E481D8" w14:textId="35EA21E6" w:rsidR="008505EF" w:rsidRPr="007E0A14" w:rsidRDefault="008505EF" w:rsidP="000C5C93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What is the most intelligent animal in the sea?</w:t>
      </w:r>
    </w:p>
    <w:p w14:paraId="4A86BE24" w14:textId="77777777" w:rsidR="0014730E" w:rsidRPr="0014730E" w:rsidRDefault="0014730E" w:rsidP="0014730E">
      <w:pPr>
        <w:rPr>
          <w:rFonts w:ascii="Verdana" w:hAnsi="Verdana"/>
          <w:lang w:val="es-ES"/>
        </w:rPr>
      </w:pPr>
      <w:proofErr w:type="spellStart"/>
      <w:r w:rsidRPr="0014730E">
        <w:rPr>
          <w:rFonts w:ascii="Verdana" w:hAnsi="Verdana"/>
          <w:lang w:val="es-ES"/>
        </w:rPr>
        <w:t>Seal</w:t>
      </w:r>
      <w:proofErr w:type="spellEnd"/>
    </w:p>
    <w:p w14:paraId="6477CFAA" w14:textId="2F403228" w:rsidR="0014730E" w:rsidRPr="0014730E" w:rsidRDefault="0014730E" w:rsidP="0014730E">
      <w:pPr>
        <w:rPr>
          <w:rFonts w:ascii="Verdana" w:hAnsi="Verdana"/>
          <w:lang w:val="es-ES"/>
        </w:rPr>
      </w:pPr>
      <w:r w:rsidRPr="0014730E">
        <w:rPr>
          <w:rFonts w:ascii="Verdana" w:hAnsi="Verdana"/>
          <w:highlight w:val="yellow"/>
          <w:lang w:val="es-ES"/>
        </w:rPr>
        <w:t>Dolphin</w:t>
      </w:r>
    </w:p>
    <w:p w14:paraId="4142DB1C" w14:textId="27D4A091" w:rsidR="008505EF" w:rsidRPr="0014730E" w:rsidRDefault="0014730E" w:rsidP="0014730E">
      <w:pPr>
        <w:rPr>
          <w:rFonts w:ascii="Verdana" w:hAnsi="Verdana"/>
          <w:lang w:val="es-ES"/>
        </w:rPr>
      </w:pPr>
      <w:proofErr w:type="spellStart"/>
      <w:r w:rsidRPr="0014730E">
        <w:rPr>
          <w:rFonts w:ascii="Verdana" w:hAnsi="Verdana"/>
          <w:lang w:val="es-ES"/>
        </w:rPr>
        <w:t>Penguin</w:t>
      </w:r>
      <w:proofErr w:type="spellEnd"/>
    </w:p>
    <w:p w14:paraId="4836FA6B" w14:textId="537FF0A6" w:rsidR="0014730E" w:rsidRPr="007E0A14" w:rsidRDefault="0014730E" w:rsidP="0014730E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del w:id="75" w:author="Gareth Harding" w:date="2025-07-10T10:09:00Z" w16du:dateUtc="2025-07-10T08:09:00Z">
        <w:r w:rsidRPr="007E0A14" w:rsidDel="004E0D61">
          <w:rPr>
            <w:rFonts w:ascii="Verdana" w:hAnsi="Verdana"/>
            <w:b/>
            <w:bCs/>
          </w:rPr>
          <w:lastRenderedPageBreak/>
          <w:delText xml:space="preserve">The </w:delText>
        </w:r>
      </w:del>
      <w:ins w:id="76" w:author="Gareth Harding" w:date="2025-07-10T10:09:00Z" w16du:dateUtc="2025-07-10T08:09:00Z">
        <w:r w:rsidR="004E0D61">
          <w:rPr>
            <w:rFonts w:ascii="Verdana" w:hAnsi="Verdana"/>
            <w:b/>
            <w:bCs/>
          </w:rPr>
          <w:t>A</w:t>
        </w:r>
        <w:r w:rsidR="004E0D61" w:rsidRPr="007E0A14">
          <w:rPr>
            <w:rFonts w:ascii="Verdana" w:hAnsi="Verdana"/>
            <w:b/>
            <w:bCs/>
          </w:rPr>
          <w:t xml:space="preserve"> </w:t>
        </w:r>
      </w:ins>
      <w:r w:rsidRPr="007E0A14">
        <w:rPr>
          <w:rFonts w:ascii="Verdana" w:hAnsi="Verdana"/>
          <w:b/>
          <w:bCs/>
        </w:rPr>
        <w:t xml:space="preserve">parrot is bigger than </w:t>
      </w:r>
      <w:del w:id="77" w:author="Gareth Harding" w:date="2025-07-10T10:09:00Z" w16du:dateUtc="2025-07-10T08:09:00Z">
        <w:r w:rsidRPr="007E0A14" w:rsidDel="004E0D61">
          <w:rPr>
            <w:rFonts w:ascii="Verdana" w:hAnsi="Verdana"/>
            <w:b/>
            <w:bCs/>
          </w:rPr>
          <w:delText xml:space="preserve">the </w:delText>
        </w:r>
      </w:del>
      <w:ins w:id="78" w:author="Gareth Harding" w:date="2025-07-10T10:09:00Z" w16du:dateUtc="2025-07-10T08:09:00Z">
        <w:r w:rsidR="004E0D61">
          <w:rPr>
            <w:rFonts w:ascii="Verdana" w:hAnsi="Verdana"/>
            <w:b/>
            <w:bCs/>
          </w:rPr>
          <w:t>an</w:t>
        </w:r>
        <w:r w:rsidR="004E0D61" w:rsidRPr="007E0A14">
          <w:rPr>
            <w:rFonts w:ascii="Verdana" w:hAnsi="Verdana"/>
            <w:b/>
            <w:bCs/>
          </w:rPr>
          <w:t xml:space="preserve"> </w:t>
        </w:r>
      </w:ins>
      <w:r w:rsidRPr="007E0A14">
        <w:rPr>
          <w:rFonts w:ascii="Verdana" w:hAnsi="Verdana"/>
          <w:b/>
          <w:bCs/>
        </w:rPr>
        <w:t>eagle.</w:t>
      </w:r>
    </w:p>
    <w:p w14:paraId="0DA3EFBB" w14:textId="77777777" w:rsidR="009E2BE6" w:rsidRPr="009E2BE6" w:rsidRDefault="009E2BE6">
      <w:pPr>
        <w:rPr>
          <w:moveTo w:id="79" w:author="Gareth Harding" w:date="2025-07-09T16:09:00Z" w16du:dateUtc="2025-07-09T14:09:00Z"/>
          <w:rFonts w:ascii="Verdana" w:hAnsi="Verdana"/>
          <w:lang w:val="es-ES"/>
          <w:rPrChange w:id="80" w:author="Gareth Harding" w:date="2025-07-09T16:09:00Z" w16du:dateUtc="2025-07-09T14:09:00Z">
            <w:rPr>
              <w:moveTo w:id="81" w:author="Gareth Harding" w:date="2025-07-09T16:09:00Z" w16du:dateUtc="2025-07-09T14:09:00Z"/>
              <w:lang w:val="es-ES"/>
            </w:rPr>
          </w:rPrChange>
        </w:rPr>
        <w:pPrChange w:id="82" w:author="Gareth Harding" w:date="2025-07-09T16:09:00Z" w16du:dateUtc="2025-07-09T14:09:00Z">
          <w:pPr>
            <w:pStyle w:val="Prrafodelista"/>
            <w:numPr>
              <w:numId w:val="5"/>
            </w:numPr>
            <w:ind w:left="360" w:hanging="360"/>
          </w:pPr>
        </w:pPrChange>
      </w:pPr>
      <w:moveToRangeStart w:id="83" w:author="Gareth Harding" w:date="2025-07-09T16:09:00Z" w:name="move202969773"/>
      <w:moveTo w:id="84" w:author="Gareth Harding" w:date="2025-07-09T16:09:00Z" w16du:dateUtc="2025-07-09T14:09:00Z">
        <w:r w:rsidRPr="009E2BE6">
          <w:rPr>
            <w:rFonts w:ascii="Verdana" w:hAnsi="Verdana"/>
            <w:lang w:val="es-ES"/>
            <w:rPrChange w:id="85" w:author="Gareth Harding" w:date="2025-07-09T16:09:00Z" w16du:dateUtc="2025-07-09T14:09:00Z">
              <w:rPr>
                <w:lang w:val="es-ES"/>
              </w:rPr>
            </w:rPrChange>
          </w:rPr>
          <w:t>True</w:t>
        </w:r>
      </w:moveTo>
    </w:p>
    <w:moveToRangeEnd w:id="83"/>
    <w:p w14:paraId="0031B41D" w14:textId="77777777" w:rsidR="0014730E" w:rsidRPr="0014730E" w:rsidRDefault="0014730E" w:rsidP="0014730E">
      <w:pPr>
        <w:rPr>
          <w:rFonts w:ascii="Verdana" w:hAnsi="Verdana"/>
          <w:lang w:val="es-ES"/>
        </w:rPr>
      </w:pPr>
      <w:r w:rsidRPr="0014730E">
        <w:rPr>
          <w:rFonts w:ascii="Verdana" w:hAnsi="Verdana"/>
          <w:highlight w:val="yellow"/>
          <w:lang w:val="es-ES"/>
        </w:rPr>
        <w:t>False</w:t>
      </w:r>
    </w:p>
    <w:p w14:paraId="0DD77CD4" w14:textId="17EB95FC" w:rsidR="0014730E" w:rsidRPr="0014730E" w:rsidDel="004E0D61" w:rsidRDefault="0014730E" w:rsidP="0014730E">
      <w:pPr>
        <w:rPr>
          <w:del w:id="86" w:author="Gareth Harding" w:date="2025-07-10T10:10:00Z" w16du:dateUtc="2025-07-10T08:10:00Z"/>
          <w:moveFrom w:id="87" w:author="Gareth Harding" w:date="2025-07-09T16:09:00Z" w16du:dateUtc="2025-07-09T14:09:00Z"/>
          <w:rFonts w:ascii="Verdana" w:hAnsi="Verdana"/>
          <w:lang w:val="es-ES"/>
        </w:rPr>
      </w:pPr>
      <w:moveFromRangeStart w:id="88" w:author="Gareth Harding" w:date="2025-07-09T16:09:00Z" w:name="move202969773"/>
      <w:moveFrom w:id="89" w:author="Gareth Harding" w:date="2025-07-09T16:09:00Z" w16du:dateUtc="2025-07-09T14:09:00Z">
        <w:del w:id="90" w:author="Gareth Harding" w:date="2025-07-10T10:10:00Z" w16du:dateUtc="2025-07-10T08:10:00Z">
          <w:r w:rsidRPr="0014730E" w:rsidDel="004E0D61">
            <w:rPr>
              <w:rFonts w:ascii="Verdana" w:hAnsi="Verdana"/>
              <w:lang w:val="es-ES"/>
            </w:rPr>
            <w:delText>True</w:delText>
          </w:r>
        </w:del>
      </w:moveFrom>
    </w:p>
    <w:moveFromRangeEnd w:id="88"/>
    <w:p w14:paraId="54D90B6C" w14:textId="43E59CE5" w:rsidR="004E0D61" w:rsidRPr="0014730E" w:rsidDel="009E2BE6" w:rsidRDefault="0014730E" w:rsidP="0014730E">
      <w:pPr>
        <w:rPr>
          <w:ins w:id="91" w:author="Gareth Harding" w:date="2025-07-10T10:10:00Z" w16du:dateUtc="2025-07-10T08:10:00Z"/>
          <w:del w:id="92" w:author="Gareth Harding" w:date="2025-07-09T16:09:00Z" w16du:dateUtc="2025-07-09T14:09:00Z"/>
          <w:rFonts w:ascii="Verdana" w:hAnsi="Verdana"/>
          <w:lang w:val="es-ES"/>
        </w:rPr>
      </w:pPr>
      <w:del w:id="93" w:author="Gareth Harding" w:date="2025-07-10T10:10:00Z" w16du:dateUtc="2025-07-10T08:10:00Z">
        <w:r w:rsidRPr="007E0A14" w:rsidDel="004E0D61">
          <w:rPr>
            <w:rFonts w:ascii="Verdana" w:hAnsi="Verdana"/>
            <w:b/>
            <w:bCs/>
          </w:rPr>
          <w:delText xml:space="preserve">The </w:delText>
        </w:r>
      </w:del>
      <w:ins w:id="94" w:author="Gareth Harding" w:date="2025-07-10T10:10:00Z" w16du:dateUtc="2025-07-10T08:10:00Z">
        <w:del w:id="95" w:author="Gareth Harding" w:date="2025-07-09T16:09:00Z" w16du:dateUtc="2025-07-09T14:09:00Z">
          <w:r w:rsidR="004E0D61" w:rsidRPr="0014730E" w:rsidDel="009E2BE6">
            <w:rPr>
              <w:rFonts w:ascii="Verdana" w:hAnsi="Verdana"/>
              <w:lang w:val="es-ES"/>
            </w:rPr>
            <w:delText>True</w:delText>
          </w:r>
        </w:del>
      </w:ins>
    </w:p>
    <w:p w14:paraId="0BF37FE7" w14:textId="30B03A7B" w:rsidR="0014730E" w:rsidRPr="007E0A14" w:rsidRDefault="004E0D61" w:rsidP="0014730E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ins w:id="96" w:author="Gareth Harding" w:date="2025-07-10T10:10:00Z" w16du:dateUtc="2025-07-10T08:10:00Z">
        <w:r w:rsidRPr="004E0D61">
          <w:rPr>
            <w:rFonts w:ascii="Verdana" w:hAnsi="Verdana"/>
            <w:rPrChange w:id="97" w:author="Gareth Harding" w:date="2025-07-10T10:10:00Z" w16du:dateUtc="2025-07-10T08:10:00Z">
              <w:rPr>
                <w:rFonts w:ascii="Verdana" w:hAnsi="Verdana"/>
                <w:lang w:val="es-ES"/>
              </w:rPr>
            </w:rPrChange>
          </w:rPr>
          <w:t>A</w:t>
        </w:r>
        <w:r w:rsidRPr="007E0A14">
          <w:rPr>
            <w:rFonts w:ascii="Verdana" w:hAnsi="Verdana"/>
            <w:b/>
            <w:bCs/>
          </w:rPr>
          <w:t xml:space="preserve"> </w:t>
        </w:r>
      </w:ins>
      <w:r w:rsidR="0014730E" w:rsidRPr="007E0A14">
        <w:rPr>
          <w:rFonts w:ascii="Verdana" w:hAnsi="Verdana"/>
          <w:b/>
          <w:bCs/>
        </w:rPr>
        <w:t>wolf is dangerous but smart.</w:t>
      </w:r>
    </w:p>
    <w:p w14:paraId="5E849763" w14:textId="77777777" w:rsidR="009E2BE6" w:rsidRPr="009E2BE6" w:rsidRDefault="009E2BE6">
      <w:pPr>
        <w:rPr>
          <w:moveTo w:id="98" w:author="Gareth Harding" w:date="2025-07-09T16:09:00Z" w16du:dateUtc="2025-07-09T14:09:00Z"/>
          <w:rFonts w:ascii="Verdana" w:hAnsi="Verdana"/>
          <w:lang w:val="es-ES"/>
          <w:rPrChange w:id="99" w:author="Gareth Harding" w:date="2025-07-09T16:09:00Z" w16du:dateUtc="2025-07-09T14:09:00Z">
            <w:rPr>
              <w:moveTo w:id="100" w:author="Gareth Harding" w:date="2025-07-09T16:09:00Z" w16du:dateUtc="2025-07-09T14:09:00Z"/>
              <w:lang w:val="es-ES"/>
            </w:rPr>
          </w:rPrChange>
        </w:rPr>
        <w:pPrChange w:id="101" w:author="Gareth Harding" w:date="2025-07-09T16:09:00Z" w16du:dateUtc="2025-07-09T14:09:00Z">
          <w:pPr>
            <w:pStyle w:val="Prrafodelista"/>
            <w:numPr>
              <w:numId w:val="5"/>
            </w:numPr>
            <w:ind w:left="360" w:hanging="360"/>
          </w:pPr>
        </w:pPrChange>
      </w:pPr>
      <w:moveToRangeStart w:id="102" w:author="Gareth Harding" w:date="2025-07-09T16:09:00Z" w:name="move202969783"/>
      <w:moveTo w:id="103" w:author="Gareth Harding" w:date="2025-07-09T16:09:00Z" w16du:dateUtc="2025-07-09T14:09:00Z">
        <w:r w:rsidRPr="009E2BE6">
          <w:rPr>
            <w:rFonts w:ascii="Verdana" w:hAnsi="Verdana"/>
            <w:highlight w:val="yellow"/>
            <w:lang w:val="es-ES"/>
            <w:rPrChange w:id="104" w:author="Gareth Harding" w:date="2025-07-09T16:09:00Z" w16du:dateUtc="2025-07-09T14:09:00Z">
              <w:rPr>
                <w:highlight w:val="yellow"/>
                <w:lang w:val="es-ES"/>
              </w:rPr>
            </w:rPrChange>
          </w:rPr>
          <w:t>True</w:t>
        </w:r>
      </w:moveTo>
    </w:p>
    <w:moveToRangeEnd w:id="102"/>
    <w:p w14:paraId="177E858E" w14:textId="77777777" w:rsidR="0014730E" w:rsidRPr="0014730E" w:rsidRDefault="0014730E" w:rsidP="0014730E">
      <w:pPr>
        <w:rPr>
          <w:rFonts w:ascii="Verdana" w:hAnsi="Verdana"/>
          <w:lang w:val="es-ES"/>
        </w:rPr>
      </w:pPr>
      <w:r w:rsidRPr="0014730E">
        <w:rPr>
          <w:rFonts w:ascii="Verdana" w:hAnsi="Verdana"/>
          <w:lang w:val="es-ES"/>
        </w:rPr>
        <w:t>False</w:t>
      </w:r>
    </w:p>
    <w:p w14:paraId="6BD65ABF" w14:textId="4F64F39E" w:rsidR="0014730E" w:rsidRPr="0014730E" w:rsidDel="009E2BE6" w:rsidRDefault="0014730E" w:rsidP="0014730E">
      <w:pPr>
        <w:rPr>
          <w:moveFrom w:id="105" w:author="Gareth Harding" w:date="2025-07-09T16:09:00Z" w16du:dateUtc="2025-07-09T14:09:00Z"/>
          <w:rFonts w:ascii="Verdana" w:hAnsi="Verdana"/>
          <w:lang w:val="es-ES"/>
        </w:rPr>
      </w:pPr>
      <w:moveFromRangeStart w:id="106" w:author="Gareth Harding" w:date="2025-07-09T16:09:00Z" w:name="move202969783"/>
      <w:moveFrom w:id="107" w:author="Gareth Harding" w:date="2025-07-09T16:09:00Z" w16du:dateUtc="2025-07-09T14:09:00Z">
        <w:r w:rsidRPr="0014730E" w:rsidDel="009E2BE6">
          <w:rPr>
            <w:rFonts w:ascii="Verdana" w:hAnsi="Verdana"/>
            <w:highlight w:val="yellow"/>
            <w:lang w:val="es-ES"/>
          </w:rPr>
          <w:t>True</w:t>
        </w:r>
      </w:moveFrom>
    </w:p>
    <w:moveFromRangeEnd w:id="106"/>
    <w:p w14:paraId="4DB21845" w14:textId="77777777" w:rsidR="0014730E" w:rsidRDefault="0014730E" w:rsidP="00523AFD">
      <w:pPr>
        <w:rPr>
          <w:rFonts w:ascii="Verdana" w:hAnsi="Verdana"/>
        </w:rPr>
      </w:pPr>
    </w:p>
    <w:p w14:paraId="77AA9760" w14:textId="085CDEB3" w:rsidR="00107D9F" w:rsidRPr="00107D9F" w:rsidRDefault="00107D9F" w:rsidP="00107D9F">
      <w:pPr>
        <w:rPr>
          <w:rFonts w:ascii="Verdana" w:hAnsi="Verdana"/>
          <w:b/>
          <w:bCs/>
          <w:lang w:val="es-ES"/>
        </w:rPr>
      </w:pPr>
    </w:p>
    <w:p w14:paraId="667E2B1E" w14:textId="66C37DAF" w:rsidR="00107D9F" w:rsidRPr="00107D9F" w:rsidRDefault="00107D9F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108" w:author="Gareth Harding" w:date="2025-07-10T10:10:00Z" w16du:dateUtc="2025-07-10T08:10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107D9F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Picnic Time</w:t>
      </w:r>
    </w:p>
    <w:p w14:paraId="114917A9" w14:textId="77777777" w:rsidR="00107D9F" w:rsidRPr="00107D9F" w:rsidRDefault="00107D9F" w:rsidP="00107D9F">
      <w:pPr>
        <w:rPr>
          <w:rFonts w:ascii="Verdana" w:hAnsi="Verdana"/>
          <w:lang w:val="es-ES"/>
        </w:rPr>
      </w:pPr>
    </w:p>
    <w:p w14:paraId="3C1D683D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Lily:</w:t>
      </w:r>
      <w:r w:rsidRPr="007E0A14">
        <w:rPr>
          <w:rFonts w:ascii="Verdana" w:hAnsi="Verdana"/>
        </w:rPr>
        <w:t xml:space="preserve"> Mum, are we ready for the picnic?</w:t>
      </w:r>
    </w:p>
    <w:p w14:paraId="4F34CEB1" w14:textId="77777777" w:rsidR="00107D9F" w:rsidRPr="007E0A14" w:rsidRDefault="00107D9F" w:rsidP="00107D9F">
      <w:pPr>
        <w:rPr>
          <w:rFonts w:ascii="Verdana" w:hAnsi="Verdana"/>
        </w:rPr>
      </w:pPr>
    </w:p>
    <w:p w14:paraId="37EA30AC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Mum:</w:t>
      </w:r>
      <w:r w:rsidRPr="007E0A14">
        <w:rPr>
          <w:rFonts w:ascii="Verdana" w:hAnsi="Verdana"/>
        </w:rPr>
        <w:t xml:space="preserve"> Almost! Let’s check the food.</w:t>
      </w:r>
    </w:p>
    <w:p w14:paraId="2E59FE31" w14:textId="77777777" w:rsidR="00107D9F" w:rsidRPr="007E0A14" w:rsidRDefault="00107D9F" w:rsidP="00107D9F">
      <w:pPr>
        <w:rPr>
          <w:rFonts w:ascii="Verdana" w:hAnsi="Verdana"/>
        </w:rPr>
      </w:pPr>
    </w:p>
    <w:p w14:paraId="4D79711F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Lily:</w:t>
      </w:r>
      <w:r w:rsidRPr="007E0A14">
        <w:rPr>
          <w:rFonts w:ascii="Verdana" w:hAnsi="Verdana"/>
        </w:rPr>
        <w:t xml:space="preserve"> OK! How many sandwiches are there?</w:t>
      </w:r>
    </w:p>
    <w:p w14:paraId="46F58B80" w14:textId="77777777" w:rsidR="00107D9F" w:rsidRPr="007E0A14" w:rsidRDefault="00107D9F" w:rsidP="00107D9F">
      <w:pPr>
        <w:rPr>
          <w:rFonts w:ascii="Verdana" w:hAnsi="Verdana"/>
        </w:rPr>
      </w:pPr>
    </w:p>
    <w:p w14:paraId="54F59427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Mum:</w:t>
      </w:r>
      <w:r w:rsidRPr="007E0A14">
        <w:rPr>
          <w:rFonts w:ascii="Verdana" w:hAnsi="Verdana"/>
        </w:rPr>
        <w:t xml:space="preserve"> There are four sandwiches. Two with cheese and two with ham.</w:t>
      </w:r>
    </w:p>
    <w:p w14:paraId="6C417029" w14:textId="77777777" w:rsidR="00107D9F" w:rsidRPr="007E0A14" w:rsidRDefault="00107D9F" w:rsidP="00107D9F">
      <w:pPr>
        <w:rPr>
          <w:rFonts w:ascii="Verdana" w:hAnsi="Verdana"/>
        </w:rPr>
      </w:pPr>
    </w:p>
    <w:p w14:paraId="2578C67D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Lily:</w:t>
      </w:r>
      <w:r w:rsidRPr="007E0A14">
        <w:rPr>
          <w:rFonts w:ascii="Verdana" w:hAnsi="Verdana"/>
        </w:rPr>
        <w:t xml:space="preserve"> Yum! And how much orange juice is there?</w:t>
      </w:r>
    </w:p>
    <w:p w14:paraId="25636AF9" w14:textId="77777777" w:rsidR="00107D9F" w:rsidRPr="007E0A14" w:rsidRDefault="00107D9F" w:rsidP="00107D9F">
      <w:pPr>
        <w:rPr>
          <w:rFonts w:ascii="Verdana" w:hAnsi="Verdana"/>
        </w:rPr>
      </w:pPr>
    </w:p>
    <w:p w14:paraId="720BA9D2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Mum:</w:t>
      </w:r>
      <w:r w:rsidRPr="007E0A14">
        <w:rPr>
          <w:rFonts w:ascii="Verdana" w:hAnsi="Verdana"/>
        </w:rPr>
        <w:t xml:space="preserve"> There is one big bottle of orange juice.</w:t>
      </w:r>
    </w:p>
    <w:p w14:paraId="447ED58D" w14:textId="77777777" w:rsidR="00107D9F" w:rsidRPr="007E0A14" w:rsidRDefault="00107D9F" w:rsidP="00107D9F">
      <w:pPr>
        <w:rPr>
          <w:rFonts w:ascii="Verdana" w:hAnsi="Verdana"/>
        </w:rPr>
      </w:pPr>
    </w:p>
    <w:p w14:paraId="0D6761D5" w14:textId="3A591247" w:rsidR="00623956" w:rsidRPr="007E0A14" w:rsidRDefault="00623956" w:rsidP="00623956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Lily:</w:t>
      </w:r>
      <w:r w:rsidRPr="007E0A14">
        <w:rPr>
          <w:rFonts w:ascii="Verdana" w:hAnsi="Verdana"/>
        </w:rPr>
        <w:t xml:space="preserve"> Good! I like orange juice. How many strawberries are there?</w:t>
      </w:r>
    </w:p>
    <w:p w14:paraId="54D38243" w14:textId="77777777" w:rsidR="00107D9F" w:rsidRPr="007E0A14" w:rsidRDefault="00107D9F" w:rsidP="00107D9F">
      <w:pPr>
        <w:rPr>
          <w:rFonts w:ascii="Verdana" w:hAnsi="Verdana"/>
        </w:rPr>
      </w:pPr>
    </w:p>
    <w:p w14:paraId="2D5DA5A2" w14:textId="011A6F52" w:rsidR="00623956" w:rsidRPr="007E0A14" w:rsidRDefault="00623956" w:rsidP="00623956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Mum:</w:t>
      </w:r>
      <w:r w:rsidRPr="007E0A14">
        <w:rPr>
          <w:rFonts w:ascii="Verdana" w:hAnsi="Verdana"/>
        </w:rPr>
        <w:t xml:space="preserve"> There are ten strawberries. They are sweet and red.</w:t>
      </w:r>
    </w:p>
    <w:p w14:paraId="1A77F7A8" w14:textId="77777777" w:rsidR="00107D9F" w:rsidRPr="007E0A14" w:rsidRDefault="00107D9F" w:rsidP="00107D9F">
      <w:pPr>
        <w:rPr>
          <w:rFonts w:ascii="Verdana" w:hAnsi="Verdana"/>
        </w:rPr>
      </w:pPr>
    </w:p>
    <w:p w14:paraId="0764ADF1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Lily:</w:t>
      </w:r>
      <w:r w:rsidRPr="007E0A14">
        <w:rPr>
          <w:rFonts w:ascii="Verdana" w:hAnsi="Verdana"/>
        </w:rPr>
        <w:t xml:space="preserve"> Can I eat one now?</w:t>
      </w:r>
    </w:p>
    <w:p w14:paraId="3C71BC16" w14:textId="77777777" w:rsidR="00107D9F" w:rsidRPr="007E0A14" w:rsidRDefault="00107D9F" w:rsidP="00107D9F">
      <w:pPr>
        <w:rPr>
          <w:rFonts w:ascii="Verdana" w:hAnsi="Verdana"/>
        </w:rPr>
      </w:pPr>
    </w:p>
    <w:p w14:paraId="7249610B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Mum:</w:t>
      </w:r>
      <w:r w:rsidRPr="007E0A14">
        <w:rPr>
          <w:rFonts w:ascii="Verdana" w:hAnsi="Verdana"/>
        </w:rPr>
        <w:t xml:space="preserve"> Not yet! Let’s wait for the picnic.</w:t>
      </w:r>
    </w:p>
    <w:p w14:paraId="041CE706" w14:textId="77777777" w:rsidR="00107D9F" w:rsidRPr="007E0A14" w:rsidRDefault="00107D9F" w:rsidP="00107D9F">
      <w:pPr>
        <w:rPr>
          <w:rFonts w:ascii="Verdana" w:hAnsi="Verdana"/>
        </w:rPr>
      </w:pPr>
    </w:p>
    <w:p w14:paraId="7CE92821" w14:textId="49056CA9" w:rsidR="000F4A7C" w:rsidRPr="007E0A14" w:rsidRDefault="000F4A7C" w:rsidP="000F4A7C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Lily:</w:t>
      </w:r>
      <w:r w:rsidRPr="007E0A14">
        <w:rPr>
          <w:rFonts w:ascii="Verdana" w:hAnsi="Verdana"/>
        </w:rPr>
        <w:t xml:space="preserve"> OK! How much water is there?</w:t>
      </w:r>
    </w:p>
    <w:p w14:paraId="5E53AF57" w14:textId="77777777" w:rsidR="00107D9F" w:rsidRPr="007E0A14" w:rsidRDefault="00107D9F" w:rsidP="00107D9F">
      <w:pPr>
        <w:rPr>
          <w:rFonts w:ascii="Verdana" w:hAnsi="Verdana"/>
        </w:rPr>
      </w:pPr>
    </w:p>
    <w:p w14:paraId="4B7A7DF0" w14:textId="77777777" w:rsidR="00107D9F" w:rsidRPr="007E0A14" w:rsidRDefault="00107D9F" w:rsidP="00107D9F">
      <w:pPr>
        <w:rPr>
          <w:rFonts w:ascii="Verdana" w:hAnsi="Verdana"/>
        </w:rPr>
      </w:pPr>
      <w:r w:rsidRPr="007E0A14">
        <w:rPr>
          <w:rFonts w:ascii="Verdana" w:hAnsi="Verdana"/>
          <w:b/>
          <w:bCs/>
        </w:rPr>
        <w:t>Mum:</w:t>
      </w:r>
      <w:r w:rsidRPr="007E0A14">
        <w:rPr>
          <w:rFonts w:ascii="Verdana" w:hAnsi="Verdana"/>
        </w:rPr>
        <w:t xml:space="preserve"> Two small bottles.</w:t>
      </w:r>
    </w:p>
    <w:p w14:paraId="353E3828" w14:textId="77777777" w:rsidR="00107D9F" w:rsidRPr="007E0A14" w:rsidRDefault="00107D9F" w:rsidP="00107D9F">
      <w:pPr>
        <w:rPr>
          <w:rFonts w:ascii="Verdana" w:hAnsi="Verdana"/>
        </w:rPr>
      </w:pPr>
    </w:p>
    <w:p w14:paraId="2EFD1373" w14:textId="77777777" w:rsidR="00107D9F" w:rsidRPr="00107D9F" w:rsidRDefault="00107D9F" w:rsidP="00107D9F">
      <w:pPr>
        <w:rPr>
          <w:rFonts w:ascii="Verdana" w:hAnsi="Verdana"/>
          <w:lang w:val="es-ES"/>
        </w:rPr>
      </w:pPr>
      <w:r w:rsidRPr="007E0A14">
        <w:rPr>
          <w:rFonts w:ascii="Verdana" w:hAnsi="Verdana"/>
          <w:b/>
          <w:bCs/>
        </w:rPr>
        <w:t>Lily:</w:t>
      </w:r>
      <w:r w:rsidRPr="007E0A14">
        <w:rPr>
          <w:rFonts w:ascii="Verdana" w:hAnsi="Verdana"/>
        </w:rPr>
        <w:t xml:space="preserve"> Perfect! </w:t>
      </w:r>
      <w:proofErr w:type="spellStart"/>
      <w:r w:rsidRPr="00107D9F">
        <w:rPr>
          <w:rFonts w:ascii="Verdana" w:hAnsi="Verdana"/>
          <w:lang w:val="es-ES"/>
        </w:rPr>
        <w:t>Let’s</w:t>
      </w:r>
      <w:proofErr w:type="spellEnd"/>
      <w:r w:rsidRPr="00107D9F">
        <w:rPr>
          <w:rFonts w:ascii="Verdana" w:hAnsi="Verdana"/>
          <w:lang w:val="es-ES"/>
        </w:rPr>
        <w:t xml:space="preserve"> </w:t>
      </w:r>
      <w:proofErr w:type="spellStart"/>
      <w:r w:rsidRPr="00107D9F">
        <w:rPr>
          <w:rFonts w:ascii="Verdana" w:hAnsi="Verdana"/>
          <w:lang w:val="es-ES"/>
        </w:rPr>
        <w:t>go</w:t>
      </w:r>
      <w:proofErr w:type="spellEnd"/>
      <w:r w:rsidRPr="00107D9F">
        <w:rPr>
          <w:rFonts w:ascii="Verdana" w:hAnsi="Verdana"/>
          <w:lang w:val="es-ES"/>
        </w:rPr>
        <w:t xml:space="preserve">, </w:t>
      </w:r>
      <w:proofErr w:type="spellStart"/>
      <w:r w:rsidRPr="00107D9F">
        <w:rPr>
          <w:rFonts w:ascii="Verdana" w:hAnsi="Verdana"/>
          <w:lang w:val="es-ES"/>
        </w:rPr>
        <w:t>Mum</w:t>
      </w:r>
      <w:proofErr w:type="spellEnd"/>
      <w:r w:rsidRPr="00107D9F">
        <w:rPr>
          <w:rFonts w:ascii="Verdana" w:hAnsi="Verdana"/>
          <w:lang w:val="es-ES"/>
        </w:rPr>
        <w:t>!</w:t>
      </w:r>
    </w:p>
    <w:p w14:paraId="7BEC52F2" w14:textId="5861C31A" w:rsidR="00107D9F" w:rsidDel="004E0D61" w:rsidRDefault="00107D9F" w:rsidP="00523AFD">
      <w:pPr>
        <w:rPr>
          <w:del w:id="109" w:author="Gareth Harding" w:date="2025-07-10T10:10:00Z" w16du:dateUtc="2025-07-10T08:10:00Z"/>
          <w:rFonts w:ascii="Verdana" w:hAnsi="Verdana"/>
        </w:rPr>
      </w:pPr>
    </w:p>
    <w:p w14:paraId="4CDF63C5" w14:textId="77777777" w:rsidR="00107D9F" w:rsidRDefault="00107D9F" w:rsidP="00523AFD">
      <w:pPr>
        <w:rPr>
          <w:rFonts w:ascii="Verdana" w:hAnsi="Verdana"/>
        </w:rPr>
      </w:pPr>
    </w:p>
    <w:p w14:paraId="1532468F" w14:textId="77777777" w:rsidR="00107D9F" w:rsidRPr="0014730E" w:rsidRDefault="00107D9F" w:rsidP="00107D9F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6979A584" w14:textId="77777777" w:rsidR="00107D9F" w:rsidRDefault="00107D9F" w:rsidP="00523AFD">
      <w:pPr>
        <w:rPr>
          <w:rFonts w:ascii="Verdana" w:hAnsi="Verdana"/>
        </w:rPr>
      </w:pPr>
    </w:p>
    <w:p w14:paraId="5D3BC130" w14:textId="77777777" w:rsidR="00107D9F" w:rsidRPr="007E0A14" w:rsidRDefault="00107D9F">
      <w:pPr>
        <w:numPr>
          <w:ilvl w:val="0"/>
          <w:numId w:val="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10" w:author="Gareth Harding" w:date="2025-07-09T16:22:00Z" w16du:dateUtc="2025-07-09T14:22:00Z">
          <w:pPr>
            <w:numPr>
              <w:numId w:val="6"/>
            </w:numPr>
            <w:tabs>
              <w:tab w:val="num" w:pos="720"/>
            </w:tabs>
            <w:ind w:left="720" w:hanging="360"/>
          </w:pPr>
        </w:pPrChange>
      </w:pPr>
      <w:r w:rsidRPr="007E0A14">
        <w:rPr>
          <w:rFonts w:ascii="Verdana" w:hAnsi="Verdana"/>
          <w:b/>
          <w:bCs/>
        </w:rPr>
        <w:t>How many sandwiches are there?</w:t>
      </w:r>
    </w:p>
    <w:p w14:paraId="3F3771A0" w14:textId="77777777" w:rsidR="00107D9F" w:rsidRPr="00107D9F" w:rsidRDefault="00107D9F">
      <w:pPr>
        <w:ind w:left="426" w:hanging="426"/>
        <w:rPr>
          <w:rFonts w:ascii="Verdana" w:hAnsi="Verdana"/>
          <w:lang w:val="es-ES"/>
        </w:rPr>
        <w:pPrChange w:id="111" w:author="Gareth Harding" w:date="2025-07-09T16:22:00Z" w16du:dateUtc="2025-07-09T14:22:00Z">
          <w:pPr>
            <w:ind w:firstLine="708"/>
          </w:pPr>
        </w:pPrChange>
      </w:pPr>
      <w:proofErr w:type="spellStart"/>
      <w:r w:rsidRPr="00107D9F">
        <w:rPr>
          <w:rFonts w:ascii="Verdana" w:hAnsi="Verdana"/>
          <w:lang w:val="es-ES"/>
        </w:rPr>
        <w:t>Three</w:t>
      </w:r>
      <w:proofErr w:type="spellEnd"/>
    </w:p>
    <w:p w14:paraId="4D0ED08E" w14:textId="77777777" w:rsidR="00107D9F" w:rsidRPr="00107D9F" w:rsidRDefault="00107D9F">
      <w:pPr>
        <w:ind w:left="426" w:hanging="426"/>
        <w:rPr>
          <w:rFonts w:ascii="Verdana" w:hAnsi="Verdana"/>
          <w:highlight w:val="yellow"/>
          <w:lang w:val="es-ES"/>
        </w:rPr>
        <w:pPrChange w:id="112" w:author="Gareth Harding" w:date="2025-07-09T16:22:00Z" w16du:dateUtc="2025-07-09T14:22:00Z">
          <w:pPr>
            <w:ind w:firstLine="708"/>
          </w:pPr>
        </w:pPrChange>
      </w:pPr>
      <w:proofErr w:type="spellStart"/>
      <w:r w:rsidRPr="00107D9F">
        <w:rPr>
          <w:rFonts w:ascii="Verdana" w:hAnsi="Verdana"/>
          <w:highlight w:val="yellow"/>
          <w:lang w:val="es-ES"/>
        </w:rPr>
        <w:t>Four</w:t>
      </w:r>
      <w:proofErr w:type="spellEnd"/>
    </w:p>
    <w:p w14:paraId="27A5F3C1" w14:textId="4EE5B170" w:rsidR="00107D9F" w:rsidRDefault="00107D9F">
      <w:pPr>
        <w:ind w:left="426" w:hanging="426"/>
        <w:rPr>
          <w:ins w:id="113" w:author="Gareth Harding" w:date="2025-07-10T10:10:00Z" w16du:dateUtc="2025-07-10T08:10:00Z"/>
          <w:rFonts w:ascii="Verdana" w:hAnsi="Verdana"/>
          <w:lang w:val="es-ES"/>
        </w:rPr>
      </w:pPr>
      <w:r w:rsidRPr="00107D9F">
        <w:rPr>
          <w:rFonts w:ascii="Verdana" w:hAnsi="Verdana"/>
          <w:lang w:val="es-ES"/>
        </w:rPr>
        <w:t>Five</w:t>
      </w:r>
    </w:p>
    <w:p w14:paraId="617CD14C" w14:textId="77777777" w:rsidR="004E0D61" w:rsidRPr="00107D9F" w:rsidRDefault="004E0D61">
      <w:pPr>
        <w:ind w:left="426" w:hanging="426"/>
        <w:rPr>
          <w:rFonts w:ascii="Verdana" w:hAnsi="Verdana"/>
          <w:lang w:val="es-ES"/>
        </w:rPr>
        <w:pPrChange w:id="114" w:author="Gareth Harding" w:date="2025-07-09T16:22:00Z" w16du:dateUtc="2025-07-09T14:22:00Z">
          <w:pPr>
            <w:ind w:firstLine="708"/>
          </w:pPr>
        </w:pPrChange>
      </w:pPr>
    </w:p>
    <w:p w14:paraId="3202E0CD" w14:textId="3AB14370" w:rsidR="00107D9F" w:rsidRPr="007E0A14" w:rsidRDefault="00107D9F">
      <w:pPr>
        <w:numPr>
          <w:ilvl w:val="0"/>
          <w:numId w:val="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15" w:author="Gareth Harding" w:date="2025-07-09T16:22:00Z" w16du:dateUtc="2025-07-09T14:22:00Z">
          <w:pPr>
            <w:numPr>
              <w:numId w:val="6"/>
            </w:numPr>
            <w:tabs>
              <w:tab w:val="num" w:pos="720"/>
            </w:tabs>
            <w:ind w:left="720" w:hanging="360"/>
          </w:pPr>
        </w:pPrChange>
      </w:pPr>
      <w:r w:rsidRPr="007E0A14">
        <w:rPr>
          <w:rFonts w:ascii="Verdana" w:hAnsi="Verdana"/>
          <w:b/>
          <w:bCs/>
        </w:rPr>
        <w:t>How much orange juice is there?</w:t>
      </w:r>
    </w:p>
    <w:p w14:paraId="3376EB92" w14:textId="77777777" w:rsidR="00107D9F" w:rsidRPr="007E0A14" w:rsidRDefault="00107D9F">
      <w:pPr>
        <w:ind w:left="426" w:hanging="426"/>
        <w:rPr>
          <w:rFonts w:ascii="Verdana" w:hAnsi="Verdana"/>
        </w:rPr>
        <w:pPrChange w:id="116" w:author="Gareth Harding" w:date="2025-07-09T16:22:00Z" w16du:dateUtc="2025-07-09T14:22:00Z">
          <w:pPr>
            <w:ind w:left="720"/>
          </w:pPr>
        </w:pPrChange>
      </w:pPr>
      <w:r w:rsidRPr="007E0A14">
        <w:rPr>
          <w:rFonts w:ascii="Verdana" w:hAnsi="Verdana"/>
        </w:rPr>
        <w:t>Two bottles</w:t>
      </w:r>
    </w:p>
    <w:p w14:paraId="7438045F" w14:textId="77777777" w:rsidR="00107D9F" w:rsidRPr="007E0A14" w:rsidRDefault="00107D9F">
      <w:pPr>
        <w:ind w:left="426" w:hanging="426"/>
        <w:rPr>
          <w:rFonts w:ascii="Verdana" w:hAnsi="Verdana"/>
        </w:rPr>
        <w:pPrChange w:id="117" w:author="Gareth Harding" w:date="2025-07-09T16:22:00Z" w16du:dateUtc="2025-07-09T14:22:00Z">
          <w:pPr>
            <w:ind w:left="720"/>
          </w:pPr>
        </w:pPrChange>
      </w:pPr>
      <w:r w:rsidRPr="007E0A14">
        <w:rPr>
          <w:rFonts w:ascii="Verdana" w:hAnsi="Verdana"/>
        </w:rPr>
        <w:t>Half a cup</w:t>
      </w:r>
    </w:p>
    <w:p w14:paraId="13EA44FE" w14:textId="62E76906" w:rsidR="00107D9F" w:rsidRDefault="00107D9F">
      <w:pPr>
        <w:ind w:left="426" w:hanging="426"/>
        <w:rPr>
          <w:ins w:id="118" w:author="Gareth Harding" w:date="2025-07-10T10:10:00Z" w16du:dateUtc="2025-07-10T08:10:00Z"/>
          <w:rFonts w:ascii="Verdana" w:hAnsi="Verdana"/>
          <w:highlight w:val="yellow"/>
        </w:rPr>
      </w:pPr>
      <w:r w:rsidRPr="007E0A14">
        <w:rPr>
          <w:rFonts w:ascii="Verdana" w:hAnsi="Verdana"/>
          <w:highlight w:val="yellow"/>
        </w:rPr>
        <w:t>One big bottle</w:t>
      </w:r>
    </w:p>
    <w:p w14:paraId="46B18759" w14:textId="77777777" w:rsidR="004E0D61" w:rsidRPr="007E0A14" w:rsidRDefault="004E0D61">
      <w:pPr>
        <w:ind w:left="426" w:hanging="426"/>
        <w:rPr>
          <w:rFonts w:ascii="Verdana" w:hAnsi="Verdana"/>
          <w:highlight w:val="yellow"/>
        </w:rPr>
        <w:pPrChange w:id="119" w:author="Gareth Harding" w:date="2025-07-09T16:22:00Z" w16du:dateUtc="2025-07-09T14:22:00Z">
          <w:pPr>
            <w:ind w:left="720"/>
          </w:pPr>
        </w:pPrChange>
      </w:pPr>
    </w:p>
    <w:p w14:paraId="7B281253" w14:textId="397F2516" w:rsidR="00623956" w:rsidRPr="007E0A14" w:rsidRDefault="00623956">
      <w:pPr>
        <w:numPr>
          <w:ilvl w:val="0"/>
          <w:numId w:val="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20" w:author="Gareth Harding" w:date="2025-07-09T16:22:00Z" w16du:dateUtc="2025-07-09T14:22:00Z">
          <w:pPr>
            <w:numPr>
              <w:numId w:val="6"/>
            </w:numPr>
            <w:tabs>
              <w:tab w:val="num" w:pos="720"/>
            </w:tabs>
            <w:ind w:left="720" w:hanging="360"/>
          </w:pPr>
        </w:pPrChange>
      </w:pPr>
      <w:r w:rsidRPr="007E0A14">
        <w:rPr>
          <w:rFonts w:ascii="Verdana" w:hAnsi="Verdana"/>
          <w:b/>
          <w:bCs/>
        </w:rPr>
        <w:t>How many strawberries are there?</w:t>
      </w:r>
    </w:p>
    <w:p w14:paraId="38E2745C" w14:textId="77777777" w:rsidR="00107D9F" w:rsidRPr="00EC5A21" w:rsidRDefault="00107D9F">
      <w:pPr>
        <w:ind w:left="426" w:hanging="426"/>
        <w:rPr>
          <w:rFonts w:ascii="Verdana" w:hAnsi="Verdana"/>
          <w:highlight w:val="yellow"/>
          <w:lang w:val="es-ES"/>
          <w:rPrChange w:id="121" w:author="48105" w:date="2025-07-24T18:13:00Z" w16du:dateUtc="2025-07-24T16:13:00Z">
            <w:rPr>
              <w:rFonts w:ascii="Verdana" w:hAnsi="Verdana"/>
              <w:lang w:val="es-ES"/>
            </w:rPr>
          </w:rPrChange>
        </w:rPr>
        <w:pPrChange w:id="122" w:author="Gareth Harding" w:date="2025-07-09T16:22:00Z" w16du:dateUtc="2025-07-09T14:22:00Z">
          <w:pPr>
            <w:ind w:left="720"/>
          </w:pPr>
        </w:pPrChange>
      </w:pPr>
      <w:r w:rsidRPr="00EC5A21">
        <w:rPr>
          <w:rFonts w:ascii="Verdana" w:hAnsi="Verdana"/>
          <w:highlight w:val="yellow"/>
          <w:lang w:val="es-ES"/>
          <w:rPrChange w:id="123" w:author="48105" w:date="2025-07-24T18:13:00Z" w16du:dateUtc="2025-07-24T16:13:00Z">
            <w:rPr>
              <w:rFonts w:ascii="Verdana" w:hAnsi="Verdana"/>
              <w:lang w:val="es-ES"/>
            </w:rPr>
          </w:rPrChange>
        </w:rPr>
        <w:t>Ten</w:t>
      </w:r>
    </w:p>
    <w:p w14:paraId="6296CA42" w14:textId="577ADD49" w:rsidR="00107D9F" w:rsidRPr="00EC5A21" w:rsidRDefault="00623956">
      <w:pPr>
        <w:ind w:left="426" w:hanging="426"/>
        <w:rPr>
          <w:rFonts w:ascii="Verdana" w:hAnsi="Verdana"/>
          <w:lang w:val="es-ES"/>
          <w:rPrChange w:id="124" w:author="48105" w:date="2025-07-24T18:13:00Z" w16du:dateUtc="2025-07-24T16:13:00Z">
            <w:rPr>
              <w:rFonts w:ascii="Verdana" w:hAnsi="Verdana"/>
              <w:highlight w:val="yellow"/>
              <w:lang w:val="es-ES"/>
            </w:rPr>
          </w:rPrChange>
        </w:rPr>
        <w:pPrChange w:id="125" w:author="Gareth Harding" w:date="2025-07-09T16:22:00Z" w16du:dateUtc="2025-07-09T14:22:00Z">
          <w:pPr>
            <w:ind w:left="720"/>
          </w:pPr>
        </w:pPrChange>
      </w:pPr>
      <w:proofErr w:type="spellStart"/>
      <w:r w:rsidRPr="00EC5A21">
        <w:rPr>
          <w:rFonts w:ascii="Verdana" w:hAnsi="Verdana"/>
          <w:lang w:val="es-ES"/>
          <w:rPrChange w:id="126" w:author="48105" w:date="2025-07-24T18:13:00Z" w16du:dateUtc="2025-07-24T16:13:00Z">
            <w:rPr>
              <w:rFonts w:ascii="Verdana" w:hAnsi="Verdana"/>
              <w:highlight w:val="yellow"/>
              <w:lang w:val="es-ES"/>
            </w:rPr>
          </w:rPrChange>
        </w:rPr>
        <w:lastRenderedPageBreak/>
        <w:t>Two</w:t>
      </w:r>
      <w:proofErr w:type="spellEnd"/>
    </w:p>
    <w:p w14:paraId="3B40080A" w14:textId="6E2D3B95" w:rsidR="00623956" w:rsidRDefault="00107D9F">
      <w:pPr>
        <w:ind w:left="426" w:hanging="426"/>
        <w:rPr>
          <w:ins w:id="127" w:author="Gareth Harding" w:date="2025-07-10T10:11:00Z" w16du:dateUtc="2025-07-10T08:11:00Z"/>
          <w:rFonts w:ascii="Verdana" w:hAnsi="Verdana"/>
          <w:lang w:val="es-ES"/>
        </w:rPr>
      </w:pPr>
      <w:r w:rsidRPr="00107D9F">
        <w:rPr>
          <w:rFonts w:ascii="Verdana" w:hAnsi="Verdana"/>
          <w:lang w:val="es-ES"/>
        </w:rPr>
        <w:t xml:space="preserve">A </w:t>
      </w:r>
      <w:proofErr w:type="spellStart"/>
      <w:r w:rsidRPr="00107D9F">
        <w:rPr>
          <w:rFonts w:ascii="Verdana" w:hAnsi="Verdana"/>
          <w:lang w:val="es-ES"/>
        </w:rPr>
        <w:t>hundred</w:t>
      </w:r>
      <w:proofErr w:type="spellEnd"/>
    </w:p>
    <w:p w14:paraId="33AE78FA" w14:textId="77777777" w:rsidR="004E0D61" w:rsidRPr="00107D9F" w:rsidRDefault="004E0D61">
      <w:pPr>
        <w:ind w:left="426" w:hanging="426"/>
        <w:rPr>
          <w:rFonts w:ascii="Verdana" w:hAnsi="Verdana"/>
          <w:lang w:val="es-ES"/>
        </w:rPr>
        <w:pPrChange w:id="128" w:author="Gareth Harding" w:date="2025-07-09T16:22:00Z" w16du:dateUtc="2025-07-09T14:22:00Z">
          <w:pPr>
            <w:ind w:left="720"/>
          </w:pPr>
        </w:pPrChange>
      </w:pPr>
    </w:p>
    <w:p w14:paraId="229A9829" w14:textId="5D60643A" w:rsidR="00107D9F" w:rsidRPr="007E0A14" w:rsidRDefault="00107D9F">
      <w:pPr>
        <w:numPr>
          <w:ilvl w:val="0"/>
          <w:numId w:val="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29" w:author="Gareth Harding" w:date="2025-07-09T16:22:00Z" w16du:dateUtc="2025-07-09T14:22:00Z">
          <w:pPr>
            <w:numPr>
              <w:numId w:val="6"/>
            </w:numPr>
            <w:tabs>
              <w:tab w:val="num" w:pos="720"/>
            </w:tabs>
            <w:ind w:left="720" w:hanging="360"/>
          </w:pPr>
        </w:pPrChange>
      </w:pPr>
      <w:r w:rsidRPr="007E0A14">
        <w:rPr>
          <w:rFonts w:ascii="Verdana" w:hAnsi="Verdana"/>
          <w:b/>
          <w:bCs/>
        </w:rPr>
        <w:t>Can Lily eat a strawberry now?</w:t>
      </w:r>
    </w:p>
    <w:p w14:paraId="1FCC165E" w14:textId="77777777" w:rsidR="00107D9F" w:rsidRPr="007E0A14" w:rsidRDefault="00107D9F">
      <w:pPr>
        <w:ind w:left="426" w:hanging="426"/>
        <w:rPr>
          <w:rFonts w:ascii="Verdana" w:hAnsi="Verdana"/>
        </w:rPr>
        <w:pPrChange w:id="130" w:author="Gareth Harding" w:date="2025-07-09T16:22:00Z" w16du:dateUtc="2025-07-09T14:22:00Z">
          <w:pPr>
            <w:ind w:left="720"/>
          </w:pPr>
        </w:pPrChange>
      </w:pPr>
      <w:r w:rsidRPr="007E0A14">
        <w:rPr>
          <w:rFonts w:ascii="Verdana" w:hAnsi="Verdana"/>
        </w:rPr>
        <w:t>Yes, she eats three</w:t>
      </w:r>
    </w:p>
    <w:p w14:paraId="7382D3D6" w14:textId="77777777" w:rsidR="00107D9F" w:rsidRPr="007E0A14" w:rsidRDefault="00107D9F">
      <w:pPr>
        <w:ind w:left="426" w:hanging="426"/>
        <w:rPr>
          <w:rFonts w:ascii="Verdana" w:hAnsi="Verdana"/>
          <w:highlight w:val="yellow"/>
        </w:rPr>
        <w:pPrChange w:id="131" w:author="Gareth Harding" w:date="2025-07-09T16:22:00Z" w16du:dateUtc="2025-07-09T14:22:00Z">
          <w:pPr>
            <w:ind w:left="720"/>
          </w:pPr>
        </w:pPrChange>
      </w:pPr>
      <w:r w:rsidRPr="007E0A14">
        <w:rPr>
          <w:rFonts w:ascii="Verdana" w:hAnsi="Verdana"/>
          <w:highlight w:val="yellow"/>
        </w:rPr>
        <w:t>No, she must wait</w:t>
      </w:r>
    </w:p>
    <w:p w14:paraId="5C19D5C0" w14:textId="55F1DB89" w:rsidR="00107D9F" w:rsidRDefault="00107D9F">
      <w:pPr>
        <w:ind w:left="426" w:hanging="426"/>
        <w:rPr>
          <w:ins w:id="132" w:author="Gareth Harding" w:date="2025-07-10T10:11:00Z" w16du:dateUtc="2025-07-10T08:11:00Z"/>
          <w:rFonts w:ascii="Verdana" w:hAnsi="Verdana"/>
        </w:rPr>
      </w:pPr>
      <w:r w:rsidRPr="007E0A14">
        <w:rPr>
          <w:rFonts w:ascii="Verdana" w:hAnsi="Verdana"/>
        </w:rPr>
        <w:t>Only if she sings a song</w:t>
      </w:r>
    </w:p>
    <w:p w14:paraId="5D43E3A9" w14:textId="77777777" w:rsidR="004E0D61" w:rsidRPr="007E0A14" w:rsidRDefault="004E0D61">
      <w:pPr>
        <w:ind w:left="426" w:hanging="426"/>
        <w:rPr>
          <w:rFonts w:ascii="Verdana" w:hAnsi="Verdana"/>
        </w:rPr>
        <w:pPrChange w:id="133" w:author="Gareth Harding" w:date="2025-07-09T16:22:00Z" w16du:dateUtc="2025-07-09T14:22:00Z">
          <w:pPr>
            <w:ind w:left="720"/>
          </w:pPr>
        </w:pPrChange>
      </w:pPr>
    </w:p>
    <w:p w14:paraId="0CBF930D" w14:textId="5FFA44FF" w:rsidR="000F4A7C" w:rsidRPr="007E0A14" w:rsidRDefault="000F4A7C">
      <w:pPr>
        <w:numPr>
          <w:ilvl w:val="0"/>
          <w:numId w:val="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34" w:author="Gareth Harding" w:date="2025-07-09T16:22:00Z" w16du:dateUtc="2025-07-09T14:22:00Z">
          <w:pPr>
            <w:numPr>
              <w:numId w:val="6"/>
            </w:numPr>
            <w:tabs>
              <w:tab w:val="num" w:pos="720"/>
            </w:tabs>
            <w:ind w:left="720" w:hanging="360"/>
          </w:pPr>
        </w:pPrChange>
      </w:pPr>
      <w:r w:rsidRPr="007E0A14">
        <w:rPr>
          <w:rFonts w:ascii="Verdana" w:hAnsi="Verdana"/>
          <w:b/>
          <w:bCs/>
        </w:rPr>
        <w:t>How much water is there?</w:t>
      </w:r>
    </w:p>
    <w:p w14:paraId="317797F9" w14:textId="77777777" w:rsidR="00107D9F" w:rsidRPr="007E0A14" w:rsidRDefault="00107D9F">
      <w:pPr>
        <w:ind w:left="426" w:hanging="426"/>
        <w:rPr>
          <w:rFonts w:ascii="Verdana" w:hAnsi="Verdana"/>
          <w:highlight w:val="yellow"/>
        </w:rPr>
        <w:pPrChange w:id="135" w:author="Gareth Harding" w:date="2025-07-09T16:22:00Z" w16du:dateUtc="2025-07-09T14:22:00Z">
          <w:pPr>
            <w:ind w:left="720"/>
          </w:pPr>
        </w:pPrChange>
      </w:pPr>
      <w:r w:rsidRPr="007E0A14">
        <w:rPr>
          <w:rFonts w:ascii="Verdana" w:hAnsi="Verdana"/>
          <w:highlight w:val="yellow"/>
        </w:rPr>
        <w:t>Two small bottles</w:t>
      </w:r>
    </w:p>
    <w:p w14:paraId="540E07B1" w14:textId="477BEDE2" w:rsidR="00107D9F" w:rsidRPr="007E0A14" w:rsidRDefault="00107D9F">
      <w:pPr>
        <w:ind w:left="426" w:hanging="426"/>
        <w:rPr>
          <w:rFonts w:ascii="Verdana" w:hAnsi="Verdana"/>
        </w:rPr>
        <w:pPrChange w:id="136" w:author="Gareth Harding" w:date="2025-07-09T16:22:00Z" w16du:dateUtc="2025-07-09T14:22:00Z">
          <w:pPr>
            <w:ind w:left="720"/>
          </w:pPr>
        </w:pPrChange>
      </w:pPr>
      <w:r w:rsidRPr="007E0A14">
        <w:rPr>
          <w:rFonts w:ascii="Verdana" w:hAnsi="Verdana"/>
        </w:rPr>
        <w:t xml:space="preserve">One </w:t>
      </w:r>
      <w:r w:rsidR="000F4A7C" w:rsidRPr="007E0A14">
        <w:rPr>
          <w:rFonts w:ascii="Verdana" w:hAnsi="Verdana"/>
        </w:rPr>
        <w:t xml:space="preserve">big </w:t>
      </w:r>
      <w:r w:rsidRPr="007E0A14">
        <w:rPr>
          <w:rFonts w:ascii="Verdana" w:hAnsi="Verdana"/>
        </w:rPr>
        <w:t>glass</w:t>
      </w:r>
    </w:p>
    <w:p w14:paraId="67410E0B" w14:textId="1192B654" w:rsidR="00107D9F" w:rsidRDefault="00107D9F">
      <w:pPr>
        <w:ind w:left="426" w:hanging="426"/>
        <w:rPr>
          <w:ins w:id="137" w:author="Gareth Harding" w:date="2025-07-10T10:11:00Z" w16du:dateUtc="2025-07-10T08:11:00Z"/>
          <w:rFonts w:ascii="Verdana" w:hAnsi="Verdana"/>
          <w:lang w:val="es-ES"/>
        </w:rPr>
      </w:pPr>
      <w:proofErr w:type="spellStart"/>
      <w:r w:rsidRPr="00107D9F">
        <w:rPr>
          <w:rFonts w:ascii="Verdana" w:hAnsi="Verdana"/>
          <w:lang w:val="es-ES"/>
        </w:rPr>
        <w:t>None</w:t>
      </w:r>
      <w:proofErr w:type="spellEnd"/>
    </w:p>
    <w:p w14:paraId="24137B8C" w14:textId="77777777" w:rsidR="004E0D61" w:rsidRPr="00107D9F" w:rsidRDefault="004E0D61">
      <w:pPr>
        <w:ind w:left="426" w:hanging="426"/>
        <w:rPr>
          <w:rFonts w:ascii="Verdana" w:hAnsi="Verdana"/>
          <w:lang w:val="es-ES"/>
        </w:rPr>
        <w:pPrChange w:id="138" w:author="Gareth Harding" w:date="2025-07-09T16:22:00Z" w16du:dateUtc="2025-07-09T14:22:00Z">
          <w:pPr>
            <w:ind w:left="720"/>
          </w:pPr>
        </w:pPrChange>
      </w:pPr>
    </w:p>
    <w:p w14:paraId="2783218E" w14:textId="20447EC8" w:rsidR="00107D9F" w:rsidRPr="007E0A14" w:rsidRDefault="00107D9F">
      <w:pPr>
        <w:numPr>
          <w:ilvl w:val="0"/>
          <w:numId w:val="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139" w:author="Gareth Harding" w:date="2025-07-09T16:22:00Z" w16du:dateUtc="2025-07-09T14:22:00Z">
          <w:pPr>
            <w:numPr>
              <w:numId w:val="6"/>
            </w:numPr>
            <w:tabs>
              <w:tab w:val="num" w:pos="720"/>
            </w:tabs>
            <w:ind w:left="720" w:hanging="360"/>
          </w:pPr>
        </w:pPrChange>
      </w:pPr>
      <w:r w:rsidRPr="007E0A14">
        <w:rPr>
          <w:rFonts w:ascii="Verdana" w:hAnsi="Verdana"/>
          <w:b/>
          <w:bCs/>
        </w:rPr>
        <w:t xml:space="preserve">Lily’s mum made sandwiches with </w:t>
      </w:r>
      <w:del w:id="140" w:author="48105" w:date="2025-07-24T18:13:00Z" w16du:dateUtc="2025-07-24T16:13:00Z">
        <w:r w:rsidRPr="007E0A14" w:rsidDel="00EC5A21">
          <w:rPr>
            <w:rFonts w:ascii="Verdana" w:hAnsi="Verdana"/>
            <w:b/>
            <w:bCs/>
          </w:rPr>
          <w:delText>fish</w:delText>
        </w:r>
      </w:del>
      <w:ins w:id="141" w:author="48105" w:date="2025-07-24T18:13:00Z" w16du:dateUtc="2025-07-24T16:13:00Z">
        <w:r w:rsidR="00EC5A21">
          <w:rPr>
            <w:rFonts w:ascii="Verdana" w:hAnsi="Verdana"/>
            <w:b/>
            <w:bCs/>
          </w:rPr>
          <w:t>tuna</w:t>
        </w:r>
      </w:ins>
      <w:r w:rsidRPr="007E0A14">
        <w:rPr>
          <w:rFonts w:ascii="Verdana" w:hAnsi="Verdana"/>
          <w:b/>
          <w:bCs/>
        </w:rPr>
        <w:t>.</w:t>
      </w:r>
    </w:p>
    <w:p w14:paraId="638C775E" w14:textId="77777777" w:rsidR="009E2BE6" w:rsidRPr="009E2BE6" w:rsidRDefault="009E2BE6">
      <w:pPr>
        <w:ind w:left="426" w:hanging="426"/>
        <w:rPr>
          <w:moveTo w:id="142" w:author="Gareth Harding" w:date="2025-07-09T16:10:00Z" w16du:dateUtc="2025-07-09T14:10:00Z"/>
          <w:rFonts w:ascii="Verdana" w:hAnsi="Verdana"/>
          <w:lang w:val="es-ES"/>
          <w:rPrChange w:id="143" w:author="Gareth Harding" w:date="2025-07-09T16:10:00Z" w16du:dateUtc="2025-07-09T14:10:00Z">
            <w:rPr>
              <w:moveTo w:id="144" w:author="Gareth Harding" w:date="2025-07-09T16:10:00Z" w16du:dateUtc="2025-07-09T14:10:00Z"/>
              <w:lang w:val="es-ES"/>
            </w:rPr>
          </w:rPrChange>
        </w:rPr>
        <w:pPrChange w:id="145" w:author="Gareth Harding" w:date="2025-07-09T16:22:00Z" w16du:dateUtc="2025-07-09T14:22:00Z">
          <w:pPr>
            <w:pStyle w:val="Prrafodelista"/>
            <w:numPr>
              <w:numId w:val="6"/>
            </w:numPr>
            <w:tabs>
              <w:tab w:val="num" w:pos="720"/>
            </w:tabs>
            <w:ind w:hanging="360"/>
          </w:pPr>
        </w:pPrChange>
      </w:pPr>
      <w:moveToRangeStart w:id="146" w:author="Gareth Harding" w:date="2025-07-09T16:10:00Z" w:name="move202969865"/>
      <w:moveTo w:id="147" w:author="Gareth Harding" w:date="2025-07-09T16:10:00Z" w16du:dateUtc="2025-07-09T14:10:00Z">
        <w:r w:rsidRPr="009E2BE6">
          <w:rPr>
            <w:rFonts w:ascii="Verdana" w:hAnsi="Verdana"/>
            <w:lang w:val="es-ES"/>
            <w:rPrChange w:id="148" w:author="Gareth Harding" w:date="2025-07-09T16:10:00Z" w16du:dateUtc="2025-07-09T14:10:00Z">
              <w:rPr>
                <w:lang w:val="es-ES"/>
              </w:rPr>
            </w:rPrChange>
          </w:rPr>
          <w:t>True</w:t>
        </w:r>
      </w:moveTo>
    </w:p>
    <w:moveToRangeEnd w:id="146"/>
    <w:p w14:paraId="6CAB095E" w14:textId="77777777" w:rsidR="00107D9F" w:rsidRDefault="00107D9F">
      <w:pPr>
        <w:ind w:left="426" w:hanging="426"/>
        <w:rPr>
          <w:rFonts w:ascii="Verdana" w:hAnsi="Verdana"/>
          <w:highlight w:val="yellow"/>
          <w:lang w:val="es-ES"/>
        </w:rPr>
        <w:pPrChange w:id="149" w:author="Gareth Harding" w:date="2025-07-09T16:22:00Z" w16du:dateUtc="2025-07-09T14:22:00Z">
          <w:pPr>
            <w:ind w:left="720"/>
          </w:pPr>
        </w:pPrChange>
      </w:pPr>
      <w:r w:rsidRPr="00107D9F">
        <w:rPr>
          <w:rFonts w:ascii="Verdana" w:hAnsi="Verdana"/>
          <w:highlight w:val="yellow"/>
          <w:lang w:val="es-ES"/>
        </w:rPr>
        <w:t>False</w:t>
      </w:r>
    </w:p>
    <w:p w14:paraId="7893519B" w14:textId="0B43912C" w:rsidR="00107D9F" w:rsidRPr="00107D9F" w:rsidDel="009E2BE6" w:rsidRDefault="00107D9F" w:rsidP="000F4A7C">
      <w:pPr>
        <w:ind w:left="720"/>
        <w:rPr>
          <w:moveFrom w:id="150" w:author="Gareth Harding" w:date="2025-07-09T16:10:00Z" w16du:dateUtc="2025-07-09T14:10:00Z"/>
          <w:rFonts w:ascii="Verdana" w:hAnsi="Verdana"/>
          <w:lang w:val="es-ES"/>
        </w:rPr>
      </w:pPr>
      <w:moveFromRangeStart w:id="151" w:author="Gareth Harding" w:date="2025-07-09T16:10:00Z" w:name="move202969865"/>
      <w:moveFrom w:id="152" w:author="Gareth Harding" w:date="2025-07-09T16:10:00Z" w16du:dateUtc="2025-07-09T14:10:00Z">
        <w:r w:rsidRPr="00107D9F" w:rsidDel="009E2BE6">
          <w:rPr>
            <w:rFonts w:ascii="Verdana" w:hAnsi="Verdana"/>
            <w:lang w:val="es-ES"/>
          </w:rPr>
          <w:t>True</w:t>
        </w:r>
      </w:moveFrom>
    </w:p>
    <w:moveFromRangeEnd w:id="151"/>
    <w:p w14:paraId="0B4E3B87" w14:textId="77777777" w:rsidR="00107D9F" w:rsidRDefault="00107D9F" w:rsidP="00523AFD">
      <w:pPr>
        <w:rPr>
          <w:rFonts w:ascii="Verdana" w:hAnsi="Verdana"/>
        </w:rPr>
      </w:pPr>
    </w:p>
    <w:p w14:paraId="0118C0F9" w14:textId="77777777" w:rsidR="00107D9F" w:rsidRDefault="00107D9F" w:rsidP="00523AFD">
      <w:pPr>
        <w:rPr>
          <w:rFonts w:ascii="Verdana" w:hAnsi="Verdana"/>
        </w:rPr>
      </w:pPr>
    </w:p>
    <w:p w14:paraId="3DFD98B2" w14:textId="770B6276" w:rsidR="00DC6264" w:rsidRPr="00DC6264" w:rsidDel="004E0D61" w:rsidRDefault="00DC6264">
      <w:pPr>
        <w:ind w:left="426" w:hanging="426"/>
        <w:rPr>
          <w:del w:id="153" w:author="Gareth Harding" w:date="2025-07-10T10:11:00Z" w16du:dateUtc="2025-07-10T08:11:00Z"/>
          <w:rFonts w:ascii="Verdana" w:hAnsi="Verdana"/>
          <w:b/>
          <w:bCs/>
          <w:lang w:val="es-ES"/>
        </w:rPr>
        <w:pPrChange w:id="154" w:author="Gareth Harding" w:date="2025-07-10T10:11:00Z" w16du:dateUtc="2025-07-10T08:11:00Z">
          <w:pPr/>
        </w:pPrChange>
      </w:pPr>
      <w:del w:id="155" w:author="Gareth Harding" w:date="2025-07-10T10:11:00Z" w16du:dateUtc="2025-07-10T08:11:00Z">
        <w:r w:rsidRPr="00DC6264" w:rsidDel="004E0D61">
          <w:rPr>
            <w:rFonts w:ascii="Verdana" w:hAnsi="Verdana"/>
            <w:b/>
            <w:bCs/>
            <w:lang w:val="es-ES"/>
          </w:rPr>
          <w:delText> </w:delText>
        </w:r>
      </w:del>
    </w:p>
    <w:p w14:paraId="44D7B0DE" w14:textId="38DB9426" w:rsidR="00DC6264" w:rsidRPr="00DC6264" w:rsidRDefault="00DC6264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156" w:author="Gareth Harding" w:date="2025-07-10T10:11:00Z" w16du:dateUtc="2025-07-10T08:11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del w:id="157" w:author="48105" w:date="2025-07-24T18:14:00Z" w16du:dateUtc="2025-07-24T16:14:00Z">
        <w:r w:rsidRPr="00DC6264" w:rsidDel="00EC5A21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delText>M</w:delText>
        </w:r>
      </w:del>
      <w:proofErr w:type="spellStart"/>
      <w:ins w:id="158" w:author="48105" w:date="2025-07-24T18:14:00Z" w16du:dateUtc="2025-07-24T16:14:00Z">
        <w:r w:rsidR="00EC5A21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t>Drak</w:t>
        </w:r>
      </w:ins>
      <w:proofErr w:type="spellEnd"/>
      <w:del w:id="159" w:author="48105" w:date="2025-07-24T18:14:00Z" w16du:dateUtc="2025-07-24T16:14:00Z">
        <w:r w:rsidRPr="00DC6264" w:rsidDel="00EC5A21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delText>ax</w:delText>
        </w:r>
      </w:del>
      <w:r w:rsidRPr="00DC6264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 xml:space="preserve"> the Dragon Who Loved Books</w:t>
      </w:r>
    </w:p>
    <w:p w14:paraId="21A90413" w14:textId="77777777" w:rsidR="00DC6264" w:rsidRPr="007E0A14" w:rsidRDefault="00DC6264" w:rsidP="00DC6264">
      <w:pPr>
        <w:rPr>
          <w:rFonts w:ascii="Verdana" w:hAnsi="Verdana"/>
        </w:rPr>
      </w:pPr>
    </w:p>
    <w:p w14:paraId="6C0E150E" w14:textId="7476C7E8" w:rsidR="00DC6264" w:rsidRPr="007E0A14" w:rsidRDefault="00DC6264" w:rsidP="00DC6264">
      <w:pPr>
        <w:rPr>
          <w:rFonts w:ascii="Verdana" w:hAnsi="Verdana"/>
        </w:rPr>
      </w:pPr>
      <w:del w:id="160" w:author="48105" w:date="2025-07-24T18:14:00Z" w16du:dateUtc="2025-07-24T16:14:00Z">
        <w:r w:rsidRPr="007E0A14" w:rsidDel="00EC5A21">
          <w:rPr>
            <w:rFonts w:ascii="Verdana" w:hAnsi="Verdana"/>
          </w:rPr>
          <w:delText>Max</w:delText>
        </w:r>
      </w:del>
      <w:proofErr w:type="spellStart"/>
      <w:ins w:id="161" w:author="48105" w:date="2025-07-24T18:14:00Z" w16du:dateUtc="2025-07-24T16:14:00Z">
        <w:r w:rsidR="00EC5A21">
          <w:rPr>
            <w:rFonts w:ascii="Verdana" w:hAnsi="Verdana"/>
          </w:rPr>
          <w:t>Drak</w:t>
        </w:r>
      </w:ins>
      <w:proofErr w:type="spellEnd"/>
      <w:r w:rsidRPr="007E0A14">
        <w:rPr>
          <w:rFonts w:ascii="Verdana" w:hAnsi="Verdana"/>
        </w:rPr>
        <w:t xml:space="preserve"> was a dragon, and he lived in a big cave. But he didn’t have any gold.</w:t>
      </w:r>
    </w:p>
    <w:p w14:paraId="734AB737" w14:textId="77777777" w:rsidR="00DC6264" w:rsidRPr="007E0A14" w:rsidRDefault="00DC6264" w:rsidP="00DC6264">
      <w:pPr>
        <w:rPr>
          <w:rFonts w:ascii="Verdana" w:hAnsi="Verdana"/>
        </w:rPr>
      </w:pPr>
    </w:p>
    <w:p w14:paraId="14639FDC" w14:textId="70DFA399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All the other dragons had mountains of gold. But </w:t>
      </w:r>
      <w:proofErr w:type="spellStart"/>
      <w:ins w:id="162" w:author="48105" w:date="2025-07-24T18:14:00Z" w16du:dateUtc="2025-07-24T16:14:00Z">
        <w:r w:rsidR="00EC5A21">
          <w:rPr>
            <w:rFonts w:ascii="Verdana" w:hAnsi="Verdana"/>
          </w:rPr>
          <w:t>Drak</w:t>
        </w:r>
        <w:proofErr w:type="spellEnd"/>
        <w:r w:rsidR="00EC5A21">
          <w:rPr>
            <w:rFonts w:ascii="Verdana" w:hAnsi="Verdana"/>
          </w:rPr>
          <w:t xml:space="preserve"> </w:t>
        </w:r>
      </w:ins>
      <w:del w:id="163" w:author="48105" w:date="2025-07-24T18:14:00Z" w16du:dateUtc="2025-07-24T16:14:00Z">
        <w:r w:rsidRPr="007E0A14" w:rsidDel="00EC5A21">
          <w:rPr>
            <w:rFonts w:ascii="Verdana" w:hAnsi="Verdana"/>
          </w:rPr>
          <w:delText xml:space="preserve">Max </w:delText>
        </w:r>
      </w:del>
      <w:r w:rsidRPr="007E0A14">
        <w:rPr>
          <w:rFonts w:ascii="Verdana" w:hAnsi="Verdana"/>
        </w:rPr>
        <w:t xml:space="preserve">didn’t care about gold. He liked… </w:t>
      </w:r>
      <w:r w:rsidRPr="007E0A14">
        <w:rPr>
          <w:rFonts w:ascii="Verdana" w:hAnsi="Verdana"/>
          <w:b/>
          <w:bCs/>
        </w:rPr>
        <w:t>books</w:t>
      </w:r>
      <w:r w:rsidRPr="007E0A14">
        <w:rPr>
          <w:rFonts w:ascii="Verdana" w:hAnsi="Verdana"/>
        </w:rPr>
        <w:t>.</w:t>
      </w:r>
    </w:p>
    <w:p w14:paraId="4CF87D88" w14:textId="77777777" w:rsidR="00DC6264" w:rsidRPr="007E0A14" w:rsidRDefault="00DC6264" w:rsidP="00DC6264">
      <w:pPr>
        <w:rPr>
          <w:rFonts w:ascii="Verdana" w:hAnsi="Verdana"/>
        </w:rPr>
      </w:pPr>
    </w:p>
    <w:p w14:paraId="73F4B69A" w14:textId="77777777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>He had hundreds of books about love, pirates, space, and magic. He read every day with a cup of hot chocolate.</w:t>
      </w:r>
    </w:p>
    <w:p w14:paraId="0E0E16E1" w14:textId="77777777" w:rsidR="00DC6264" w:rsidRPr="007E0A14" w:rsidRDefault="00DC6264" w:rsidP="00DC6264">
      <w:pPr>
        <w:rPr>
          <w:rFonts w:ascii="Verdana" w:hAnsi="Verdana"/>
        </w:rPr>
      </w:pPr>
    </w:p>
    <w:p w14:paraId="4D905CA0" w14:textId="6D0A467C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One day, a knight came to </w:t>
      </w:r>
      <w:del w:id="164" w:author="48105" w:date="2025-07-24T18:18:00Z" w16du:dateUtc="2025-07-24T16:18:00Z">
        <w:r w:rsidRPr="007E0A14" w:rsidDel="008B00E5">
          <w:rPr>
            <w:rFonts w:ascii="Verdana" w:hAnsi="Verdana"/>
          </w:rPr>
          <w:delText>Max</w:delText>
        </w:r>
      </w:del>
      <w:proofErr w:type="spellStart"/>
      <w:ins w:id="165" w:author="48105" w:date="2025-07-24T18:18:00Z" w16du:dateUtc="2025-07-24T16:18:00Z">
        <w:r w:rsidR="008B00E5">
          <w:rPr>
            <w:rFonts w:ascii="Verdana" w:hAnsi="Verdana"/>
          </w:rPr>
          <w:t>Drak</w:t>
        </w:r>
      </w:ins>
      <w:r w:rsidRPr="007E0A14">
        <w:rPr>
          <w:rFonts w:ascii="Verdana" w:hAnsi="Verdana"/>
        </w:rPr>
        <w:t>’s</w:t>
      </w:r>
      <w:proofErr w:type="spellEnd"/>
      <w:r w:rsidRPr="007E0A14">
        <w:rPr>
          <w:rFonts w:ascii="Verdana" w:hAnsi="Verdana"/>
        </w:rPr>
        <w:t xml:space="preserve"> cave.</w:t>
      </w:r>
    </w:p>
    <w:p w14:paraId="363E4A61" w14:textId="77777777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>“Give me your treasure, dragon!” the knight said.</w:t>
      </w:r>
    </w:p>
    <w:p w14:paraId="0EB8466E" w14:textId="77777777" w:rsidR="00DC6264" w:rsidRPr="007E0A14" w:rsidRDefault="00DC6264" w:rsidP="00DC6264">
      <w:pPr>
        <w:rPr>
          <w:rFonts w:ascii="Verdana" w:hAnsi="Verdana"/>
        </w:rPr>
      </w:pPr>
    </w:p>
    <w:p w14:paraId="4E729F9C" w14:textId="63EC74B8" w:rsidR="00DC6264" w:rsidRPr="007E0A14" w:rsidRDefault="00DC6264" w:rsidP="00DC6264">
      <w:pPr>
        <w:rPr>
          <w:rFonts w:ascii="Verdana" w:hAnsi="Verdana"/>
        </w:rPr>
      </w:pPr>
      <w:del w:id="166" w:author="48105" w:date="2025-07-24T18:15:00Z" w16du:dateUtc="2025-07-24T16:15:00Z">
        <w:r w:rsidRPr="007E0A14" w:rsidDel="00EC5A21">
          <w:rPr>
            <w:rFonts w:ascii="Verdana" w:hAnsi="Verdana"/>
          </w:rPr>
          <w:delText xml:space="preserve">Max </w:delText>
        </w:r>
      </w:del>
      <w:proofErr w:type="spellStart"/>
      <w:ins w:id="167" w:author="48105" w:date="2025-07-24T18:15:00Z" w16du:dateUtc="2025-07-24T16:15:00Z">
        <w:r w:rsidR="00EC5A21">
          <w:rPr>
            <w:rFonts w:ascii="Verdana" w:hAnsi="Verdana"/>
          </w:rPr>
          <w:t>Drak</w:t>
        </w:r>
        <w:proofErr w:type="spellEnd"/>
        <w:r w:rsidR="00EC5A21" w:rsidRPr="007E0A14">
          <w:rPr>
            <w:rFonts w:ascii="Verdana" w:hAnsi="Verdana"/>
          </w:rPr>
          <w:t xml:space="preserve"> </w:t>
        </w:r>
      </w:ins>
      <w:r w:rsidRPr="007E0A14">
        <w:rPr>
          <w:rFonts w:ascii="Verdana" w:hAnsi="Verdana"/>
        </w:rPr>
        <w:t>looked around. “I have no treasure,” he said.</w:t>
      </w:r>
    </w:p>
    <w:p w14:paraId="1E61FF9C" w14:textId="77777777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>“No gold?”</w:t>
      </w:r>
    </w:p>
    <w:p w14:paraId="3097D8A4" w14:textId="61589414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“No,” said </w:t>
      </w:r>
      <w:proofErr w:type="spellStart"/>
      <w:ins w:id="168" w:author="48105" w:date="2025-07-24T18:15:00Z" w16du:dateUtc="2025-07-24T16:15:00Z">
        <w:r w:rsidR="00EC5A21">
          <w:rPr>
            <w:rFonts w:ascii="Verdana" w:hAnsi="Verdana"/>
          </w:rPr>
          <w:t>Drak</w:t>
        </w:r>
      </w:ins>
      <w:proofErr w:type="spellEnd"/>
      <w:del w:id="169" w:author="48105" w:date="2025-07-24T18:15:00Z" w16du:dateUtc="2025-07-24T16:15:00Z">
        <w:r w:rsidRPr="007E0A14" w:rsidDel="00EC5A21">
          <w:rPr>
            <w:rFonts w:ascii="Verdana" w:hAnsi="Verdana"/>
          </w:rPr>
          <w:delText>Max</w:delText>
        </w:r>
      </w:del>
      <w:r w:rsidRPr="007E0A14">
        <w:rPr>
          <w:rFonts w:ascii="Verdana" w:hAnsi="Verdana"/>
        </w:rPr>
        <w:t>. “But do you want to read a story about</w:t>
      </w:r>
      <w:r w:rsidR="00A6631A" w:rsidRPr="007E0A14">
        <w:rPr>
          <w:rFonts w:ascii="Verdana" w:hAnsi="Verdana"/>
        </w:rPr>
        <w:t xml:space="preserve"> pirates or...</w:t>
      </w:r>
      <w:r w:rsidRPr="007E0A14">
        <w:rPr>
          <w:rFonts w:ascii="Verdana" w:hAnsi="Verdana"/>
        </w:rPr>
        <w:t xml:space="preserve"> </w:t>
      </w:r>
      <w:r w:rsidRPr="007E0A14">
        <w:rPr>
          <w:rFonts w:ascii="Verdana" w:hAnsi="Verdana"/>
          <w:b/>
          <w:bCs/>
        </w:rPr>
        <w:t>love</w:t>
      </w:r>
      <w:r w:rsidRPr="007E0A14">
        <w:rPr>
          <w:rFonts w:ascii="Verdana" w:hAnsi="Verdana"/>
        </w:rPr>
        <w:t>?”</w:t>
      </w:r>
    </w:p>
    <w:p w14:paraId="4C5EE4AB" w14:textId="77777777" w:rsidR="00DC6264" w:rsidRPr="007E0A14" w:rsidRDefault="00DC6264" w:rsidP="00DC6264">
      <w:pPr>
        <w:rPr>
          <w:rFonts w:ascii="Verdana" w:hAnsi="Verdana"/>
        </w:rPr>
      </w:pPr>
    </w:p>
    <w:p w14:paraId="08B02564" w14:textId="7CED9920" w:rsidR="00385281" w:rsidRPr="007E0A14" w:rsidRDefault="00385281" w:rsidP="00385281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The knight dropped his sword. “Oh! </w:t>
      </w:r>
      <w:del w:id="170" w:author="Gareth Harding" w:date="2025-07-09T16:11:00Z" w16du:dateUtc="2025-07-09T14:11:00Z">
        <w:r w:rsidRPr="007E0A14" w:rsidDel="009E2BE6">
          <w:rPr>
            <w:rFonts w:ascii="Verdana" w:hAnsi="Verdana"/>
          </w:rPr>
          <w:delText xml:space="preserve">the </w:delText>
        </w:r>
      </w:del>
      <w:r w:rsidRPr="007E0A14">
        <w:rPr>
          <w:rFonts w:ascii="Verdana" w:hAnsi="Verdana"/>
          <w:b/>
          <w:bCs/>
        </w:rPr>
        <w:t>love</w:t>
      </w:r>
      <w:r w:rsidRPr="007E0A14">
        <w:rPr>
          <w:rFonts w:ascii="Verdana" w:hAnsi="Verdana"/>
        </w:rPr>
        <w:t xml:space="preserve"> stories are my </w:t>
      </w:r>
      <w:proofErr w:type="spellStart"/>
      <w:r w:rsidRPr="007E0A14">
        <w:rPr>
          <w:rFonts w:ascii="Verdana" w:hAnsi="Verdana"/>
        </w:rPr>
        <w:t>favorites</w:t>
      </w:r>
      <w:proofErr w:type="spellEnd"/>
      <w:r w:rsidRPr="007E0A14">
        <w:rPr>
          <w:rFonts w:ascii="Verdana" w:hAnsi="Verdana"/>
        </w:rPr>
        <w:t>!”</w:t>
      </w:r>
    </w:p>
    <w:p w14:paraId="50B61E3C" w14:textId="77777777" w:rsidR="00DC6264" w:rsidRPr="007E0A14" w:rsidRDefault="00DC6264" w:rsidP="00DC6264">
      <w:pPr>
        <w:rPr>
          <w:rFonts w:ascii="Verdana" w:hAnsi="Verdana"/>
        </w:rPr>
      </w:pPr>
    </w:p>
    <w:p w14:paraId="75B2B9E3" w14:textId="77777777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>They sat together and read for two hours. The knight laughed and forgot about the gold.</w:t>
      </w:r>
    </w:p>
    <w:p w14:paraId="64922E5A" w14:textId="77777777" w:rsidR="00DC6264" w:rsidRPr="007E0A14" w:rsidRDefault="00DC6264" w:rsidP="00DC6264">
      <w:pPr>
        <w:rPr>
          <w:rFonts w:ascii="Verdana" w:hAnsi="Verdana"/>
        </w:rPr>
      </w:pPr>
    </w:p>
    <w:p w14:paraId="57091A52" w14:textId="5DCADC06" w:rsidR="00DC6264" w:rsidRPr="007E0A14" w:rsidRDefault="00DC6264" w:rsidP="00DC6264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From that day, </w:t>
      </w:r>
      <w:proofErr w:type="spellStart"/>
      <w:ins w:id="171" w:author="48105" w:date="2025-07-24T18:16:00Z" w16du:dateUtc="2025-07-24T16:16:00Z">
        <w:r w:rsidR="00EC5A21">
          <w:rPr>
            <w:rFonts w:ascii="Verdana" w:hAnsi="Verdana"/>
          </w:rPr>
          <w:t>Drak</w:t>
        </w:r>
        <w:proofErr w:type="spellEnd"/>
        <w:r w:rsidR="00EC5A21" w:rsidRPr="007E0A14">
          <w:rPr>
            <w:rFonts w:ascii="Verdana" w:hAnsi="Verdana"/>
          </w:rPr>
          <w:t xml:space="preserve"> </w:t>
        </w:r>
      </w:ins>
      <w:del w:id="172" w:author="48105" w:date="2025-07-24T18:16:00Z" w16du:dateUtc="2025-07-24T16:16:00Z">
        <w:r w:rsidRPr="007E0A14" w:rsidDel="00EC5A21">
          <w:rPr>
            <w:rFonts w:ascii="Verdana" w:hAnsi="Verdana"/>
          </w:rPr>
          <w:delText xml:space="preserve">Max </w:delText>
        </w:r>
      </w:del>
      <w:r w:rsidRPr="007E0A14">
        <w:rPr>
          <w:rFonts w:ascii="Verdana" w:hAnsi="Verdana"/>
        </w:rPr>
        <w:t xml:space="preserve">opened a </w:t>
      </w:r>
      <w:r w:rsidRPr="007E0A14">
        <w:rPr>
          <w:rFonts w:ascii="Verdana" w:hAnsi="Verdana"/>
          <w:b/>
          <w:bCs/>
        </w:rPr>
        <w:t>dragon library</w:t>
      </w:r>
      <w:r w:rsidRPr="007E0A14">
        <w:rPr>
          <w:rFonts w:ascii="Verdana" w:hAnsi="Verdana"/>
        </w:rPr>
        <w:t>. Knights and even other dragons came to read.</w:t>
      </w:r>
    </w:p>
    <w:p w14:paraId="13439DA6" w14:textId="77777777" w:rsidR="00DC6264" w:rsidRPr="007E0A14" w:rsidRDefault="00DC6264" w:rsidP="00DC6264">
      <w:pPr>
        <w:rPr>
          <w:rFonts w:ascii="Verdana" w:hAnsi="Verdana"/>
        </w:rPr>
      </w:pPr>
    </w:p>
    <w:p w14:paraId="57503599" w14:textId="3FD256BE" w:rsidR="00385281" w:rsidRPr="007E0A14" w:rsidRDefault="00385281" w:rsidP="00385281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He was the </w:t>
      </w:r>
      <w:r w:rsidRPr="007E0A14">
        <w:rPr>
          <w:rFonts w:ascii="Verdana" w:hAnsi="Verdana"/>
          <w:b/>
          <w:bCs/>
        </w:rPr>
        <w:t>happiest dragon in the world</w:t>
      </w:r>
      <w:r w:rsidRPr="007E0A14">
        <w:rPr>
          <w:rFonts w:ascii="Verdana" w:hAnsi="Verdana"/>
        </w:rPr>
        <w:t>, because he had friends and books.</w:t>
      </w:r>
    </w:p>
    <w:p w14:paraId="654D004C" w14:textId="77777777" w:rsidR="00360D7A" w:rsidRPr="007E0A14" w:rsidRDefault="00360D7A" w:rsidP="00523AFD">
      <w:pPr>
        <w:rPr>
          <w:rFonts w:ascii="Verdana" w:hAnsi="Verdana"/>
        </w:rPr>
      </w:pPr>
    </w:p>
    <w:p w14:paraId="7077960B" w14:textId="74C25BE4" w:rsidR="00360D7A" w:rsidRPr="007E0A14" w:rsidDel="004E0D61" w:rsidRDefault="00360D7A" w:rsidP="00523AFD">
      <w:pPr>
        <w:rPr>
          <w:del w:id="173" w:author="Gareth Harding" w:date="2025-07-10T10:12:00Z" w16du:dateUtc="2025-07-10T08:12:00Z"/>
          <w:rFonts w:ascii="Verdana" w:hAnsi="Verdana"/>
        </w:rPr>
      </w:pPr>
    </w:p>
    <w:p w14:paraId="51531E56" w14:textId="4A94E76E" w:rsidR="00DC6264" w:rsidRDefault="00360D7A" w:rsidP="00360D7A">
      <w:pPr>
        <w:adjustRightInd w:val="0"/>
        <w:snapToGrid w:val="0"/>
        <w:rPr>
          <w:ins w:id="174" w:author="Gareth Harding" w:date="2025-07-10T10:12:00Z" w16du:dateUtc="2025-07-10T08:12:00Z"/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7B000BB0" w14:textId="77777777" w:rsidR="004E0D61" w:rsidRPr="00DC6264" w:rsidRDefault="004E0D61" w:rsidP="00360D7A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5CA20406" w14:textId="61776F90" w:rsidR="00DC6264" w:rsidRPr="00DC6264" w:rsidRDefault="00DC6264" w:rsidP="00DC6264">
      <w:pPr>
        <w:adjustRightInd w:val="0"/>
        <w:snapToGrid w:val="0"/>
        <w:rPr>
          <w:rFonts w:ascii="Verdana" w:hAnsi="Verdana"/>
          <w:b/>
          <w:bCs/>
        </w:rPr>
      </w:pPr>
      <w:del w:id="175" w:author="Gareth Harding" w:date="2025-07-09T16:12:00Z" w16du:dateUtc="2025-07-09T14:12:00Z">
        <w:r w:rsidRPr="00DC6264" w:rsidDel="009E2BE6">
          <w:rPr>
            <w:rFonts w:ascii="Verdana" w:hAnsi="Verdana"/>
            <w:b/>
            <w:bCs/>
          </w:rPr>
          <w:tab/>
        </w:r>
      </w:del>
      <w:r w:rsidRPr="00DC6264">
        <w:rPr>
          <w:rFonts w:ascii="Verdana" w:hAnsi="Verdana"/>
          <w:b/>
          <w:bCs/>
        </w:rPr>
        <w:t>1.</w:t>
      </w:r>
      <w:r w:rsidRPr="00DC6264">
        <w:rPr>
          <w:rFonts w:ascii="Verdana" w:hAnsi="Verdana"/>
          <w:b/>
          <w:bCs/>
        </w:rPr>
        <w:tab/>
        <w:t xml:space="preserve">Where did </w:t>
      </w:r>
      <w:del w:id="176" w:author="48105" w:date="2025-07-24T18:18:00Z" w16du:dateUtc="2025-07-24T16:18:00Z">
        <w:r w:rsidRPr="00DC6264" w:rsidDel="008B00E5">
          <w:rPr>
            <w:rFonts w:ascii="Verdana" w:hAnsi="Verdana"/>
            <w:b/>
            <w:bCs/>
          </w:rPr>
          <w:delText>Max</w:delText>
        </w:r>
      </w:del>
      <w:proofErr w:type="spellStart"/>
      <w:ins w:id="177" w:author="48105" w:date="2025-07-24T18:18:00Z" w16du:dateUtc="2025-07-24T16:18:00Z">
        <w:r w:rsidR="008B00E5">
          <w:rPr>
            <w:rFonts w:ascii="Verdana" w:hAnsi="Verdana"/>
            <w:b/>
            <w:bCs/>
          </w:rPr>
          <w:t>Drak</w:t>
        </w:r>
      </w:ins>
      <w:proofErr w:type="spellEnd"/>
      <w:r w:rsidRPr="00DC6264">
        <w:rPr>
          <w:rFonts w:ascii="Verdana" w:hAnsi="Verdana"/>
          <w:b/>
          <w:bCs/>
        </w:rPr>
        <w:t xml:space="preserve"> live?</w:t>
      </w:r>
    </w:p>
    <w:p w14:paraId="4E8142EE" w14:textId="015C9022" w:rsidR="00DC6264" w:rsidRPr="00DC6264" w:rsidRDefault="00DC6264" w:rsidP="00DC6264">
      <w:pPr>
        <w:adjustRightInd w:val="0"/>
        <w:snapToGrid w:val="0"/>
        <w:rPr>
          <w:rFonts w:ascii="Verdana" w:hAnsi="Verdana"/>
        </w:rPr>
      </w:pPr>
      <w:r w:rsidRPr="00DC6264">
        <w:rPr>
          <w:rFonts w:ascii="Verdana" w:hAnsi="Verdana"/>
        </w:rPr>
        <w:lastRenderedPageBreak/>
        <w:t>In a castle</w:t>
      </w:r>
    </w:p>
    <w:p w14:paraId="4FF17BC0" w14:textId="5144C73B" w:rsidR="00DC6264" w:rsidRPr="00A6631A" w:rsidRDefault="00DC6264" w:rsidP="00DC6264">
      <w:pPr>
        <w:adjustRightInd w:val="0"/>
        <w:snapToGrid w:val="0"/>
        <w:rPr>
          <w:rFonts w:ascii="Verdana" w:hAnsi="Verdana"/>
          <w:highlight w:val="yellow"/>
        </w:rPr>
      </w:pPr>
      <w:r w:rsidRPr="00A6631A">
        <w:rPr>
          <w:rFonts w:ascii="Verdana" w:hAnsi="Verdana"/>
          <w:highlight w:val="yellow"/>
        </w:rPr>
        <w:t>In a big cave</w:t>
      </w:r>
    </w:p>
    <w:p w14:paraId="7E25660A" w14:textId="743B05AD" w:rsidR="00DC6264" w:rsidRDefault="00DC6264" w:rsidP="00DC6264">
      <w:pPr>
        <w:adjustRightInd w:val="0"/>
        <w:snapToGrid w:val="0"/>
        <w:rPr>
          <w:ins w:id="178" w:author="Gareth Harding" w:date="2025-07-10T10:12:00Z" w16du:dateUtc="2025-07-10T08:12:00Z"/>
          <w:rFonts w:ascii="Verdana" w:hAnsi="Verdana"/>
        </w:rPr>
      </w:pPr>
      <w:r w:rsidRPr="00DC6264">
        <w:rPr>
          <w:rFonts w:ascii="Verdana" w:hAnsi="Verdana"/>
        </w:rPr>
        <w:t>In a school</w:t>
      </w:r>
    </w:p>
    <w:p w14:paraId="6E7C2F93" w14:textId="77777777" w:rsidR="004E0D61" w:rsidRPr="00DC6264" w:rsidRDefault="004E0D61" w:rsidP="00DC6264">
      <w:pPr>
        <w:adjustRightInd w:val="0"/>
        <w:snapToGrid w:val="0"/>
        <w:rPr>
          <w:rFonts w:ascii="Verdana" w:hAnsi="Verdana"/>
        </w:rPr>
      </w:pPr>
    </w:p>
    <w:p w14:paraId="7BC8800C" w14:textId="25A35729" w:rsidR="00DC6264" w:rsidRPr="00DC6264" w:rsidRDefault="00DC6264" w:rsidP="00DC6264">
      <w:pPr>
        <w:adjustRightInd w:val="0"/>
        <w:snapToGrid w:val="0"/>
        <w:rPr>
          <w:rFonts w:ascii="Verdana" w:hAnsi="Verdana"/>
          <w:b/>
          <w:bCs/>
        </w:rPr>
      </w:pPr>
      <w:del w:id="179" w:author="Gareth Harding" w:date="2025-07-09T16:12:00Z" w16du:dateUtc="2025-07-09T14:12:00Z">
        <w:r w:rsidRPr="00DC6264" w:rsidDel="009E2BE6">
          <w:rPr>
            <w:rFonts w:ascii="Verdana" w:hAnsi="Verdana"/>
            <w:b/>
            <w:bCs/>
          </w:rPr>
          <w:tab/>
        </w:r>
      </w:del>
      <w:r w:rsidRPr="00DC6264">
        <w:rPr>
          <w:rFonts w:ascii="Verdana" w:hAnsi="Verdana"/>
          <w:b/>
          <w:bCs/>
        </w:rPr>
        <w:t>2.</w:t>
      </w:r>
      <w:r w:rsidRPr="00DC6264">
        <w:rPr>
          <w:rFonts w:ascii="Verdana" w:hAnsi="Verdana"/>
          <w:b/>
          <w:bCs/>
        </w:rPr>
        <w:tab/>
        <w:t xml:space="preserve">What did </w:t>
      </w:r>
      <w:del w:id="180" w:author="48105" w:date="2025-07-24T18:16:00Z" w16du:dateUtc="2025-07-24T16:16:00Z">
        <w:r w:rsidRPr="00DC6264" w:rsidDel="004E1B49">
          <w:rPr>
            <w:rFonts w:ascii="Verdana" w:hAnsi="Verdana"/>
            <w:b/>
            <w:bCs/>
          </w:rPr>
          <w:delText>Max</w:delText>
        </w:r>
      </w:del>
      <w:proofErr w:type="spellStart"/>
      <w:ins w:id="181" w:author="48105" w:date="2025-07-24T18:16:00Z" w16du:dateUtc="2025-07-24T16:16:00Z">
        <w:r w:rsidR="004E1B49">
          <w:rPr>
            <w:rFonts w:ascii="Verdana" w:hAnsi="Verdana"/>
            <w:b/>
            <w:bCs/>
          </w:rPr>
          <w:t>Drak</w:t>
        </w:r>
      </w:ins>
      <w:proofErr w:type="spellEnd"/>
      <w:r w:rsidRPr="00DC6264">
        <w:rPr>
          <w:rFonts w:ascii="Verdana" w:hAnsi="Verdana"/>
          <w:b/>
          <w:bCs/>
        </w:rPr>
        <w:t xml:space="preserve"> love?</w:t>
      </w:r>
    </w:p>
    <w:p w14:paraId="4F1F98C4" w14:textId="77777777" w:rsidR="00DC6264" w:rsidRDefault="00DC6264" w:rsidP="00DC6264">
      <w:pPr>
        <w:adjustRightInd w:val="0"/>
        <w:snapToGrid w:val="0"/>
        <w:rPr>
          <w:rFonts w:ascii="Verdana" w:hAnsi="Verdana"/>
        </w:rPr>
      </w:pPr>
      <w:r w:rsidRPr="00DC6264">
        <w:rPr>
          <w:rFonts w:ascii="Verdana" w:hAnsi="Verdana"/>
        </w:rPr>
        <w:t>Gold</w:t>
      </w:r>
    </w:p>
    <w:p w14:paraId="5513ABF6" w14:textId="6D8AAD86" w:rsidR="00DC6264" w:rsidRPr="00DC6264" w:rsidRDefault="00DC6264" w:rsidP="00DC6264">
      <w:pPr>
        <w:adjustRightInd w:val="0"/>
        <w:snapToGrid w:val="0"/>
        <w:rPr>
          <w:rFonts w:ascii="Verdana" w:hAnsi="Verdana"/>
        </w:rPr>
      </w:pPr>
      <w:r w:rsidRPr="00A6631A">
        <w:rPr>
          <w:rFonts w:ascii="Verdana" w:hAnsi="Verdana"/>
          <w:highlight w:val="yellow"/>
        </w:rPr>
        <w:t>Books</w:t>
      </w:r>
    </w:p>
    <w:p w14:paraId="6EB8D53B" w14:textId="65713047" w:rsidR="00DC6264" w:rsidRDefault="00DC6264" w:rsidP="00DC6264">
      <w:pPr>
        <w:adjustRightInd w:val="0"/>
        <w:snapToGrid w:val="0"/>
        <w:rPr>
          <w:ins w:id="182" w:author="Gareth Harding" w:date="2025-07-10T10:12:00Z" w16du:dateUtc="2025-07-10T08:12:00Z"/>
          <w:rFonts w:ascii="Verdana" w:hAnsi="Verdana"/>
        </w:rPr>
      </w:pPr>
      <w:r w:rsidRPr="00DC6264">
        <w:rPr>
          <w:rFonts w:ascii="Verdana" w:hAnsi="Verdana"/>
        </w:rPr>
        <w:t>Bananas</w:t>
      </w:r>
    </w:p>
    <w:p w14:paraId="34903393" w14:textId="77777777" w:rsidR="004E0D61" w:rsidRPr="00DC6264" w:rsidRDefault="004E0D61" w:rsidP="00DC6264">
      <w:pPr>
        <w:adjustRightInd w:val="0"/>
        <w:snapToGrid w:val="0"/>
        <w:rPr>
          <w:rFonts w:ascii="Verdana" w:hAnsi="Verdana"/>
        </w:rPr>
      </w:pPr>
    </w:p>
    <w:p w14:paraId="43D9229B" w14:textId="0E99BB5E" w:rsidR="00DC6264" w:rsidRPr="00DC6264" w:rsidRDefault="00DC6264" w:rsidP="00DC6264">
      <w:pPr>
        <w:adjustRightInd w:val="0"/>
        <w:snapToGrid w:val="0"/>
        <w:rPr>
          <w:rFonts w:ascii="Verdana" w:hAnsi="Verdana"/>
          <w:b/>
          <w:bCs/>
        </w:rPr>
      </w:pPr>
      <w:del w:id="183" w:author="Gareth Harding" w:date="2025-07-09T16:12:00Z" w16du:dateUtc="2025-07-09T14:12:00Z">
        <w:r w:rsidRPr="00DC6264" w:rsidDel="009E2BE6">
          <w:rPr>
            <w:rFonts w:ascii="Verdana" w:hAnsi="Verdana"/>
            <w:b/>
            <w:bCs/>
          </w:rPr>
          <w:tab/>
        </w:r>
      </w:del>
      <w:r w:rsidRPr="00DC6264">
        <w:rPr>
          <w:rFonts w:ascii="Verdana" w:hAnsi="Verdana"/>
          <w:b/>
          <w:bCs/>
        </w:rPr>
        <w:t>3.</w:t>
      </w:r>
      <w:r w:rsidRPr="00DC6264">
        <w:rPr>
          <w:rFonts w:ascii="Verdana" w:hAnsi="Verdana"/>
          <w:b/>
          <w:bCs/>
        </w:rPr>
        <w:tab/>
        <w:t xml:space="preserve">What kind of stories did </w:t>
      </w:r>
      <w:del w:id="184" w:author="48105" w:date="2025-07-24T18:16:00Z" w16du:dateUtc="2025-07-24T16:16:00Z">
        <w:r w:rsidRPr="00DC6264" w:rsidDel="004E1B49">
          <w:rPr>
            <w:rFonts w:ascii="Verdana" w:hAnsi="Verdana"/>
            <w:b/>
            <w:bCs/>
          </w:rPr>
          <w:delText>Max</w:delText>
        </w:r>
      </w:del>
      <w:proofErr w:type="spellStart"/>
      <w:ins w:id="185" w:author="48105" w:date="2025-07-24T18:16:00Z" w16du:dateUtc="2025-07-24T16:16:00Z">
        <w:r w:rsidR="004E1B49">
          <w:rPr>
            <w:rFonts w:ascii="Verdana" w:hAnsi="Verdana"/>
            <w:b/>
            <w:bCs/>
          </w:rPr>
          <w:t>Drak</w:t>
        </w:r>
      </w:ins>
      <w:proofErr w:type="spellEnd"/>
      <w:r w:rsidRPr="00DC6264">
        <w:rPr>
          <w:rFonts w:ascii="Verdana" w:hAnsi="Verdana"/>
          <w:b/>
          <w:bCs/>
        </w:rPr>
        <w:t xml:space="preserve"> offer the knight?</w:t>
      </w:r>
    </w:p>
    <w:p w14:paraId="7C117CFB" w14:textId="01BC119F" w:rsidR="00DC6264" w:rsidRPr="00DC6264" w:rsidRDefault="00DC6264" w:rsidP="00DC6264">
      <w:pPr>
        <w:adjustRightInd w:val="0"/>
        <w:snapToGrid w:val="0"/>
        <w:rPr>
          <w:rFonts w:ascii="Verdana" w:hAnsi="Verdana"/>
        </w:rPr>
      </w:pPr>
      <w:r w:rsidRPr="00DC6264">
        <w:rPr>
          <w:rFonts w:ascii="Verdana" w:hAnsi="Verdana"/>
        </w:rPr>
        <w:t xml:space="preserve">Space </w:t>
      </w:r>
      <w:r w:rsidR="00385281">
        <w:rPr>
          <w:rFonts w:ascii="Verdana" w:hAnsi="Verdana"/>
        </w:rPr>
        <w:t xml:space="preserve">or magic </w:t>
      </w:r>
      <w:r w:rsidRPr="00DC6264">
        <w:rPr>
          <w:rFonts w:ascii="Verdana" w:hAnsi="Verdana"/>
        </w:rPr>
        <w:t>stories</w:t>
      </w:r>
    </w:p>
    <w:p w14:paraId="45F49FDF" w14:textId="001BD93F" w:rsidR="00DC6264" w:rsidRPr="00A6631A" w:rsidRDefault="00385281" w:rsidP="00DC6264">
      <w:pPr>
        <w:adjustRightInd w:val="0"/>
        <w:snapToGrid w:val="0"/>
        <w:rPr>
          <w:rFonts w:ascii="Verdana" w:hAnsi="Verdana"/>
          <w:highlight w:val="yellow"/>
        </w:rPr>
      </w:pPr>
      <w:r>
        <w:rPr>
          <w:rFonts w:ascii="Verdana" w:hAnsi="Verdana"/>
          <w:highlight w:val="yellow"/>
        </w:rPr>
        <w:t xml:space="preserve">Pirates or </w:t>
      </w:r>
      <w:del w:id="186" w:author="Gareth Harding" w:date="2025-07-09T16:12:00Z" w16du:dateUtc="2025-07-09T14:12:00Z">
        <w:r w:rsidR="00DC6264" w:rsidRPr="00A6631A" w:rsidDel="009E2BE6">
          <w:rPr>
            <w:rFonts w:ascii="Verdana" w:hAnsi="Verdana"/>
            <w:highlight w:val="yellow"/>
          </w:rPr>
          <w:delText xml:space="preserve">Love </w:delText>
        </w:r>
      </w:del>
      <w:ins w:id="187" w:author="Gareth Harding" w:date="2025-07-09T16:12:00Z" w16du:dateUtc="2025-07-09T14:12:00Z">
        <w:r w:rsidR="009E2BE6">
          <w:rPr>
            <w:rFonts w:ascii="Verdana" w:hAnsi="Verdana"/>
            <w:highlight w:val="yellow"/>
          </w:rPr>
          <w:t>l</w:t>
        </w:r>
        <w:r w:rsidR="009E2BE6" w:rsidRPr="00A6631A">
          <w:rPr>
            <w:rFonts w:ascii="Verdana" w:hAnsi="Verdana"/>
            <w:highlight w:val="yellow"/>
          </w:rPr>
          <w:t xml:space="preserve">ove </w:t>
        </w:r>
      </w:ins>
      <w:r w:rsidR="00DC6264" w:rsidRPr="00A6631A">
        <w:rPr>
          <w:rFonts w:ascii="Verdana" w:hAnsi="Verdana"/>
          <w:highlight w:val="yellow"/>
        </w:rPr>
        <w:t>stories</w:t>
      </w:r>
    </w:p>
    <w:p w14:paraId="54A5FD0F" w14:textId="32E6EDD6" w:rsidR="00DC6264" w:rsidRDefault="00DC6264" w:rsidP="00DC6264">
      <w:pPr>
        <w:adjustRightInd w:val="0"/>
        <w:snapToGrid w:val="0"/>
        <w:rPr>
          <w:ins w:id="188" w:author="Gareth Harding" w:date="2025-07-10T10:12:00Z" w16du:dateUtc="2025-07-10T08:12:00Z"/>
          <w:rFonts w:ascii="Verdana" w:hAnsi="Verdana"/>
        </w:rPr>
      </w:pPr>
      <w:r w:rsidRPr="00DC6264">
        <w:rPr>
          <w:rFonts w:ascii="Verdana" w:hAnsi="Verdana"/>
        </w:rPr>
        <w:t xml:space="preserve">Scary </w:t>
      </w:r>
      <w:r w:rsidR="00385281">
        <w:rPr>
          <w:rFonts w:ascii="Verdana" w:hAnsi="Verdana"/>
        </w:rPr>
        <w:t xml:space="preserve">or </w:t>
      </w:r>
      <w:proofErr w:type="gramStart"/>
      <w:r w:rsidR="00385281">
        <w:rPr>
          <w:rFonts w:ascii="Verdana" w:hAnsi="Verdana"/>
        </w:rPr>
        <w:t>pirates</w:t>
      </w:r>
      <w:proofErr w:type="gramEnd"/>
      <w:r w:rsidR="00385281">
        <w:rPr>
          <w:rFonts w:ascii="Verdana" w:hAnsi="Verdana"/>
        </w:rPr>
        <w:t xml:space="preserve"> </w:t>
      </w:r>
      <w:r w:rsidRPr="00DC6264">
        <w:rPr>
          <w:rFonts w:ascii="Verdana" w:hAnsi="Verdana"/>
        </w:rPr>
        <w:t>stories</w:t>
      </w:r>
    </w:p>
    <w:p w14:paraId="371DB3F0" w14:textId="77777777" w:rsidR="004E0D61" w:rsidRPr="00DC6264" w:rsidRDefault="004E0D61" w:rsidP="00DC6264">
      <w:pPr>
        <w:adjustRightInd w:val="0"/>
        <w:snapToGrid w:val="0"/>
        <w:rPr>
          <w:rFonts w:ascii="Verdana" w:hAnsi="Verdana"/>
        </w:rPr>
      </w:pPr>
    </w:p>
    <w:p w14:paraId="49F10337" w14:textId="17FB7458" w:rsidR="00DC6264" w:rsidRPr="00A91249" w:rsidRDefault="00DC6264">
      <w:pPr>
        <w:pStyle w:val="Prrafodelista"/>
        <w:numPr>
          <w:ilvl w:val="0"/>
          <w:numId w:val="37"/>
        </w:numPr>
        <w:adjustRightInd w:val="0"/>
        <w:snapToGrid w:val="0"/>
        <w:ind w:left="0" w:firstLine="0"/>
        <w:rPr>
          <w:rFonts w:ascii="Verdana" w:hAnsi="Verdana"/>
          <w:b/>
          <w:bCs/>
        </w:rPr>
        <w:pPrChange w:id="189" w:author="Gareth Harding" w:date="2025-07-09T16:12:00Z" w16du:dateUtc="2025-07-09T14:12:00Z">
          <w:pPr>
            <w:pStyle w:val="Prrafodelista"/>
            <w:numPr>
              <w:numId w:val="37"/>
            </w:numPr>
            <w:adjustRightInd w:val="0"/>
            <w:snapToGrid w:val="0"/>
            <w:ind w:hanging="360"/>
          </w:pPr>
        </w:pPrChange>
      </w:pPr>
      <w:del w:id="190" w:author="48105" w:date="2025-07-24T18:16:00Z" w16du:dateUtc="2025-07-24T16:16:00Z">
        <w:r w:rsidRPr="00A91249" w:rsidDel="004E1B49">
          <w:rPr>
            <w:rFonts w:ascii="Verdana" w:hAnsi="Verdana"/>
            <w:b/>
            <w:bCs/>
          </w:rPr>
          <w:delText>Max</w:delText>
        </w:r>
      </w:del>
      <w:proofErr w:type="spellStart"/>
      <w:ins w:id="191" w:author="48105" w:date="2025-07-24T18:16:00Z" w16du:dateUtc="2025-07-24T16:16:00Z">
        <w:r w:rsidR="004E1B49">
          <w:rPr>
            <w:rFonts w:ascii="Verdana" w:hAnsi="Verdana"/>
            <w:b/>
            <w:bCs/>
          </w:rPr>
          <w:t>Drak</w:t>
        </w:r>
      </w:ins>
      <w:proofErr w:type="spellEnd"/>
      <w:r w:rsidRPr="00A91249">
        <w:rPr>
          <w:rFonts w:ascii="Verdana" w:hAnsi="Verdana"/>
          <w:b/>
          <w:bCs/>
        </w:rPr>
        <w:t xml:space="preserve"> had a lot of gold in his cave.</w:t>
      </w:r>
    </w:p>
    <w:p w14:paraId="004A727B" w14:textId="77777777" w:rsidR="000A2CAD" w:rsidRPr="000A2CAD" w:rsidRDefault="000A2CAD">
      <w:pPr>
        <w:adjustRightInd w:val="0"/>
        <w:snapToGrid w:val="0"/>
        <w:rPr>
          <w:moveTo w:id="192" w:author="Gareth Harding" w:date="2025-07-09T16:13:00Z" w16du:dateUtc="2025-07-09T14:13:00Z"/>
          <w:rFonts w:ascii="Verdana" w:hAnsi="Verdana"/>
          <w:rPrChange w:id="193" w:author="Gareth Harding" w:date="2025-07-09T16:13:00Z" w16du:dateUtc="2025-07-09T14:13:00Z">
            <w:rPr>
              <w:moveTo w:id="194" w:author="Gareth Harding" w:date="2025-07-09T16:13:00Z" w16du:dateUtc="2025-07-09T14:13:00Z"/>
            </w:rPr>
          </w:rPrChange>
        </w:rPr>
        <w:pPrChange w:id="195" w:author="Gareth Harding" w:date="2025-07-09T16:13:00Z" w16du:dateUtc="2025-07-09T14:13:00Z">
          <w:pPr>
            <w:pStyle w:val="Prrafodelista"/>
            <w:numPr>
              <w:numId w:val="37"/>
            </w:numPr>
            <w:adjustRightInd w:val="0"/>
            <w:snapToGrid w:val="0"/>
            <w:ind w:hanging="360"/>
          </w:pPr>
        </w:pPrChange>
      </w:pPr>
      <w:moveToRangeStart w:id="196" w:author="Gareth Harding" w:date="2025-07-09T16:13:00Z" w:name="move202970009"/>
      <w:moveTo w:id="197" w:author="Gareth Harding" w:date="2025-07-09T16:13:00Z" w16du:dateUtc="2025-07-09T14:13:00Z">
        <w:r w:rsidRPr="000A2CAD">
          <w:rPr>
            <w:rFonts w:ascii="Verdana" w:hAnsi="Verdana"/>
            <w:rPrChange w:id="198" w:author="Gareth Harding" w:date="2025-07-09T16:13:00Z" w16du:dateUtc="2025-07-09T14:13:00Z">
              <w:rPr/>
            </w:rPrChange>
          </w:rPr>
          <w:t>True</w:t>
        </w:r>
      </w:moveTo>
    </w:p>
    <w:moveToRangeEnd w:id="196"/>
    <w:p w14:paraId="3E152381" w14:textId="641640BF" w:rsidR="00DC6264" w:rsidRDefault="00DC6264" w:rsidP="00DC6264">
      <w:pPr>
        <w:adjustRightInd w:val="0"/>
        <w:snapToGrid w:val="0"/>
        <w:rPr>
          <w:ins w:id="199" w:author="Gareth Harding" w:date="2025-07-10T10:12:00Z" w16du:dateUtc="2025-07-10T08:12:00Z"/>
          <w:rFonts w:ascii="Verdana" w:hAnsi="Verdana"/>
          <w:highlight w:val="yellow"/>
        </w:rPr>
      </w:pPr>
      <w:r w:rsidRPr="00A6631A">
        <w:rPr>
          <w:rFonts w:ascii="Verdana" w:hAnsi="Verdana"/>
          <w:highlight w:val="yellow"/>
        </w:rPr>
        <w:t>False</w:t>
      </w:r>
    </w:p>
    <w:p w14:paraId="6B0CF3D0" w14:textId="77777777" w:rsidR="004E0D61" w:rsidRPr="00A6631A" w:rsidRDefault="004E0D61" w:rsidP="00DC6264">
      <w:pPr>
        <w:adjustRightInd w:val="0"/>
        <w:snapToGrid w:val="0"/>
        <w:rPr>
          <w:rFonts w:ascii="Verdana" w:hAnsi="Verdana"/>
          <w:highlight w:val="yellow"/>
        </w:rPr>
      </w:pPr>
    </w:p>
    <w:p w14:paraId="4BFFF37D" w14:textId="37233F53" w:rsidR="00DC6264" w:rsidRPr="00DC6264" w:rsidDel="000A2CAD" w:rsidRDefault="00DC6264" w:rsidP="00DC6264">
      <w:pPr>
        <w:adjustRightInd w:val="0"/>
        <w:snapToGrid w:val="0"/>
        <w:rPr>
          <w:moveFrom w:id="200" w:author="Gareth Harding" w:date="2025-07-09T16:13:00Z" w16du:dateUtc="2025-07-09T14:13:00Z"/>
          <w:rFonts w:ascii="Verdana" w:hAnsi="Verdana"/>
        </w:rPr>
      </w:pPr>
      <w:moveFromRangeStart w:id="201" w:author="Gareth Harding" w:date="2025-07-09T16:13:00Z" w:name="move202970009"/>
      <w:moveFrom w:id="202" w:author="Gareth Harding" w:date="2025-07-09T16:13:00Z" w16du:dateUtc="2025-07-09T14:13:00Z">
        <w:r w:rsidRPr="00DC6264" w:rsidDel="000A2CAD">
          <w:rPr>
            <w:rFonts w:ascii="Verdana" w:hAnsi="Verdana"/>
          </w:rPr>
          <w:t>True</w:t>
        </w:r>
      </w:moveFrom>
    </w:p>
    <w:moveFromRangeEnd w:id="201"/>
    <w:p w14:paraId="352CE444" w14:textId="787DCEC4" w:rsidR="00DC6264" w:rsidRPr="00A91249" w:rsidRDefault="00DC6264">
      <w:pPr>
        <w:pStyle w:val="Prrafodelista"/>
        <w:numPr>
          <w:ilvl w:val="0"/>
          <w:numId w:val="37"/>
        </w:numPr>
        <w:adjustRightInd w:val="0"/>
        <w:snapToGrid w:val="0"/>
        <w:ind w:left="0" w:firstLine="0"/>
        <w:rPr>
          <w:rFonts w:ascii="Verdana" w:hAnsi="Verdana"/>
          <w:b/>
          <w:bCs/>
        </w:rPr>
        <w:pPrChange w:id="203" w:author="Gareth Harding" w:date="2025-07-09T16:12:00Z" w16du:dateUtc="2025-07-09T14:12:00Z">
          <w:pPr>
            <w:pStyle w:val="Prrafodelista"/>
            <w:numPr>
              <w:numId w:val="37"/>
            </w:numPr>
            <w:adjustRightInd w:val="0"/>
            <w:snapToGrid w:val="0"/>
            <w:ind w:hanging="360"/>
          </w:pPr>
        </w:pPrChange>
      </w:pPr>
      <w:r w:rsidRPr="00A91249">
        <w:rPr>
          <w:rFonts w:ascii="Verdana" w:hAnsi="Verdana"/>
          <w:b/>
          <w:bCs/>
        </w:rPr>
        <w:t>Other dragons came to read books.</w:t>
      </w:r>
    </w:p>
    <w:p w14:paraId="163DE716" w14:textId="7BF561EE" w:rsidR="00DC6264" w:rsidRPr="00A6631A" w:rsidRDefault="00DC6264" w:rsidP="00DC6264">
      <w:pPr>
        <w:adjustRightInd w:val="0"/>
        <w:snapToGrid w:val="0"/>
        <w:rPr>
          <w:rFonts w:ascii="Verdana" w:hAnsi="Verdana"/>
          <w:highlight w:val="yellow"/>
        </w:rPr>
      </w:pPr>
      <w:r w:rsidRPr="00A6631A">
        <w:rPr>
          <w:rFonts w:ascii="Verdana" w:hAnsi="Verdana"/>
          <w:highlight w:val="yellow"/>
        </w:rPr>
        <w:t>True</w:t>
      </w:r>
    </w:p>
    <w:p w14:paraId="5E44F548" w14:textId="3CC35589" w:rsidR="00DC6264" w:rsidRDefault="00DC6264" w:rsidP="00DC6264">
      <w:pPr>
        <w:adjustRightInd w:val="0"/>
        <w:snapToGrid w:val="0"/>
        <w:rPr>
          <w:ins w:id="204" w:author="48105" w:date="2025-07-22T14:28:00Z" w16du:dateUtc="2025-07-22T12:28:00Z"/>
          <w:rFonts w:ascii="Verdana" w:hAnsi="Verdana"/>
        </w:rPr>
      </w:pPr>
      <w:r w:rsidRPr="00DC6264">
        <w:rPr>
          <w:rFonts w:ascii="Verdana" w:hAnsi="Verdana"/>
        </w:rPr>
        <w:t>False</w:t>
      </w:r>
    </w:p>
    <w:p w14:paraId="102D11DA" w14:textId="77777777" w:rsidR="00D452E7" w:rsidRDefault="00D452E7" w:rsidP="00DC6264">
      <w:pPr>
        <w:adjustRightInd w:val="0"/>
        <w:snapToGrid w:val="0"/>
        <w:rPr>
          <w:ins w:id="205" w:author="48105" w:date="2025-07-22T14:28:00Z" w16du:dateUtc="2025-07-22T12:28:00Z"/>
          <w:rFonts w:ascii="Verdana" w:hAnsi="Verdana"/>
        </w:rPr>
      </w:pPr>
    </w:p>
    <w:p w14:paraId="5EB011FF" w14:textId="64A7DCC7" w:rsidR="00D452E7" w:rsidRDefault="00D452E7" w:rsidP="00D452E7">
      <w:pPr>
        <w:pStyle w:val="Prrafodelista"/>
        <w:numPr>
          <w:ilvl w:val="0"/>
          <w:numId w:val="37"/>
        </w:numPr>
        <w:adjustRightInd w:val="0"/>
        <w:snapToGrid w:val="0"/>
        <w:ind w:left="0" w:firstLine="0"/>
        <w:rPr>
          <w:ins w:id="206" w:author="48105" w:date="2025-07-22T14:28:00Z" w16du:dateUtc="2025-07-22T12:28:00Z"/>
          <w:rFonts w:ascii="Verdana" w:hAnsi="Verdana"/>
          <w:b/>
          <w:bCs/>
        </w:rPr>
      </w:pPr>
      <w:ins w:id="207" w:author="48105" w:date="2025-07-22T14:28:00Z" w16du:dateUtc="2025-07-22T12:28:00Z">
        <w:r w:rsidRPr="00D452E7">
          <w:rPr>
            <w:rFonts w:ascii="Verdana" w:hAnsi="Verdana"/>
            <w:b/>
            <w:bCs/>
            <w:rPrChange w:id="208" w:author="48105" w:date="2025-07-22T14:28:00Z" w16du:dateUtc="2025-07-22T12:28:00Z">
              <w:rPr>
                <w:rFonts w:ascii="Verdana" w:hAnsi="Verdana"/>
              </w:rPr>
            </w:rPrChange>
          </w:rPr>
          <w:t>The knight h</w:t>
        </w:r>
        <w:r>
          <w:rPr>
            <w:rFonts w:ascii="Verdana" w:hAnsi="Verdana"/>
            <w:b/>
            <w:bCs/>
          </w:rPr>
          <w:t>ad</w:t>
        </w:r>
        <w:r w:rsidRPr="00D452E7">
          <w:rPr>
            <w:rFonts w:ascii="Verdana" w:hAnsi="Verdana"/>
            <w:b/>
            <w:bCs/>
            <w:rPrChange w:id="209" w:author="48105" w:date="2025-07-22T14:28:00Z" w16du:dateUtc="2025-07-22T12:28:00Z">
              <w:rPr>
                <w:rFonts w:ascii="Verdana" w:hAnsi="Verdana"/>
              </w:rPr>
            </w:rPrChange>
          </w:rPr>
          <w:t xml:space="preserve"> </w:t>
        </w:r>
      </w:ins>
      <w:ins w:id="210" w:author="48105" w:date="2025-07-22T14:29:00Z" w16du:dateUtc="2025-07-22T12:29:00Z">
        <w:r>
          <w:rPr>
            <w:rFonts w:ascii="Verdana" w:hAnsi="Verdana"/>
            <w:b/>
            <w:bCs/>
          </w:rPr>
          <w:t xml:space="preserve">a </w:t>
        </w:r>
      </w:ins>
      <w:ins w:id="211" w:author="48105" w:date="2025-07-22T14:28:00Z" w16du:dateUtc="2025-07-22T12:28:00Z">
        <w:r w:rsidRPr="00D452E7">
          <w:rPr>
            <w:rFonts w:ascii="Verdana" w:hAnsi="Verdana"/>
            <w:b/>
            <w:bCs/>
            <w:rPrChange w:id="212" w:author="48105" w:date="2025-07-22T14:28:00Z" w16du:dateUtc="2025-07-22T12:28:00Z">
              <w:rPr>
                <w:rFonts w:ascii="Verdana" w:hAnsi="Verdana"/>
              </w:rPr>
            </w:rPrChange>
          </w:rPr>
          <w:t>sword.</w:t>
        </w:r>
      </w:ins>
    </w:p>
    <w:p w14:paraId="4627A7EC" w14:textId="77777777" w:rsidR="00D452E7" w:rsidRPr="00D452E7" w:rsidRDefault="00D452E7">
      <w:pPr>
        <w:adjustRightInd w:val="0"/>
        <w:snapToGrid w:val="0"/>
        <w:rPr>
          <w:ins w:id="213" w:author="48105" w:date="2025-07-22T14:29:00Z" w16du:dateUtc="2025-07-22T12:29:00Z"/>
          <w:rFonts w:ascii="Verdana" w:hAnsi="Verdana"/>
          <w:highlight w:val="yellow"/>
          <w:rPrChange w:id="214" w:author="48105" w:date="2025-07-22T14:29:00Z" w16du:dateUtc="2025-07-22T12:29:00Z">
            <w:rPr>
              <w:ins w:id="215" w:author="48105" w:date="2025-07-22T14:29:00Z" w16du:dateUtc="2025-07-22T12:29:00Z"/>
              <w:highlight w:val="yellow"/>
            </w:rPr>
          </w:rPrChange>
        </w:rPr>
        <w:pPrChange w:id="216" w:author="48105" w:date="2025-07-22T14:29:00Z" w16du:dateUtc="2025-07-22T12:29:00Z">
          <w:pPr>
            <w:pStyle w:val="Prrafodelista"/>
            <w:numPr>
              <w:numId w:val="37"/>
            </w:numPr>
            <w:adjustRightInd w:val="0"/>
            <w:snapToGrid w:val="0"/>
            <w:ind w:hanging="360"/>
          </w:pPr>
        </w:pPrChange>
      </w:pPr>
      <w:ins w:id="217" w:author="48105" w:date="2025-07-22T14:29:00Z" w16du:dateUtc="2025-07-22T12:29:00Z">
        <w:r w:rsidRPr="00D452E7">
          <w:rPr>
            <w:rFonts w:ascii="Verdana" w:hAnsi="Verdana"/>
            <w:highlight w:val="yellow"/>
            <w:rPrChange w:id="218" w:author="48105" w:date="2025-07-22T14:29:00Z" w16du:dateUtc="2025-07-22T12:29:00Z">
              <w:rPr>
                <w:highlight w:val="yellow"/>
              </w:rPr>
            </w:rPrChange>
          </w:rPr>
          <w:t>True</w:t>
        </w:r>
      </w:ins>
    </w:p>
    <w:p w14:paraId="7A61D60F" w14:textId="77777777" w:rsidR="00D452E7" w:rsidRPr="00D452E7" w:rsidRDefault="00D452E7">
      <w:pPr>
        <w:adjustRightInd w:val="0"/>
        <w:snapToGrid w:val="0"/>
        <w:rPr>
          <w:ins w:id="219" w:author="48105" w:date="2025-07-22T14:29:00Z" w16du:dateUtc="2025-07-22T12:29:00Z"/>
          <w:rFonts w:ascii="Verdana" w:hAnsi="Verdana"/>
          <w:rPrChange w:id="220" w:author="48105" w:date="2025-07-22T14:29:00Z" w16du:dateUtc="2025-07-22T12:29:00Z">
            <w:rPr>
              <w:ins w:id="221" w:author="48105" w:date="2025-07-22T14:29:00Z" w16du:dateUtc="2025-07-22T12:29:00Z"/>
            </w:rPr>
          </w:rPrChange>
        </w:rPr>
        <w:pPrChange w:id="222" w:author="48105" w:date="2025-07-22T14:29:00Z" w16du:dateUtc="2025-07-22T12:29:00Z">
          <w:pPr>
            <w:pStyle w:val="Prrafodelista"/>
            <w:numPr>
              <w:numId w:val="37"/>
            </w:numPr>
            <w:adjustRightInd w:val="0"/>
            <w:snapToGrid w:val="0"/>
            <w:ind w:hanging="360"/>
          </w:pPr>
        </w:pPrChange>
      </w:pPr>
      <w:ins w:id="223" w:author="48105" w:date="2025-07-22T14:29:00Z" w16du:dateUtc="2025-07-22T12:29:00Z">
        <w:r w:rsidRPr="00D452E7">
          <w:rPr>
            <w:rFonts w:ascii="Verdana" w:hAnsi="Verdana"/>
            <w:rPrChange w:id="224" w:author="48105" w:date="2025-07-22T14:29:00Z" w16du:dateUtc="2025-07-22T12:29:00Z">
              <w:rPr/>
            </w:rPrChange>
          </w:rPr>
          <w:t>False</w:t>
        </w:r>
      </w:ins>
    </w:p>
    <w:p w14:paraId="222213A7" w14:textId="77777777" w:rsidR="00D452E7" w:rsidRPr="00D452E7" w:rsidRDefault="00D452E7">
      <w:pPr>
        <w:pStyle w:val="Prrafodelista"/>
        <w:adjustRightInd w:val="0"/>
        <w:snapToGrid w:val="0"/>
        <w:ind w:left="0"/>
        <w:rPr>
          <w:rFonts w:ascii="Verdana" w:hAnsi="Verdana"/>
          <w:b/>
          <w:bCs/>
          <w:rPrChange w:id="225" w:author="48105" w:date="2025-07-22T14:28:00Z" w16du:dateUtc="2025-07-22T12:28:00Z">
            <w:rPr>
              <w:rFonts w:ascii="Verdana" w:hAnsi="Verdana"/>
            </w:rPr>
          </w:rPrChange>
        </w:rPr>
        <w:pPrChange w:id="226" w:author="48105" w:date="2025-07-22T14:28:00Z" w16du:dateUtc="2025-07-22T12:28:00Z">
          <w:pPr>
            <w:adjustRightInd w:val="0"/>
            <w:snapToGrid w:val="0"/>
          </w:pPr>
        </w:pPrChange>
      </w:pPr>
    </w:p>
    <w:p w14:paraId="4ED201B3" w14:textId="77777777" w:rsidR="004F7316" w:rsidRDefault="004F7316" w:rsidP="00DC6264">
      <w:pPr>
        <w:adjustRightInd w:val="0"/>
        <w:snapToGrid w:val="0"/>
        <w:rPr>
          <w:rFonts w:ascii="Verdana" w:hAnsi="Verdana"/>
        </w:rPr>
      </w:pPr>
    </w:p>
    <w:p w14:paraId="73E910DA" w14:textId="40B7CC4B" w:rsidR="006C1C32" w:rsidRPr="006C1C32" w:rsidRDefault="006C1C32" w:rsidP="006C1C32">
      <w:pPr>
        <w:adjustRightInd w:val="0"/>
        <w:snapToGrid w:val="0"/>
        <w:rPr>
          <w:rFonts w:ascii="Verdana" w:hAnsi="Verdana"/>
          <w:b/>
          <w:bCs/>
          <w:lang w:val="es-ES"/>
        </w:rPr>
      </w:pPr>
    </w:p>
    <w:p w14:paraId="4F387434" w14:textId="77777777" w:rsidR="006C1C32" w:rsidRPr="006C1C32" w:rsidRDefault="006C1C32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227" w:author="48105" w:date="2025-07-22T16:54:00Z" w16du:dateUtc="2025-07-22T14:54:00Z">
          <w:pPr>
            <w:pStyle w:val="Prrafodelista"/>
            <w:numPr>
              <w:numId w:val="37"/>
            </w:numPr>
            <w:adjustRightInd w:val="0"/>
            <w:snapToGrid w:val="0"/>
            <w:ind w:hanging="360"/>
            <w:contextualSpacing w:val="0"/>
          </w:pPr>
        </w:pPrChange>
      </w:pPr>
      <w:r w:rsidRPr="006C1C32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Camping Trip</w:t>
      </w:r>
    </w:p>
    <w:p w14:paraId="43CED638" w14:textId="77777777" w:rsidR="006C1C32" w:rsidRPr="006C1C32" w:rsidRDefault="006C1C32" w:rsidP="006C1C32">
      <w:pPr>
        <w:adjustRightInd w:val="0"/>
        <w:snapToGrid w:val="0"/>
        <w:rPr>
          <w:rFonts w:ascii="Verdana" w:hAnsi="Verdana"/>
          <w:lang w:val="es-ES"/>
        </w:rPr>
      </w:pPr>
    </w:p>
    <w:p w14:paraId="70FCE853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Last weekend, Lucas and his cousin </w:t>
      </w:r>
      <w:r w:rsidRPr="007E0A14">
        <w:rPr>
          <w:rFonts w:ascii="Verdana" w:hAnsi="Verdana"/>
          <w:b/>
          <w:bCs/>
        </w:rPr>
        <w:t>went</w:t>
      </w:r>
      <w:r w:rsidRPr="007E0A14">
        <w:rPr>
          <w:rFonts w:ascii="Verdana" w:hAnsi="Verdana"/>
        </w:rPr>
        <w:t xml:space="preserve"> camping in the forest.</w:t>
      </w:r>
    </w:p>
    <w:p w14:paraId="3169AB05" w14:textId="4DD95201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They </w:t>
      </w:r>
      <w:del w:id="228" w:author="Gareth Harding" w:date="2025-07-10T10:13:00Z" w16du:dateUtc="2025-07-10T08:13:00Z">
        <w:r w:rsidRPr="007E0A14" w:rsidDel="004E0D61">
          <w:rPr>
            <w:rFonts w:ascii="Verdana" w:hAnsi="Verdana"/>
            <w:b/>
            <w:bCs/>
          </w:rPr>
          <w:delText>made</w:delText>
        </w:r>
        <w:r w:rsidRPr="007E0A14" w:rsidDel="004E0D61">
          <w:rPr>
            <w:rFonts w:ascii="Verdana" w:hAnsi="Verdana"/>
          </w:rPr>
          <w:delText xml:space="preserve"> </w:delText>
        </w:r>
      </w:del>
      <w:ins w:id="229" w:author="Gareth Harding" w:date="2025-07-10T10:13:00Z" w16du:dateUtc="2025-07-10T08:13:00Z">
        <w:r w:rsidR="004E0D61">
          <w:rPr>
            <w:rFonts w:ascii="Verdana" w:hAnsi="Verdana"/>
            <w:b/>
            <w:bCs/>
          </w:rPr>
          <w:t>took</w:t>
        </w:r>
        <w:r w:rsidR="004E0D61" w:rsidRPr="007E0A14">
          <w:rPr>
            <w:rFonts w:ascii="Verdana" w:hAnsi="Verdana"/>
          </w:rPr>
          <w:t xml:space="preserve"> </w:t>
        </w:r>
      </w:ins>
      <w:r w:rsidRPr="007E0A14">
        <w:rPr>
          <w:rFonts w:ascii="Verdana" w:hAnsi="Verdana"/>
        </w:rPr>
        <w:t xml:space="preserve">a small tent and </w:t>
      </w:r>
      <w:r w:rsidRPr="007E0A14">
        <w:rPr>
          <w:rFonts w:ascii="Verdana" w:hAnsi="Verdana"/>
          <w:b/>
          <w:bCs/>
        </w:rPr>
        <w:t>had</w:t>
      </w:r>
      <w:r w:rsidRPr="007E0A14">
        <w:rPr>
          <w:rFonts w:ascii="Verdana" w:hAnsi="Verdana"/>
        </w:rPr>
        <w:t xml:space="preserve"> a torch, a map, and some biscuits.</w:t>
      </w:r>
    </w:p>
    <w:p w14:paraId="3DD2A3D3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</w:p>
    <w:p w14:paraId="54E3BAA8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They </w:t>
      </w:r>
      <w:r w:rsidRPr="007E0A14">
        <w:rPr>
          <w:rFonts w:ascii="Verdana" w:hAnsi="Verdana"/>
          <w:b/>
          <w:bCs/>
        </w:rPr>
        <w:t>ran</w:t>
      </w:r>
      <w:r w:rsidRPr="007E0A14">
        <w:rPr>
          <w:rFonts w:ascii="Verdana" w:hAnsi="Verdana"/>
        </w:rPr>
        <w:t xml:space="preserve"> around the trees and </w:t>
      </w:r>
      <w:r w:rsidRPr="007E0A14">
        <w:rPr>
          <w:rFonts w:ascii="Verdana" w:hAnsi="Verdana"/>
          <w:b/>
          <w:bCs/>
        </w:rPr>
        <w:t>found</w:t>
      </w:r>
      <w:r w:rsidRPr="007E0A14">
        <w:rPr>
          <w:rFonts w:ascii="Verdana" w:hAnsi="Verdana"/>
        </w:rPr>
        <w:t xml:space="preserve"> a little lake.</w:t>
      </w:r>
    </w:p>
    <w:p w14:paraId="3F7C932D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Lucas </w:t>
      </w:r>
      <w:r w:rsidRPr="007E0A14">
        <w:rPr>
          <w:rFonts w:ascii="Verdana" w:hAnsi="Verdana"/>
          <w:b/>
          <w:bCs/>
        </w:rPr>
        <w:t>saw</w:t>
      </w:r>
      <w:r w:rsidRPr="007E0A14">
        <w:rPr>
          <w:rFonts w:ascii="Verdana" w:hAnsi="Verdana"/>
        </w:rPr>
        <w:t xml:space="preserve"> a frog and </w:t>
      </w:r>
      <w:r w:rsidRPr="007E0A14">
        <w:rPr>
          <w:rFonts w:ascii="Verdana" w:hAnsi="Verdana"/>
          <w:b/>
          <w:bCs/>
        </w:rPr>
        <w:t>told</w:t>
      </w:r>
      <w:r w:rsidRPr="007E0A14">
        <w:rPr>
          <w:rFonts w:ascii="Verdana" w:hAnsi="Verdana"/>
        </w:rPr>
        <w:t xml:space="preserve"> his cousin, “It looks like a prince!”</w:t>
      </w:r>
    </w:p>
    <w:p w14:paraId="2926FE84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</w:p>
    <w:p w14:paraId="57FEC746" w14:textId="42A94EA0" w:rsidR="006C1C32" w:rsidRDefault="006C1C32" w:rsidP="006C1C32">
      <w:pPr>
        <w:adjustRightInd w:val="0"/>
        <w:snapToGrid w:val="0"/>
        <w:rPr>
          <w:ins w:id="230" w:author="Gareth Harding" w:date="2025-07-10T10:13:00Z" w16du:dateUtc="2025-07-10T08:13:00Z"/>
          <w:rFonts w:ascii="Verdana" w:hAnsi="Verdana"/>
        </w:rPr>
      </w:pPr>
      <w:r w:rsidRPr="007E0A14">
        <w:rPr>
          <w:rFonts w:ascii="Verdana" w:hAnsi="Verdana"/>
        </w:rPr>
        <w:t xml:space="preserve">In the afternoon, they </w:t>
      </w:r>
      <w:r w:rsidRPr="007E0A14">
        <w:rPr>
          <w:rFonts w:ascii="Verdana" w:hAnsi="Verdana"/>
          <w:b/>
          <w:bCs/>
        </w:rPr>
        <w:t>were</w:t>
      </w:r>
      <w:r w:rsidRPr="007E0A14">
        <w:rPr>
          <w:rFonts w:ascii="Verdana" w:hAnsi="Verdana"/>
        </w:rPr>
        <w:t xml:space="preserve"> hungry, so they </w:t>
      </w:r>
      <w:r w:rsidRPr="007E0A14">
        <w:rPr>
          <w:rFonts w:ascii="Verdana" w:hAnsi="Verdana"/>
          <w:b/>
          <w:bCs/>
        </w:rPr>
        <w:t>ate</w:t>
      </w:r>
      <w:r w:rsidRPr="007E0A14">
        <w:rPr>
          <w:rFonts w:ascii="Verdana" w:hAnsi="Verdana"/>
        </w:rPr>
        <w:t xml:space="preserve"> their biscuits and </w:t>
      </w:r>
      <w:r w:rsidRPr="007E0A14">
        <w:rPr>
          <w:rFonts w:ascii="Verdana" w:hAnsi="Verdana"/>
          <w:b/>
          <w:bCs/>
        </w:rPr>
        <w:t>drank</w:t>
      </w:r>
      <w:ins w:id="231" w:author="Gareth Harding" w:date="2025-07-09T16:14:00Z" w16du:dateUtc="2025-07-09T14:14:00Z">
        <w:r w:rsidR="000A2CAD">
          <w:rPr>
            <w:rFonts w:ascii="Verdana" w:hAnsi="Verdana"/>
          </w:rPr>
          <w:t xml:space="preserve"> their</w:t>
        </w:r>
      </w:ins>
      <w:r w:rsidRPr="007E0A14">
        <w:rPr>
          <w:rFonts w:ascii="Verdana" w:hAnsi="Verdana"/>
        </w:rPr>
        <w:t xml:space="preserve"> orange juice.</w:t>
      </w:r>
    </w:p>
    <w:p w14:paraId="0B17D585" w14:textId="77777777" w:rsidR="004E0D61" w:rsidRPr="007E0A14" w:rsidRDefault="004E0D61" w:rsidP="006C1C32">
      <w:pPr>
        <w:adjustRightInd w:val="0"/>
        <w:snapToGrid w:val="0"/>
        <w:rPr>
          <w:rFonts w:ascii="Verdana" w:hAnsi="Verdana"/>
        </w:rPr>
      </w:pPr>
    </w:p>
    <w:p w14:paraId="642FA08B" w14:textId="6004E406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Then they </w:t>
      </w:r>
      <w:r w:rsidRPr="007E0A14">
        <w:rPr>
          <w:rFonts w:ascii="Verdana" w:hAnsi="Verdana"/>
          <w:b/>
          <w:bCs/>
        </w:rPr>
        <w:t>wrote</w:t>
      </w:r>
      <w:r w:rsidRPr="007E0A14">
        <w:rPr>
          <w:rFonts w:ascii="Verdana" w:hAnsi="Verdana"/>
        </w:rPr>
        <w:t xml:space="preserve"> a short story in their notebook about an </w:t>
      </w:r>
      <w:del w:id="232" w:author="Gareth Harding" w:date="2025-07-09T16:14:00Z" w16du:dateUtc="2025-07-09T14:14:00Z">
        <w:r w:rsidRPr="007E0A14" w:rsidDel="000A2CAD">
          <w:rPr>
            <w:rFonts w:ascii="Verdana" w:hAnsi="Verdana"/>
            <w:b/>
            <w:bCs/>
          </w:rPr>
          <w:delText>enchanting</w:delText>
        </w:r>
        <w:r w:rsidRPr="007E0A14" w:rsidDel="000A2CAD">
          <w:rPr>
            <w:rFonts w:ascii="Verdana" w:hAnsi="Verdana"/>
          </w:rPr>
          <w:delText xml:space="preserve"> </w:delText>
        </w:r>
      </w:del>
      <w:ins w:id="233" w:author="Gareth Harding" w:date="2025-07-09T16:14:00Z" w16du:dateUtc="2025-07-09T14:14:00Z">
        <w:r w:rsidR="000A2CAD" w:rsidRPr="007E0A14">
          <w:rPr>
            <w:rFonts w:ascii="Verdana" w:hAnsi="Verdana"/>
            <w:b/>
            <w:bCs/>
          </w:rPr>
          <w:t>enchant</w:t>
        </w:r>
        <w:r w:rsidR="000A2CAD">
          <w:rPr>
            <w:rFonts w:ascii="Verdana" w:hAnsi="Verdana"/>
            <w:b/>
            <w:bCs/>
          </w:rPr>
          <w:t>ed</w:t>
        </w:r>
        <w:r w:rsidR="000A2CAD" w:rsidRPr="007E0A14">
          <w:rPr>
            <w:rFonts w:ascii="Verdana" w:hAnsi="Verdana"/>
          </w:rPr>
          <w:t xml:space="preserve"> </w:t>
        </w:r>
      </w:ins>
      <w:r w:rsidRPr="007E0A14">
        <w:rPr>
          <w:rFonts w:ascii="Verdana" w:hAnsi="Verdana"/>
        </w:rPr>
        <w:t>frog who loves pizza.</w:t>
      </w:r>
    </w:p>
    <w:p w14:paraId="122EE5B7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</w:p>
    <w:p w14:paraId="2C2F6291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At night, they </w:t>
      </w:r>
      <w:r w:rsidRPr="007E0A14">
        <w:rPr>
          <w:rFonts w:ascii="Verdana" w:hAnsi="Verdana"/>
          <w:b/>
          <w:bCs/>
        </w:rPr>
        <w:t>read</w:t>
      </w:r>
      <w:r w:rsidRPr="007E0A14">
        <w:rPr>
          <w:rFonts w:ascii="Verdana" w:hAnsi="Verdana"/>
        </w:rPr>
        <w:t xml:space="preserve"> the story in the tent.</w:t>
      </w:r>
    </w:p>
    <w:p w14:paraId="30E51A49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It </w:t>
      </w:r>
      <w:r w:rsidRPr="007E0A14">
        <w:rPr>
          <w:rFonts w:ascii="Verdana" w:hAnsi="Verdana"/>
          <w:b/>
          <w:bCs/>
        </w:rPr>
        <w:t>was</w:t>
      </w:r>
      <w:r w:rsidRPr="007E0A14">
        <w:rPr>
          <w:rFonts w:ascii="Verdana" w:hAnsi="Verdana"/>
        </w:rPr>
        <w:t xml:space="preserve"> very dark, so they </w:t>
      </w:r>
      <w:r w:rsidRPr="007E0A14">
        <w:rPr>
          <w:rFonts w:ascii="Verdana" w:hAnsi="Verdana"/>
          <w:b/>
          <w:bCs/>
        </w:rPr>
        <w:t>turned</w:t>
      </w:r>
      <w:r w:rsidRPr="007E0A14">
        <w:rPr>
          <w:rFonts w:ascii="Verdana" w:hAnsi="Verdana"/>
        </w:rPr>
        <w:t xml:space="preserve"> on the torch.</w:t>
      </w:r>
    </w:p>
    <w:p w14:paraId="602E328B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The story </w:t>
      </w:r>
      <w:r w:rsidRPr="007E0A14">
        <w:rPr>
          <w:rFonts w:ascii="Verdana" w:hAnsi="Verdana"/>
          <w:b/>
          <w:bCs/>
        </w:rPr>
        <w:t>was</w:t>
      </w:r>
      <w:r w:rsidRPr="007E0A14">
        <w:rPr>
          <w:rFonts w:ascii="Verdana" w:hAnsi="Verdana"/>
        </w:rPr>
        <w:t xml:space="preserve"> funny… but also a little spooky!</w:t>
      </w:r>
    </w:p>
    <w:p w14:paraId="6755D809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</w:p>
    <w:p w14:paraId="634DAD6E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In the morning, their parents </w:t>
      </w:r>
      <w:r w:rsidRPr="007E0A14">
        <w:rPr>
          <w:rFonts w:ascii="Verdana" w:hAnsi="Verdana"/>
          <w:b/>
          <w:bCs/>
        </w:rPr>
        <w:t>came</w:t>
      </w:r>
      <w:r w:rsidRPr="007E0A14">
        <w:rPr>
          <w:rFonts w:ascii="Verdana" w:hAnsi="Verdana"/>
        </w:rPr>
        <w:t xml:space="preserve"> with hot chocolate and pancakes.</w:t>
      </w:r>
    </w:p>
    <w:p w14:paraId="36033ED6" w14:textId="77777777" w:rsidR="006C1C32" w:rsidRPr="007E0A14" w:rsidRDefault="006C1C32" w:rsidP="006C1C32">
      <w:pPr>
        <w:adjustRightInd w:val="0"/>
        <w:snapToGrid w:val="0"/>
        <w:rPr>
          <w:rFonts w:ascii="Verdana" w:hAnsi="Verdana"/>
        </w:rPr>
      </w:pPr>
      <w:r w:rsidRPr="007E0A14">
        <w:rPr>
          <w:rFonts w:ascii="Verdana" w:hAnsi="Verdana"/>
        </w:rPr>
        <w:t xml:space="preserve">Lucas </w:t>
      </w:r>
      <w:r w:rsidRPr="007E0A14">
        <w:rPr>
          <w:rFonts w:ascii="Verdana" w:hAnsi="Verdana"/>
          <w:b/>
          <w:bCs/>
        </w:rPr>
        <w:t>paid</w:t>
      </w:r>
      <w:r w:rsidRPr="007E0A14">
        <w:rPr>
          <w:rFonts w:ascii="Verdana" w:hAnsi="Verdana"/>
        </w:rPr>
        <w:t xml:space="preserve"> them with a big hug, and everyone </w:t>
      </w:r>
      <w:r w:rsidRPr="007E0A14">
        <w:rPr>
          <w:rFonts w:ascii="Verdana" w:hAnsi="Verdana"/>
          <w:b/>
          <w:bCs/>
        </w:rPr>
        <w:t>smiled</w:t>
      </w:r>
      <w:r w:rsidRPr="007E0A14">
        <w:rPr>
          <w:rFonts w:ascii="Verdana" w:hAnsi="Verdana"/>
        </w:rPr>
        <w:t>.</w:t>
      </w:r>
    </w:p>
    <w:p w14:paraId="6A978D74" w14:textId="77777777" w:rsidR="00360D7A" w:rsidRPr="007E0A14" w:rsidRDefault="00360D7A" w:rsidP="00523AFD">
      <w:pPr>
        <w:rPr>
          <w:rFonts w:ascii="Verdana" w:hAnsi="Verdana"/>
        </w:rPr>
      </w:pPr>
    </w:p>
    <w:p w14:paraId="1AB188EA" w14:textId="77777777" w:rsidR="006C1C32" w:rsidRPr="00DC6264" w:rsidRDefault="006C1C32" w:rsidP="006C1C32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3B2A8FD7" w14:textId="77777777" w:rsidR="006C1C32" w:rsidRDefault="006C1C32" w:rsidP="00523AFD">
      <w:pPr>
        <w:rPr>
          <w:rFonts w:ascii="Verdana" w:hAnsi="Verdana"/>
          <w:lang w:val="es-ES"/>
        </w:rPr>
      </w:pPr>
    </w:p>
    <w:p w14:paraId="2264A9A9" w14:textId="77777777" w:rsidR="001A398A" w:rsidRPr="007E0A14" w:rsidRDefault="001A398A" w:rsidP="001A398A">
      <w:pPr>
        <w:pStyle w:val="Prrafodelista"/>
        <w:numPr>
          <w:ilvl w:val="0"/>
          <w:numId w:val="22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lastRenderedPageBreak/>
        <w:t>Where did Lucas and his cousin go camping?</w:t>
      </w:r>
    </w:p>
    <w:p w14:paraId="0ACD740B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  <w:highlight w:val="yellow"/>
        </w:rPr>
        <w:t>In the forest</w:t>
      </w:r>
    </w:p>
    <w:p w14:paraId="06E96D97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</w:rPr>
        <w:t>At the beach</w:t>
      </w:r>
    </w:p>
    <w:p w14:paraId="4CC1B50F" w14:textId="164DFD12" w:rsidR="001A398A" w:rsidRDefault="001A398A" w:rsidP="001A398A">
      <w:pPr>
        <w:rPr>
          <w:ins w:id="234" w:author="Gareth Harding" w:date="2025-07-10T10:14:00Z" w16du:dateUtc="2025-07-10T08:14:00Z"/>
          <w:rFonts w:ascii="Verdana" w:hAnsi="Verdana"/>
          <w:lang w:val="es-ES"/>
        </w:rPr>
      </w:pPr>
      <w:r w:rsidRPr="001A398A">
        <w:rPr>
          <w:rFonts w:ascii="Verdana" w:hAnsi="Verdana"/>
          <w:lang w:val="es-ES"/>
        </w:rPr>
        <w:t xml:space="preserve">In </w:t>
      </w:r>
      <w:proofErr w:type="spellStart"/>
      <w:r w:rsidRPr="001A398A">
        <w:rPr>
          <w:rFonts w:ascii="Verdana" w:hAnsi="Verdana"/>
          <w:lang w:val="es-ES"/>
        </w:rPr>
        <w:t>the</w:t>
      </w:r>
      <w:proofErr w:type="spellEnd"/>
      <w:r w:rsidRPr="001A398A">
        <w:rPr>
          <w:rFonts w:ascii="Verdana" w:hAnsi="Verdana"/>
          <w:lang w:val="es-ES"/>
        </w:rPr>
        <w:t xml:space="preserve"> </w:t>
      </w:r>
      <w:proofErr w:type="spellStart"/>
      <w:r w:rsidRPr="001A398A">
        <w:rPr>
          <w:rFonts w:ascii="Verdana" w:hAnsi="Verdana"/>
          <w:lang w:val="es-ES"/>
        </w:rPr>
        <w:t>city</w:t>
      </w:r>
      <w:proofErr w:type="spellEnd"/>
    </w:p>
    <w:p w14:paraId="727CF30E" w14:textId="77777777" w:rsidR="004E0D61" w:rsidRPr="001A398A" w:rsidRDefault="004E0D61" w:rsidP="001A398A">
      <w:pPr>
        <w:rPr>
          <w:rFonts w:ascii="Verdana" w:hAnsi="Verdana"/>
          <w:lang w:val="es-ES"/>
        </w:rPr>
      </w:pPr>
    </w:p>
    <w:p w14:paraId="3E4BCBFA" w14:textId="0EC366C6" w:rsidR="001A398A" w:rsidRPr="007E0A14" w:rsidRDefault="001A398A" w:rsidP="001A398A">
      <w:pPr>
        <w:pStyle w:val="Prrafodelista"/>
        <w:numPr>
          <w:ilvl w:val="0"/>
          <w:numId w:val="22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 xml:space="preserve">What did they </w:t>
      </w:r>
      <w:del w:id="235" w:author="Gareth Harding" w:date="2025-07-10T10:14:00Z" w16du:dateUtc="2025-07-10T08:14:00Z">
        <w:r w:rsidRPr="007E0A14" w:rsidDel="004E0D61">
          <w:rPr>
            <w:rFonts w:ascii="Verdana" w:hAnsi="Verdana"/>
            <w:b/>
            <w:bCs/>
          </w:rPr>
          <w:delText xml:space="preserve">make </w:delText>
        </w:r>
      </w:del>
      <w:ins w:id="236" w:author="Gareth Harding" w:date="2025-07-10T10:14:00Z" w16du:dateUtc="2025-07-10T08:14:00Z">
        <w:r w:rsidR="004E0D61">
          <w:rPr>
            <w:rFonts w:ascii="Verdana" w:hAnsi="Verdana"/>
            <w:b/>
            <w:bCs/>
          </w:rPr>
          <w:t>take</w:t>
        </w:r>
        <w:r w:rsidR="004E0D61" w:rsidRPr="007E0A14">
          <w:rPr>
            <w:rFonts w:ascii="Verdana" w:hAnsi="Verdana"/>
            <w:b/>
            <w:bCs/>
          </w:rPr>
          <w:t xml:space="preserve"> </w:t>
        </w:r>
      </w:ins>
      <w:del w:id="237" w:author="Gareth Harding" w:date="2025-07-09T16:14:00Z" w16du:dateUtc="2025-07-09T14:14:00Z">
        <w:r w:rsidRPr="007E0A14" w:rsidDel="000A2CAD">
          <w:rPr>
            <w:rFonts w:ascii="Verdana" w:hAnsi="Verdana"/>
            <w:b/>
            <w:bCs/>
          </w:rPr>
          <w:delText xml:space="preserve">at </w:delText>
        </w:r>
      </w:del>
      <w:ins w:id="238" w:author="Gareth Harding" w:date="2025-07-10T10:14:00Z" w16du:dateUtc="2025-07-10T08:14:00Z">
        <w:r w:rsidR="004E0D61">
          <w:rPr>
            <w:rFonts w:ascii="Verdana" w:hAnsi="Verdana"/>
            <w:b/>
            <w:bCs/>
          </w:rPr>
          <w:t>to</w:t>
        </w:r>
      </w:ins>
      <w:ins w:id="239" w:author="Gareth Harding" w:date="2025-07-09T16:14:00Z" w16du:dateUtc="2025-07-09T14:14:00Z">
        <w:r w:rsidR="000A2CAD" w:rsidRPr="007E0A14">
          <w:rPr>
            <w:rFonts w:ascii="Verdana" w:hAnsi="Verdana"/>
            <w:b/>
            <w:bCs/>
          </w:rPr>
          <w:t xml:space="preserve"> </w:t>
        </w:r>
      </w:ins>
      <w:r w:rsidRPr="007E0A14">
        <w:rPr>
          <w:rFonts w:ascii="Verdana" w:hAnsi="Verdana"/>
          <w:b/>
          <w:bCs/>
        </w:rPr>
        <w:t>the forest?</w:t>
      </w:r>
    </w:p>
    <w:p w14:paraId="7CDD1341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  <w:highlight w:val="yellow"/>
        </w:rPr>
        <w:t>A small tent</w:t>
      </w:r>
    </w:p>
    <w:p w14:paraId="483891DC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</w:rPr>
        <w:t>A big castle</w:t>
      </w:r>
    </w:p>
    <w:p w14:paraId="6D549BA2" w14:textId="48F24C18" w:rsidR="001A398A" w:rsidRDefault="001A398A" w:rsidP="001A398A">
      <w:pPr>
        <w:rPr>
          <w:ins w:id="240" w:author="Gareth Harding" w:date="2025-07-10T10:14:00Z" w16du:dateUtc="2025-07-10T08:14:00Z"/>
          <w:rFonts w:ascii="Verdana" w:hAnsi="Verdana"/>
          <w:lang w:val="es-ES"/>
        </w:rPr>
      </w:pPr>
      <w:r w:rsidRPr="001A398A">
        <w:rPr>
          <w:rFonts w:ascii="Verdana" w:hAnsi="Verdana"/>
          <w:lang w:val="es-ES"/>
        </w:rPr>
        <w:t xml:space="preserve">A </w:t>
      </w:r>
      <w:proofErr w:type="spellStart"/>
      <w:r w:rsidRPr="001A398A">
        <w:rPr>
          <w:rFonts w:ascii="Verdana" w:hAnsi="Verdana"/>
          <w:lang w:val="es-ES"/>
        </w:rPr>
        <w:t>tree</w:t>
      </w:r>
      <w:proofErr w:type="spellEnd"/>
      <w:r w:rsidRPr="001A398A">
        <w:rPr>
          <w:rFonts w:ascii="Verdana" w:hAnsi="Verdana"/>
          <w:lang w:val="es-ES"/>
        </w:rPr>
        <w:t xml:space="preserve"> </w:t>
      </w:r>
      <w:proofErr w:type="spellStart"/>
      <w:r w:rsidRPr="001A398A">
        <w:rPr>
          <w:rFonts w:ascii="Verdana" w:hAnsi="Verdana"/>
          <w:lang w:val="es-ES"/>
        </w:rPr>
        <w:t>house</w:t>
      </w:r>
      <w:proofErr w:type="spellEnd"/>
    </w:p>
    <w:p w14:paraId="6BA12F67" w14:textId="77777777" w:rsidR="004E0D61" w:rsidRPr="001A398A" w:rsidRDefault="004E0D61" w:rsidP="001A398A">
      <w:pPr>
        <w:rPr>
          <w:rFonts w:ascii="Verdana" w:hAnsi="Verdana"/>
          <w:lang w:val="es-ES"/>
        </w:rPr>
      </w:pPr>
    </w:p>
    <w:p w14:paraId="61E37861" w14:textId="77777777" w:rsidR="001A398A" w:rsidRPr="007E0A14" w:rsidRDefault="001A398A" w:rsidP="001A398A">
      <w:pPr>
        <w:pStyle w:val="Prrafodelista"/>
        <w:numPr>
          <w:ilvl w:val="0"/>
          <w:numId w:val="22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What did Lucas see near the lake?</w:t>
      </w:r>
    </w:p>
    <w:p w14:paraId="6E8E1C0B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  <w:highlight w:val="yellow"/>
        </w:rPr>
        <w:t>A frog</w:t>
      </w:r>
    </w:p>
    <w:p w14:paraId="5CD6C708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</w:rPr>
        <w:t>A dragon</w:t>
      </w:r>
    </w:p>
    <w:p w14:paraId="77C09C34" w14:textId="125E032C" w:rsidR="001A398A" w:rsidRDefault="001A398A" w:rsidP="001A398A">
      <w:pPr>
        <w:rPr>
          <w:ins w:id="241" w:author="Gareth Harding" w:date="2025-07-10T10:14:00Z" w16du:dateUtc="2025-07-10T08:14:00Z"/>
          <w:rFonts w:ascii="Verdana" w:hAnsi="Verdana"/>
        </w:rPr>
      </w:pPr>
      <w:r w:rsidRPr="007E0A14">
        <w:rPr>
          <w:rFonts w:ascii="Verdana" w:hAnsi="Verdana"/>
        </w:rPr>
        <w:t xml:space="preserve">A pirate </w:t>
      </w:r>
      <w:proofErr w:type="gramStart"/>
      <w:r w:rsidRPr="007E0A14">
        <w:rPr>
          <w:rFonts w:ascii="Verdana" w:hAnsi="Verdana"/>
        </w:rPr>
        <w:t>ship</w:t>
      </w:r>
      <w:proofErr w:type="gramEnd"/>
    </w:p>
    <w:p w14:paraId="3ADEE753" w14:textId="77777777" w:rsidR="004E0D61" w:rsidRPr="007E0A14" w:rsidRDefault="004E0D61" w:rsidP="001A398A">
      <w:pPr>
        <w:rPr>
          <w:rFonts w:ascii="Verdana" w:hAnsi="Verdana"/>
        </w:rPr>
      </w:pPr>
    </w:p>
    <w:p w14:paraId="33358063" w14:textId="77777777" w:rsidR="001A398A" w:rsidRPr="007E0A14" w:rsidRDefault="001A398A" w:rsidP="001A398A">
      <w:pPr>
        <w:pStyle w:val="Prrafodelista"/>
        <w:numPr>
          <w:ilvl w:val="0"/>
          <w:numId w:val="22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Why did they eat biscuits and drink orange juice?</w:t>
      </w:r>
    </w:p>
    <w:p w14:paraId="268B156E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</w:rPr>
        <w:t>Because they were tired</w:t>
      </w:r>
    </w:p>
    <w:p w14:paraId="40C1F108" w14:textId="77777777" w:rsidR="001A398A" w:rsidRPr="007E0A14" w:rsidRDefault="001A398A" w:rsidP="001A398A">
      <w:pPr>
        <w:rPr>
          <w:rFonts w:ascii="Verdana" w:hAnsi="Verdana"/>
        </w:rPr>
      </w:pPr>
      <w:r w:rsidRPr="007E0A14">
        <w:rPr>
          <w:rFonts w:ascii="Verdana" w:hAnsi="Verdana"/>
          <w:highlight w:val="yellow"/>
        </w:rPr>
        <w:t>Because they were hungry</w:t>
      </w:r>
    </w:p>
    <w:p w14:paraId="5A19D340" w14:textId="3BAC6947" w:rsidR="001A398A" w:rsidRDefault="001A398A" w:rsidP="001A398A">
      <w:pPr>
        <w:rPr>
          <w:ins w:id="242" w:author="Gareth Harding" w:date="2025-07-10T10:14:00Z" w16du:dateUtc="2025-07-10T08:14:00Z"/>
          <w:rFonts w:ascii="Verdana" w:hAnsi="Verdana"/>
          <w:lang w:val="es-ES"/>
        </w:rPr>
      </w:pPr>
      <w:proofErr w:type="spellStart"/>
      <w:r w:rsidRPr="001A398A">
        <w:rPr>
          <w:rFonts w:ascii="Verdana" w:hAnsi="Verdana"/>
          <w:lang w:val="es-ES"/>
        </w:rPr>
        <w:t>Because</w:t>
      </w:r>
      <w:proofErr w:type="spellEnd"/>
      <w:r w:rsidRPr="001A398A">
        <w:rPr>
          <w:rFonts w:ascii="Verdana" w:hAnsi="Verdana"/>
          <w:lang w:val="es-ES"/>
        </w:rPr>
        <w:t xml:space="preserve"> </w:t>
      </w:r>
      <w:proofErr w:type="spellStart"/>
      <w:r w:rsidRPr="001A398A">
        <w:rPr>
          <w:rFonts w:ascii="Verdana" w:hAnsi="Verdana"/>
          <w:lang w:val="es-ES"/>
        </w:rPr>
        <w:t>it</w:t>
      </w:r>
      <w:proofErr w:type="spellEnd"/>
      <w:r w:rsidRPr="001A398A">
        <w:rPr>
          <w:rFonts w:ascii="Verdana" w:hAnsi="Verdana"/>
          <w:lang w:val="es-ES"/>
        </w:rPr>
        <w:t xml:space="preserve"> </w:t>
      </w:r>
      <w:proofErr w:type="spellStart"/>
      <w:r w:rsidRPr="001A398A">
        <w:rPr>
          <w:rFonts w:ascii="Verdana" w:hAnsi="Verdana"/>
          <w:lang w:val="es-ES"/>
        </w:rPr>
        <w:t>was</w:t>
      </w:r>
      <w:proofErr w:type="spellEnd"/>
      <w:r w:rsidRPr="001A398A">
        <w:rPr>
          <w:rFonts w:ascii="Verdana" w:hAnsi="Verdana"/>
          <w:lang w:val="es-ES"/>
        </w:rPr>
        <w:t xml:space="preserve"> </w:t>
      </w:r>
      <w:proofErr w:type="spellStart"/>
      <w:r w:rsidRPr="001A398A">
        <w:rPr>
          <w:rFonts w:ascii="Verdana" w:hAnsi="Verdana"/>
          <w:lang w:val="es-ES"/>
        </w:rPr>
        <w:t>raining</w:t>
      </w:r>
      <w:proofErr w:type="spellEnd"/>
    </w:p>
    <w:p w14:paraId="6A706CF2" w14:textId="77777777" w:rsidR="004E0D61" w:rsidRPr="001A398A" w:rsidRDefault="004E0D61" w:rsidP="001A398A">
      <w:pPr>
        <w:rPr>
          <w:rFonts w:ascii="Verdana" w:hAnsi="Verdana"/>
          <w:lang w:val="es-ES"/>
        </w:rPr>
      </w:pPr>
    </w:p>
    <w:p w14:paraId="2BCA15FE" w14:textId="77777777" w:rsidR="001A398A" w:rsidRPr="007E0A14" w:rsidRDefault="001A398A" w:rsidP="001A398A">
      <w:pPr>
        <w:pStyle w:val="Prrafodelista"/>
        <w:numPr>
          <w:ilvl w:val="0"/>
          <w:numId w:val="22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What kind of story did they write?</w:t>
      </w:r>
    </w:p>
    <w:p w14:paraId="02BA7FA7" w14:textId="6ADBEDC5" w:rsidR="001A398A" w:rsidRPr="007E0A14" w:rsidRDefault="001A398A" w:rsidP="001A398A">
      <w:pPr>
        <w:rPr>
          <w:rFonts w:ascii="Verdana" w:hAnsi="Verdana"/>
        </w:rPr>
      </w:pPr>
      <w:del w:id="243" w:author="Gareth Harding" w:date="2025-07-09T16:15:00Z" w16du:dateUtc="2025-07-09T14:15:00Z">
        <w:r w:rsidRPr="007E0A14" w:rsidDel="000A2CAD">
          <w:rPr>
            <w:rFonts w:ascii="Verdana" w:hAnsi="Verdana"/>
          </w:rPr>
          <w:delText xml:space="preserve">About </w:delText>
        </w:r>
      </w:del>
      <w:ins w:id="244" w:author="Gareth Harding" w:date="2025-07-09T16:15:00Z" w16du:dateUtc="2025-07-09T14:15:00Z">
        <w:r w:rsidR="000A2CAD">
          <w:rPr>
            <w:rFonts w:ascii="Verdana" w:hAnsi="Verdana"/>
          </w:rPr>
          <w:t>One a</w:t>
        </w:r>
        <w:r w:rsidR="000A2CAD" w:rsidRPr="007E0A14">
          <w:rPr>
            <w:rFonts w:ascii="Verdana" w:hAnsi="Verdana"/>
          </w:rPr>
          <w:t xml:space="preserve">bout </w:t>
        </w:r>
      </w:ins>
      <w:r w:rsidRPr="007E0A14">
        <w:rPr>
          <w:rFonts w:ascii="Verdana" w:hAnsi="Verdana"/>
        </w:rPr>
        <w:t>a dragon</w:t>
      </w:r>
    </w:p>
    <w:p w14:paraId="47BFDCFE" w14:textId="7CE84D5D" w:rsidR="001A398A" w:rsidRPr="007E0A14" w:rsidRDefault="001A398A" w:rsidP="001A398A">
      <w:pPr>
        <w:rPr>
          <w:rFonts w:ascii="Verdana" w:hAnsi="Verdana"/>
        </w:rPr>
      </w:pPr>
      <w:del w:id="245" w:author="Gareth Harding" w:date="2025-07-09T16:15:00Z" w16du:dateUtc="2025-07-09T14:15:00Z">
        <w:r w:rsidRPr="007E0A14" w:rsidDel="000A2CAD">
          <w:rPr>
            <w:rFonts w:ascii="Verdana" w:hAnsi="Verdana"/>
            <w:highlight w:val="yellow"/>
          </w:rPr>
          <w:delText xml:space="preserve">About </w:delText>
        </w:r>
      </w:del>
      <w:ins w:id="246" w:author="Gareth Harding" w:date="2025-07-09T16:15:00Z" w16du:dateUtc="2025-07-09T14:15:00Z">
        <w:r w:rsidR="000A2CAD">
          <w:rPr>
            <w:rFonts w:ascii="Verdana" w:hAnsi="Verdana"/>
            <w:highlight w:val="yellow"/>
          </w:rPr>
          <w:t>One a</w:t>
        </w:r>
        <w:r w:rsidR="000A2CAD" w:rsidRPr="007E0A14">
          <w:rPr>
            <w:rFonts w:ascii="Verdana" w:hAnsi="Verdana"/>
            <w:highlight w:val="yellow"/>
          </w:rPr>
          <w:t xml:space="preserve">bout </w:t>
        </w:r>
      </w:ins>
      <w:r w:rsidRPr="007E0A14">
        <w:rPr>
          <w:rFonts w:ascii="Verdana" w:hAnsi="Verdana"/>
          <w:highlight w:val="yellow"/>
        </w:rPr>
        <w:t xml:space="preserve">an </w:t>
      </w:r>
      <w:del w:id="247" w:author="Gareth Harding" w:date="2025-07-10T10:14:00Z" w16du:dateUtc="2025-07-10T08:14:00Z">
        <w:r w:rsidRPr="007E0A14" w:rsidDel="004E0D61">
          <w:rPr>
            <w:rFonts w:ascii="Verdana" w:hAnsi="Verdana"/>
            <w:highlight w:val="yellow"/>
          </w:rPr>
          <w:delText xml:space="preserve">enchanting </w:delText>
        </w:r>
      </w:del>
      <w:ins w:id="248" w:author="Gareth Harding" w:date="2025-07-10T10:14:00Z" w16du:dateUtc="2025-07-10T08:14:00Z">
        <w:r w:rsidR="004E0D61" w:rsidRPr="007E0A14">
          <w:rPr>
            <w:rFonts w:ascii="Verdana" w:hAnsi="Verdana"/>
            <w:highlight w:val="yellow"/>
          </w:rPr>
          <w:t>enchant</w:t>
        </w:r>
        <w:r w:rsidR="004E0D61">
          <w:rPr>
            <w:rFonts w:ascii="Verdana" w:hAnsi="Verdana"/>
            <w:highlight w:val="yellow"/>
          </w:rPr>
          <w:t>ed</w:t>
        </w:r>
        <w:r w:rsidR="004E0D61" w:rsidRPr="007E0A14">
          <w:rPr>
            <w:rFonts w:ascii="Verdana" w:hAnsi="Verdana"/>
            <w:highlight w:val="yellow"/>
          </w:rPr>
          <w:t xml:space="preserve"> </w:t>
        </w:r>
      </w:ins>
      <w:r w:rsidRPr="007E0A14">
        <w:rPr>
          <w:rFonts w:ascii="Verdana" w:hAnsi="Verdana"/>
          <w:highlight w:val="yellow"/>
        </w:rPr>
        <w:t>frog</w:t>
      </w:r>
    </w:p>
    <w:p w14:paraId="2CCBC326" w14:textId="7643DB83" w:rsidR="001A398A" w:rsidRDefault="001A398A" w:rsidP="001A398A">
      <w:pPr>
        <w:rPr>
          <w:ins w:id="249" w:author="Gareth Harding" w:date="2025-07-10T10:14:00Z" w16du:dateUtc="2025-07-10T08:14:00Z"/>
          <w:rFonts w:ascii="Verdana" w:hAnsi="Verdana"/>
          <w:lang w:val="es-ES"/>
        </w:rPr>
      </w:pPr>
      <w:del w:id="250" w:author="Gareth Harding" w:date="2025-07-09T16:15:00Z" w16du:dateUtc="2025-07-09T14:15:00Z">
        <w:r w:rsidRPr="001A398A" w:rsidDel="000A2CAD">
          <w:rPr>
            <w:rFonts w:ascii="Verdana" w:hAnsi="Verdana"/>
            <w:lang w:val="es-ES"/>
          </w:rPr>
          <w:delText xml:space="preserve">About </w:delText>
        </w:r>
      </w:del>
      <w:proofErr w:type="spellStart"/>
      <w:ins w:id="251" w:author="Gareth Harding" w:date="2025-07-09T16:15:00Z" w16du:dateUtc="2025-07-09T14:15:00Z">
        <w:r w:rsidR="000A2CAD">
          <w:rPr>
            <w:rFonts w:ascii="Verdana" w:hAnsi="Verdana"/>
            <w:lang w:val="es-ES"/>
          </w:rPr>
          <w:t>One</w:t>
        </w:r>
        <w:proofErr w:type="spellEnd"/>
        <w:r w:rsidR="000A2CAD">
          <w:rPr>
            <w:rFonts w:ascii="Verdana" w:hAnsi="Verdana"/>
            <w:lang w:val="es-ES"/>
          </w:rPr>
          <w:t xml:space="preserve"> </w:t>
        </w:r>
        <w:proofErr w:type="spellStart"/>
        <w:r w:rsidR="000A2CAD">
          <w:rPr>
            <w:rFonts w:ascii="Verdana" w:hAnsi="Verdana"/>
            <w:lang w:val="es-ES"/>
          </w:rPr>
          <w:t>a</w:t>
        </w:r>
        <w:r w:rsidR="000A2CAD" w:rsidRPr="001A398A">
          <w:rPr>
            <w:rFonts w:ascii="Verdana" w:hAnsi="Verdana"/>
            <w:lang w:val="es-ES"/>
          </w:rPr>
          <w:t>bout</w:t>
        </w:r>
        <w:proofErr w:type="spellEnd"/>
        <w:r w:rsidR="000A2CAD" w:rsidRPr="001A398A">
          <w:rPr>
            <w:rFonts w:ascii="Verdana" w:hAnsi="Verdana"/>
            <w:lang w:val="es-ES"/>
          </w:rPr>
          <w:t xml:space="preserve"> </w:t>
        </w:r>
      </w:ins>
      <w:r w:rsidRPr="001A398A">
        <w:rPr>
          <w:rFonts w:ascii="Verdana" w:hAnsi="Verdana"/>
          <w:lang w:val="es-ES"/>
        </w:rPr>
        <w:t xml:space="preserve">a </w:t>
      </w:r>
      <w:proofErr w:type="spellStart"/>
      <w:r w:rsidRPr="001A398A">
        <w:rPr>
          <w:rFonts w:ascii="Verdana" w:hAnsi="Verdana"/>
          <w:lang w:val="es-ES"/>
        </w:rPr>
        <w:t>superhero</w:t>
      </w:r>
      <w:proofErr w:type="spellEnd"/>
    </w:p>
    <w:p w14:paraId="37C64BA8" w14:textId="77777777" w:rsidR="004E0D61" w:rsidRPr="001A398A" w:rsidRDefault="004E0D61" w:rsidP="001A398A">
      <w:pPr>
        <w:rPr>
          <w:rFonts w:ascii="Verdana" w:hAnsi="Verdana"/>
          <w:lang w:val="es-ES"/>
        </w:rPr>
      </w:pPr>
    </w:p>
    <w:p w14:paraId="200A4D37" w14:textId="1231A9DB" w:rsidR="001A398A" w:rsidRPr="007E0A14" w:rsidRDefault="001A398A" w:rsidP="001A398A">
      <w:pPr>
        <w:pStyle w:val="Prrafodelista"/>
        <w:numPr>
          <w:ilvl w:val="0"/>
          <w:numId w:val="22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They read the story outside the tent.</w:t>
      </w:r>
    </w:p>
    <w:p w14:paraId="47E328E2" w14:textId="77777777" w:rsidR="000A2CAD" w:rsidRPr="000A2CAD" w:rsidRDefault="000A2CAD">
      <w:pPr>
        <w:rPr>
          <w:moveTo w:id="252" w:author="Gareth Harding" w:date="2025-07-09T16:15:00Z" w16du:dateUtc="2025-07-09T14:15:00Z"/>
          <w:rFonts w:ascii="Verdana" w:hAnsi="Verdana"/>
          <w:lang w:val="es-ES"/>
          <w:rPrChange w:id="253" w:author="Gareth Harding" w:date="2025-07-09T16:15:00Z" w16du:dateUtc="2025-07-09T14:15:00Z">
            <w:rPr>
              <w:moveTo w:id="254" w:author="Gareth Harding" w:date="2025-07-09T16:15:00Z" w16du:dateUtc="2025-07-09T14:15:00Z"/>
              <w:lang w:val="es-ES"/>
            </w:rPr>
          </w:rPrChange>
        </w:rPr>
        <w:pPrChange w:id="255" w:author="Gareth Harding" w:date="2025-07-09T16:15:00Z" w16du:dateUtc="2025-07-09T14:15:00Z">
          <w:pPr>
            <w:pStyle w:val="Prrafodelista"/>
            <w:numPr>
              <w:numId w:val="22"/>
            </w:numPr>
            <w:ind w:left="360" w:hanging="360"/>
          </w:pPr>
        </w:pPrChange>
      </w:pPr>
      <w:moveToRangeStart w:id="256" w:author="Gareth Harding" w:date="2025-07-09T16:15:00Z" w:name="move202970166"/>
      <w:moveTo w:id="257" w:author="Gareth Harding" w:date="2025-07-09T16:15:00Z" w16du:dateUtc="2025-07-09T14:15:00Z">
        <w:r w:rsidRPr="000A2CAD">
          <w:rPr>
            <w:rFonts w:ascii="Verdana" w:hAnsi="Verdana"/>
            <w:lang w:val="es-ES"/>
            <w:rPrChange w:id="258" w:author="Gareth Harding" w:date="2025-07-09T16:15:00Z" w16du:dateUtc="2025-07-09T14:15:00Z">
              <w:rPr>
                <w:lang w:val="es-ES"/>
              </w:rPr>
            </w:rPrChange>
          </w:rPr>
          <w:t>True</w:t>
        </w:r>
      </w:moveTo>
    </w:p>
    <w:moveToRangeEnd w:id="256"/>
    <w:p w14:paraId="46410A9A" w14:textId="77777777" w:rsidR="001A398A" w:rsidRPr="001A398A" w:rsidRDefault="001A398A" w:rsidP="001A398A">
      <w:pPr>
        <w:rPr>
          <w:rFonts w:ascii="Verdana" w:hAnsi="Verdana"/>
          <w:lang w:val="es-ES"/>
        </w:rPr>
      </w:pPr>
      <w:r w:rsidRPr="001A398A">
        <w:rPr>
          <w:rFonts w:ascii="Verdana" w:hAnsi="Verdana"/>
          <w:highlight w:val="yellow"/>
          <w:lang w:val="es-ES"/>
        </w:rPr>
        <w:t>False</w:t>
      </w:r>
    </w:p>
    <w:p w14:paraId="6E2F76D4" w14:textId="3A78A186" w:rsidR="001A398A" w:rsidRPr="001A398A" w:rsidDel="000A2CAD" w:rsidRDefault="001A398A" w:rsidP="001A398A">
      <w:pPr>
        <w:rPr>
          <w:moveFrom w:id="259" w:author="Gareth Harding" w:date="2025-07-09T16:15:00Z" w16du:dateUtc="2025-07-09T14:15:00Z"/>
          <w:rFonts w:ascii="Verdana" w:hAnsi="Verdana"/>
          <w:lang w:val="es-ES"/>
        </w:rPr>
      </w:pPr>
      <w:moveFromRangeStart w:id="260" w:author="Gareth Harding" w:date="2025-07-09T16:15:00Z" w:name="move202970166"/>
      <w:moveFrom w:id="261" w:author="Gareth Harding" w:date="2025-07-09T16:15:00Z" w16du:dateUtc="2025-07-09T14:15:00Z">
        <w:r w:rsidRPr="001A398A" w:rsidDel="000A2CAD">
          <w:rPr>
            <w:rFonts w:ascii="Verdana" w:hAnsi="Verdana"/>
            <w:lang w:val="es-ES"/>
          </w:rPr>
          <w:t>True</w:t>
        </w:r>
      </w:moveFrom>
    </w:p>
    <w:moveFromRangeEnd w:id="260"/>
    <w:p w14:paraId="1BD25998" w14:textId="77777777" w:rsidR="001A398A" w:rsidRDefault="001A398A" w:rsidP="00523AFD">
      <w:pPr>
        <w:rPr>
          <w:rFonts w:ascii="Verdana" w:hAnsi="Verdana"/>
          <w:lang w:val="es-ES"/>
        </w:rPr>
      </w:pPr>
    </w:p>
    <w:p w14:paraId="24BCC311" w14:textId="77777777" w:rsidR="001A398A" w:rsidRDefault="001A398A" w:rsidP="00523AFD">
      <w:pPr>
        <w:rPr>
          <w:rFonts w:ascii="Verdana" w:hAnsi="Verdana"/>
          <w:lang w:val="es-ES"/>
        </w:rPr>
      </w:pPr>
    </w:p>
    <w:p w14:paraId="58C416C7" w14:textId="1C2F07E9" w:rsidR="00D94220" w:rsidRPr="00D94220" w:rsidRDefault="00D94220" w:rsidP="00D94220">
      <w:pPr>
        <w:rPr>
          <w:rFonts w:ascii="Verdana" w:hAnsi="Verdana"/>
          <w:b/>
          <w:bCs/>
          <w:lang w:val="es-ES"/>
        </w:rPr>
      </w:pPr>
    </w:p>
    <w:p w14:paraId="75AAC40E" w14:textId="77777777" w:rsidR="00D94220" w:rsidRPr="00D94220" w:rsidRDefault="00D94220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262" w:author="48105" w:date="2025-07-22T16:54:00Z" w16du:dateUtc="2025-07-22T14:54:00Z">
          <w:pPr>
            <w:pStyle w:val="Prrafodelista"/>
            <w:numPr>
              <w:numId w:val="37"/>
            </w:numPr>
            <w:adjustRightInd w:val="0"/>
            <w:snapToGrid w:val="0"/>
            <w:ind w:hanging="360"/>
            <w:contextualSpacing w:val="0"/>
          </w:pPr>
        </w:pPrChange>
      </w:pPr>
      <w:r w:rsidRPr="00D94220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Our First Music Festival</w:t>
      </w:r>
    </w:p>
    <w:p w14:paraId="33303F47" w14:textId="77777777" w:rsidR="00D94220" w:rsidRPr="00D94220" w:rsidRDefault="00D94220" w:rsidP="00D94220">
      <w:pPr>
        <w:rPr>
          <w:rFonts w:ascii="Verdana" w:hAnsi="Verdana"/>
          <w:lang w:val="es-ES"/>
        </w:rPr>
      </w:pPr>
    </w:p>
    <w:p w14:paraId="278C4EE3" w14:textId="7777777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Lucy </w:t>
      </w:r>
      <w:r w:rsidRPr="007E0A14">
        <w:rPr>
          <w:rFonts w:ascii="Verdana" w:hAnsi="Verdana"/>
          <w:b/>
          <w:bCs/>
        </w:rPr>
        <w:t>woke</w:t>
      </w:r>
      <w:r w:rsidRPr="007E0A14">
        <w:rPr>
          <w:rFonts w:ascii="Verdana" w:hAnsi="Verdana"/>
        </w:rPr>
        <w:t xml:space="preserve"> up and </w:t>
      </w:r>
      <w:r w:rsidRPr="007E0A14">
        <w:rPr>
          <w:rFonts w:ascii="Verdana" w:hAnsi="Verdana"/>
          <w:b/>
          <w:bCs/>
        </w:rPr>
        <w:t>felt</w:t>
      </w:r>
      <w:r w:rsidRPr="007E0A14">
        <w:rPr>
          <w:rFonts w:ascii="Verdana" w:hAnsi="Verdana"/>
        </w:rPr>
        <w:t xml:space="preserve"> excited because she </w:t>
      </w:r>
      <w:r w:rsidRPr="007E0A14">
        <w:rPr>
          <w:rFonts w:ascii="Verdana" w:hAnsi="Verdana"/>
          <w:b/>
          <w:bCs/>
        </w:rPr>
        <w:t>had</w:t>
      </w:r>
      <w:r w:rsidRPr="007E0A14">
        <w:rPr>
          <w:rFonts w:ascii="Verdana" w:hAnsi="Verdana"/>
        </w:rPr>
        <w:t xml:space="preserve"> a music lesson.</w:t>
      </w:r>
    </w:p>
    <w:p w14:paraId="4CBB18BB" w14:textId="7777777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She </w:t>
      </w:r>
      <w:r w:rsidRPr="007E0A14">
        <w:rPr>
          <w:rFonts w:ascii="Verdana" w:hAnsi="Verdana"/>
          <w:b/>
          <w:bCs/>
        </w:rPr>
        <w:t>got</w:t>
      </w:r>
      <w:r w:rsidRPr="007E0A14">
        <w:rPr>
          <w:rFonts w:ascii="Verdana" w:hAnsi="Verdana"/>
        </w:rPr>
        <w:t xml:space="preserve"> her guitar and </w:t>
      </w:r>
      <w:r w:rsidRPr="007E0A14">
        <w:rPr>
          <w:rFonts w:ascii="Verdana" w:hAnsi="Verdana"/>
          <w:b/>
          <w:bCs/>
        </w:rPr>
        <w:t>held</w:t>
      </w:r>
      <w:r w:rsidRPr="007E0A14">
        <w:rPr>
          <w:rFonts w:ascii="Verdana" w:hAnsi="Verdana"/>
        </w:rPr>
        <w:t xml:space="preserve"> it carefully.</w:t>
      </w:r>
    </w:p>
    <w:p w14:paraId="40B0959A" w14:textId="77777777" w:rsidR="00511EB9" w:rsidRPr="007E0A14" w:rsidRDefault="00511EB9" w:rsidP="00511EB9">
      <w:pPr>
        <w:rPr>
          <w:rFonts w:ascii="Verdana" w:hAnsi="Verdana"/>
        </w:rPr>
      </w:pPr>
    </w:p>
    <w:p w14:paraId="5167FC5A" w14:textId="7777777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At school, she </w:t>
      </w:r>
      <w:r w:rsidRPr="007E0A14">
        <w:rPr>
          <w:rFonts w:ascii="Verdana" w:hAnsi="Verdana"/>
          <w:b/>
          <w:bCs/>
        </w:rPr>
        <w:t>sat</w:t>
      </w:r>
      <w:r w:rsidRPr="007E0A14">
        <w:rPr>
          <w:rFonts w:ascii="Verdana" w:hAnsi="Verdana"/>
        </w:rPr>
        <w:t xml:space="preserve"> with her friends and </w:t>
      </w:r>
      <w:r w:rsidRPr="007E0A14">
        <w:rPr>
          <w:rFonts w:ascii="Verdana" w:hAnsi="Verdana"/>
          <w:b/>
          <w:bCs/>
        </w:rPr>
        <w:t>sang</w:t>
      </w:r>
      <w:r w:rsidRPr="007E0A14">
        <w:rPr>
          <w:rFonts w:ascii="Verdana" w:hAnsi="Verdana"/>
        </w:rPr>
        <w:t xml:space="preserve"> a happy song.</w:t>
      </w:r>
    </w:p>
    <w:p w14:paraId="1D48E682" w14:textId="7777777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Her teacher </w:t>
      </w:r>
      <w:r w:rsidRPr="007E0A14">
        <w:rPr>
          <w:rFonts w:ascii="Verdana" w:hAnsi="Verdana"/>
          <w:b/>
          <w:bCs/>
        </w:rPr>
        <w:t>gave</w:t>
      </w:r>
      <w:r w:rsidRPr="007E0A14">
        <w:rPr>
          <w:rFonts w:ascii="Verdana" w:hAnsi="Verdana"/>
        </w:rPr>
        <w:t xml:space="preserve"> her a smile and </w:t>
      </w:r>
      <w:r w:rsidRPr="007E0A14">
        <w:rPr>
          <w:rFonts w:ascii="Verdana" w:hAnsi="Verdana"/>
          <w:b/>
          <w:bCs/>
        </w:rPr>
        <w:t>said</w:t>
      </w:r>
      <w:r w:rsidRPr="007E0A14">
        <w:rPr>
          <w:rFonts w:ascii="Verdana" w:hAnsi="Verdana"/>
        </w:rPr>
        <w:t xml:space="preserve"> she </w:t>
      </w:r>
      <w:r w:rsidRPr="007E0A14">
        <w:rPr>
          <w:rFonts w:ascii="Verdana" w:hAnsi="Verdana"/>
          <w:b/>
          <w:bCs/>
        </w:rPr>
        <w:t>did</w:t>
      </w:r>
      <w:r w:rsidRPr="007E0A14">
        <w:rPr>
          <w:rFonts w:ascii="Verdana" w:hAnsi="Verdana"/>
        </w:rPr>
        <w:t xml:space="preserve"> very well.</w:t>
      </w:r>
    </w:p>
    <w:p w14:paraId="10BFCC97" w14:textId="77777777" w:rsidR="00511EB9" w:rsidRPr="007E0A14" w:rsidRDefault="00511EB9" w:rsidP="00511EB9">
      <w:pPr>
        <w:rPr>
          <w:rFonts w:ascii="Verdana" w:hAnsi="Verdana"/>
        </w:rPr>
      </w:pPr>
    </w:p>
    <w:p w14:paraId="29187BA6" w14:textId="4C780C1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After the lesson, Lucy and her friends </w:t>
      </w:r>
      <w:r w:rsidR="008F1D9F" w:rsidRPr="007E0A14">
        <w:rPr>
          <w:rFonts w:ascii="Verdana" w:hAnsi="Verdana"/>
          <w:b/>
          <w:bCs/>
        </w:rPr>
        <w:t>went</w:t>
      </w:r>
      <w:r w:rsidRPr="007E0A14">
        <w:rPr>
          <w:rFonts w:ascii="Verdana" w:hAnsi="Verdana"/>
        </w:rPr>
        <w:t xml:space="preserve"> to the park.</w:t>
      </w:r>
    </w:p>
    <w:p w14:paraId="2B4C4B06" w14:textId="7777777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They </w:t>
      </w:r>
      <w:r w:rsidRPr="007E0A14">
        <w:rPr>
          <w:rFonts w:ascii="Verdana" w:hAnsi="Verdana"/>
          <w:b/>
          <w:bCs/>
        </w:rPr>
        <w:t>built</w:t>
      </w:r>
      <w:r w:rsidRPr="007E0A14">
        <w:rPr>
          <w:rFonts w:ascii="Verdana" w:hAnsi="Verdana"/>
        </w:rPr>
        <w:t xml:space="preserve"> a little stage with some boxes and </w:t>
      </w:r>
      <w:r w:rsidRPr="007E0A14">
        <w:rPr>
          <w:rFonts w:ascii="Verdana" w:hAnsi="Verdana"/>
          <w:b/>
          <w:bCs/>
        </w:rPr>
        <w:t>sang</w:t>
      </w:r>
      <w:r w:rsidRPr="007E0A14">
        <w:rPr>
          <w:rFonts w:ascii="Verdana" w:hAnsi="Verdana"/>
        </w:rPr>
        <w:t xml:space="preserve"> again.</w:t>
      </w:r>
    </w:p>
    <w:p w14:paraId="28E6F61B" w14:textId="7777777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The children in the park </w:t>
      </w:r>
      <w:r w:rsidRPr="007E0A14">
        <w:rPr>
          <w:rFonts w:ascii="Verdana" w:hAnsi="Verdana"/>
          <w:b/>
          <w:bCs/>
        </w:rPr>
        <w:t>clapped</w:t>
      </w:r>
      <w:r w:rsidRPr="007E0A14">
        <w:rPr>
          <w:rFonts w:ascii="Verdana" w:hAnsi="Verdana"/>
        </w:rPr>
        <w:t xml:space="preserve">, and Lucy and her friends </w:t>
      </w:r>
      <w:r w:rsidRPr="007E0A14">
        <w:rPr>
          <w:rFonts w:ascii="Verdana" w:hAnsi="Verdana"/>
          <w:b/>
          <w:bCs/>
        </w:rPr>
        <w:t>felt</w:t>
      </w:r>
      <w:r w:rsidRPr="007E0A14">
        <w:rPr>
          <w:rFonts w:ascii="Verdana" w:hAnsi="Verdana"/>
        </w:rPr>
        <w:t xml:space="preserve"> like little rock stars.</w:t>
      </w:r>
    </w:p>
    <w:p w14:paraId="3F7C23E1" w14:textId="77777777" w:rsidR="00511EB9" w:rsidRPr="007E0A14" w:rsidRDefault="00511EB9" w:rsidP="00511EB9">
      <w:pPr>
        <w:rPr>
          <w:rFonts w:ascii="Verdana" w:hAnsi="Verdana"/>
        </w:rPr>
      </w:pPr>
    </w:p>
    <w:p w14:paraId="18793FD0" w14:textId="77777777" w:rsidR="00511EB9" w:rsidRPr="007E0A14" w:rsidRDefault="00511EB9" w:rsidP="00511EB9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At the end of the day, Lucy </w:t>
      </w:r>
      <w:r w:rsidRPr="007E0A14">
        <w:rPr>
          <w:rFonts w:ascii="Verdana" w:hAnsi="Verdana"/>
          <w:b/>
          <w:bCs/>
        </w:rPr>
        <w:t>slept</w:t>
      </w:r>
      <w:r w:rsidRPr="007E0A14">
        <w:rPr>
          <w:rFonts w:ascii="Verdana" w:hAnsi="Verdana"/>
        </w:rPr>
        <w:t xml:space="preserve"> early and </w:t>
      </w:r>
      <w:r w:rsidRPr="007E0A14">
        <w:rPr>
          <w:rFonts w:ascii="Verdana" w:hAnsi="Verdana"/>
          <w:b/>
          <w:bCs/>
        </w:rPr>
        <w:t>dreamed</w:t>
      </w:r>
      <w:r w:rsidRPr="007E0A14">
        <w:rPr>
          <w:rFonts w:ascii="Verdana" w:hAnsi="Verdana"/>
        </w:rPr>
        <w:t xml:space="preserve"> about playing in a band.</w:t>
      </w:r>
    </w:p>
    <w:p w14:paraId="7D11790E" w14:textId="77777777" w:rsidR="008F1D9F" w:rsidRPr="007E0A14" w:rsidRDefault="008F1D9F" w:rsidP="00511EB9">
      <w:pPr>
        <w:rPr>
          <w:rFonts w:ascii="Verdana" w:hAnsi="Verdana"/>
        </w:rPr>
      </w:pPr>
    </w:p>
    <w:p w14:paraId="10F1A569" w14:textId="77777777" w:rsidR="008F1D9F" w:rsidRPr="00DC6264" w:rsidRDefault="008F1D9F" w:rsidP="008F1D9F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0A0424EA" w14:textId="77777777" w:rsidR="008F1D9F" w:rsidRDefault="008F1D9F" w:rsidP="00511EB9">
      <w:pPr>
        <w:rPr>
          <w:rFonts w:ascii="Verdana" w:hAnsi="Verdana"/>
          <w:lang w:val="es-ES"/>
        </w:rPr>
      </w:pPr>
    </w:p>
    <w:p w14:paraId="073E54FD" w14:textId="77777777" w:rsidR="008F1D9F" w:rsidRPr="007E0A14" w:rsidRDefault="008F1D9F" w:rsidP="008F1D9F">
      <w:pPr>
        <w:pStyle w:val="Prrafodelista"/>
        <w:numPr>
          <w:ilvl w:val="0"/>
          <w:numId w:val="23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Where did Lucy and her friends go after the lesson?</w:t>
      </w:r>
    </w:p>
    <w:p w14:paraId="7D4F214F" w14:textId="77777777" w:rsidR="008F1D9F" w:rsidRPr="007E0A14" w:rsidRDefault="008F1D9F" w:rsidP="008F1D9F">
      <w:pPr>
        <w:rPr>
          <w:rFonts w:ascii="Verdana" w:hAnsi="Verdana"/>
          <w:highlight w:val="yellow"/>
        </w:rPr>
      </w:pPr>
      <w:r w:rsidRPr="007E0A14">
        <w:rPr>
          <w:rFonts w:ascii="Verdana" w:hAnsi="Verdana"/>
          <w:highlight w:val="yellow"/>
        </w:rPr>
        <w:t>To the park</w:t>
      </w:r>
    </w:p>
    <w:p w14:paraId="5FBDC4C4" w14:textId="77777777" w:rsidR="008F1D9F" w:rsidRPr="007E0A14" w:rsidRDefault="008F1D9F" w:rsidP="008F1D9F">
      <w:pPr>
        <w:rPr>
          <w:rFonts w:ascii="Verdana" w:hAnsi="Verdana"/>
        </w:rPr>
      </w:pPr>
      <w:r w:rsidRPr="007E0A14">
        <w:rPr>
          <w:rFonts w:ascii="Verdana" w:hAnsi="Verdana"/>
        </w:rPr>
        <w:lastRenderedPageBreak/>
        <w:t>To the library</w:t>
      </w:r>
    </w:p>
    <w:p w14:paraId="401DCA34" w14:textId="3D2263C5" w:rsidR="008F1D9F" w:rsidRDefault="008F1D9F" w:rsidP="008F1D9F">
      <w:pPr>
        <w:rPr>
          <w:ins w:id="263" w:author="Gareth Harding" w:date="2025-07-10T10:15:00Z" w16du:dateUtc="2025-07-10T08:15:00Z"/>
          <w:rFonts w:ascii="Verdana" w:hAnsi="Verdana"/>
          <w:lang w:val="es-ES"/>
        </w:rPr>
      </w:pPr>
      <w:proofErr w:type="spellStart"/>
      <w:r w:rsidRPr="008F1D9F">
        <w:rPr>
          <w:rFonts w:ascii="Verdana" w:hAnsi="Verdana"/>
          <w:lang w:val="es-ES"/>
        </w:rPr>
        <w:t>To</w:t>
      </w:r>
      <w:proofErr w:type="spellEnd"/>
      <w:r w:rsidRPr="008F1D9F">
        <w:rPr>
          <w:rFonts w:ascii="Verdana" w:hAnsi="Verdana"/>
          <w:lang w:val="es-ES"/>
        </w:rPr>
        <w:t xml:space="preserve"> </w:t>
      </w:r>
      <w:proofErr w:type="spellStart"/>
      <w:r w:rsidRPr="008F1D9F">
        <w:rPr>
          <w:rFonts w:ascii="Verdana" w:hAnsi="Verdana"/>
          <w:lang w:val="es-ES"/>
        </w:rPr>
        <w:t>the</w:t>
      </w:r>
      <w:proofErr w:type="spellEnd"/>
      <w:r w:rsidRPr="008F1D9F">
        <w:rPr>
          <w:rFonts w:ascii="Verdana" w:hAnsi="Verdana"/>
          <w:lang w:val="es-ES"/>
        </w:rPr>
        <w:t xml:space="preserve"> </w:t>
      </w:r>
      <w:r w:rsidR="00817022">
        <w:rPr>
          <w:rFonts w:ascii="Verdana" w:hAnsi="Verdana"/>
          <w:lang w:val="es-ES"/>
        </w:rPr>
        <w:t>restaurant</w:t>
      </w:r>
    </w:p>
    <w:p w14:paraId="3A406941" w14:textId="77777777" w:rsidR="007E4EEF" w:rsidRPr="008F1D9F" w:rsidRDefault="007E4EEF" w:rsidP="008F1D9F">
      <w:pPr>
        <w:rPr>
          <w:rFonts w:ascii="Verdana" w:hAnsi="Verdana"/>
          <w:lang w:val="es-ES"/>
        </w:rPr>
      </w:pPr>
    </w:p>
    <w:p w14:paraId="51E2F80B" w14:textId="77777777" w:rsidR="008F1D9F" w:rsidRPr="007E0A14" w:rsidRDefault="008F1D9F" w:rsidP="008F1D9F">
      <w:pPr>
        <w:pStyle w:val="Prrafodelista"/>
        <w:numPr>
          <w:ilvl w:val="0"/>
          <w:numId w:val="23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What did Lucy and her friends build in the park?</w:t>
      </w:r>
    </w:p>
    <w:p w14:paraId="0B529EF5" w14:textId="77777777" w:rsidR="008F1D9F" w:rsidRPr="007E0A14" w:rsidRDefault="008F1D9F" w:rsidP="008F1D9F">
      <w:pPr>
        <w:rPr>
          <w:rFonts w:ascii="Verdana" w:hAnsi="Verdana"/>
          <w:highlight w:val="yellow"/>
        </w:rPr>
      </w:pPr>
      <w:r w:rsidRPr="007E0A14">
        <w:rPr>
          <w:rFonts w:ascii="Verdana" w:hAnsi="Verdana"/>
          <w:highlight w:val="yellow"/>
        </w:rPr>
        <w:t>A little stage with boxes</w:t>
      </w:r>
    </w:p>
    <w:p w14:paraId="7BA8D220" w14:textId="77777777" w:rsidR="008F1D9F" w:rsidRPr="007E0A14" w:rsidRDefault="008F1D9F" w:rsidP="008F1D9F">
      <w:pPr>
        <w:rPr>
          <w:rFonts w:ascii="Verdana" w:hAnsi="Verdana"/>
        </w:rPr>
      </w:pPr>
      <w:r w:rsidRPr="007E0A14">
        <w:rPr>
          <w:rFonts w:ascii="Verdana" w:hAnsi="Verdana"/>
        </w:rPr>
        <w:t>A big castle with boxes</w:t>
      </w:r>
    </w:p>
    <w:p w14:paraId="7C1D260A" w14:textId="6B5A3F66" w:rsidR="008F1D9F" w:rsidRDefault="008F1D9F" w:rsidP="008F1D9F">
      <w:pPr>
        <w:rPr>
          <w:ins w:id="264" w:author="Gareth Harding" w:date="2025-07-10T10:15:00Z" w16du:dateUtc="2025-07-10T08:15:00Z"/>
          <w:rFonts w:ascii="Verdana" w:hAnsi="Verdana"/>
          <w:lang w:val="es-ES"/>
        </w:rPr>
      </w:pPr>
      <w:r w:rsidRPr="008F1D9F">
        <w:rPr>
          <w:rFonts w:ascii="Verdana" w:hAnsi="Verdana"/>
          <w:lang w:val="es-ES"/>
        </w:rPr>
        <w:t xml:space="preserve">A </w:t>
      </w:r>
      <w:proofErr w:type="spellStart"/>
      <w:r w:rsidRPr="008F1D9F">
        <w:rPr>
          <w:rFonts w:ascii="Verdana" w:hAnsi="Verdana"/>
          <w:lang w:val="es-ES"/>
        </w:rPr>
        <w:t>sandcastle</w:t>
      </w:r>
      <w:proofErr w:type="spellEnd"/>
    </w:p>
    <w:p w14:paraId="38FFE451" w14:textId="77777777" w:rsidR="007E4EEF" w:rsidRPr="008F1D9F" w:rsidRDefault="007E4EEF" w:rsidP="008F1D9F">
      <w:pPr>
        <w:rPr>
          <w:rFonts w:ascii="Verdana" w:hAnsi="Verdana"/>
          <w:lang w:val="es-ES"/>
        </w:rPr>
      </w:pPr>
    </w:p>
    <w:p w14:paraId="05494A78" w14:textId="3E2873A5" w:rsidR="008F1D9F" w:rsidRPr="007E0A14" w:rsidRDefault="008F1D9F" w:rsidP="008F1D9F">
      <w:pPr>
        <w:pStyle w:val="Prrafodelista"/>
        <w:numPr>
          <w:ilvl w:val="0"/>
          <w:numId w:val="23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Lucy sang a sad song at school.</w:t>
      </w:r>
    </w:p>
    <w:p w14:paraId="3245E3B7" w14:textId="77777777" w:rsidR="000A2CAD" w:rsidRPr="00681EF5" w:rsidRDefault="000A2CAD">
      <w:pPr>
        <w:rPr>
          <w:moveTo w:id="265" w:author="Gareth Harding" w:date="2025-07-09T16:16:00Z" w16du:dateUtc="2025-07-09T14:16:00Z"/>
          <w:rFonts w:ascii="Verdana" w:hAnsi="Verdana"/>
          <w:lang w:val="es-ES"/>
          <w:rPrChange w:id="266" w:author="48105" w:date="2025-07-22T17:02:00Z" w16du:dateUtc="2025-07-22T15:02:00Z">
            <w:rPr>
              <w:moveTo w:id="267" w:author="Gareth Harding" w:date="2025-07-09T16:16:00Z" w16du:dateUtc="2025-07-09T14:16:00Z"/>
              <w:highlight w:val="yellow"/>
              <w:lang w:val="es-ES"/>
            </w:rPr>
          </w:rPrChange>
        </w:rPr>
        <w:pPrChange w:id="268" w:author="Gareth Harding" w:date="2025-07-09T16:16:00Z" w16du:dateUtc="2025-07-09T14:16:00Z">
          <w:pPr>
            <w:pStyle w:val="Prrafodelista"/>
            <w:numPr>
              <w:numId w:val="23"/>
            </w:numPr>
            <w:ind w:left="360" w:hanging="360"/>
          </w:pPr>
        </w:pPrChange>
      </w:pPr>
      <w:moveToRangeStart w:id="269" w:author="Gareth Harding" w:date="2025-07-09T16:16:00Z" w:name="move202970226"/>
      <w:moveTo w:id="270" w:author="Gareth Harding" w:date="2025-07-09T16:16:00Z" w16du:dateUtc="2025-07-09T14:16:00Z">
        <w:r w:rsidRPr="00681EF5">
          <w:rPr>
            <w:rFonts w:ascii="Verdana" w:hAnsi="Verdana"/>
            <w:lang w:val="es-ES"/>
            <w:rPrChange w:id="271" w:author="48105" w:date="2025-07-22T17:02:00Z" w16du:dateUtc="2025-07-22T15:02:00Z">
              <w:rPr>
                <w:highlight w:val="yellow"/>
                <w:lang w:val="es-ES"/>
              </w:rPr>
            </w:rPrChange>
          </w:rPr>
          <w:t>True</w:t>
        </w:r>
      </w:moveTo>
    </w:p>
    <w:moveToRangeEnd w:id="269"/>
    <w:p w14:paraId="67BA823B" w14:textId="77777777" w:rsidR="008F1D9F" w:rsidRPr="00681EF5" w:rsidRDefault="008F1D9F" w:rsidP="008F1D9F">
      <w:pPr>
        <w:rPr>
          <w:ins w:id="272" w:author="Gareth Harding" w:date="2025-07-10T10:15:00Z" w16du:dateUtc="2025-07-10T08:15:00Z"/>
          <w:rFonts w:ascii="Verdana" w:hAnsi="Verdana"/>
          <w:highlight w:val="yellow"/>
          <w:lang w:val="es-ES"/>
          <w:rPrChange w:id="273" w:author="48105" w:date="2025-07-22T17:01:00Z" w16du:dateUtc="2025-07-22T15:01:00Z">
            <w:rPr>
              <w:ins w:id="274" w:author="Gareth Harding" w:date="2025-07-10T10:15:00Z" w16du:dateUtc="2025-07-10T08:15:00Z"/>
              <w:rFonts w:ascii="Verdana" w:hAnsi="Verdana"/>
              <w:lang w:val="es-ES"/>
            </w:rPr>
          </w:rPrChange>
        </w:rPr>
      </w:pPr>
      <w:r w:rsidRPr="00681EF5">
        <w:rPr>
          <w:rFonts w:ascii="Verdana" w:hAnsi="Verdana"/>
          <w:highlight w:val="yellow"/>
          <w:lang w:val="es-ES"/>
          <w:rPrChange w:id="275" w:author="48105" w:date="2025-07-22T17:01:00Z" w16du:dateUtc="2025-07-22T15:01:00Z">
            <w:rPr>
              <w:rFonts w:ascii="Verdana" w:hAnsi="Verdana"/>
              <w:lang w:val="es-ES"/>
            </w:rPr>
          </w:rPrChange>
        </w:rPr>
        <w:t>False</w:t>
      </w:r>
    </w:p>
    <w:p w14:paraId="7F37F52C" w14:textId="77777777" w:rsidR="007E4EEF" w:rsidRPr="008F1D9F" w:rsidRDefault="007E4EEF" w:rsidP="008F1D9F">
      <w:pPr>
        <w:rPr>
          <w:rFonts w:ascii="Verdana" w:hAnsi="Verdana"/>
          <w:lang w:val="es-ES"/>
        </w:rPr>
      </w:pPr>
    </w:p>
    <w:p w14:paraId="5062D7A8" w14:textId="627E8159" w:rsidR="008F1D9F" w:rsidRPr="008F1D9F" w:rsidDel="000A2CAD" w:rsidRDefault="008F1D9F" w:rsidP="008F1D9F">
      <w:pPr>
        <w:rPr>
          <w:moveFrom w:id="276" w:author="Gareth Harding" w:date="2025-07-09T16:16:00Z" w16du:dateUtc="2025-07-09T14:16:00Z"/>
          <w:rFonts w:ascii="Verdana" w:hAnsi="Verdana"/>
          <w:highlight w:val="yellow"/>
          <w:lang w:val="es-ES"/>
        </w:rPr>
      </w:pPr>
      <w:moveFromRangeStart w:id="277" w:author="Gareth Harding" w:date="2025-07-09T16:16:00Z" w:name="move202970226"/>
      <w:moveFrom w:id="278" w:author="Gareth Harding" w:date="2025-07-09T16:16:00Z" w16du:dateUtc="2025-07-09T14:16:00Z">
        <w:r w:rsidRPr="008F1D9F" w:rsidDel="000A2CAD">
          <w:rPr>
            <w:rFonts w:ascii="Verdana" w:hAnsi="Verdana"/>
            <w:highlight w:val="yellow"/>
            <w:lang w:val="es-ES"/>
          </w:rPr>
          <w:t>True</w:t>
        </w:r>
      </w:moveFrom>
    </w:p>
    <w:moveFromRangeEnd w:id="277"/>
    <w:p w14:paraId="2295CEB0" w14:textId="160BB8A7" w:rsidR="008F1D9F" w:rsidRPr="007E0A14" w:rsidRDefault="008F1D9F" w:rsidP="008F1D9F">
      <w:pPr>
        <w:pStyle w:val="Prrafodelista"/>
        <w:numPr>
          <w:ilvl w:val="0"/>
          <w:numId w:val="23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The children clapped in the park.</w:t>
      </w:r>
    </w:p>
    <w:p w14:paraId="6826ECC8" w14:textId="77777777" w:rsidR="008F1D9F" w:rsidRPr="008F1D9F" w:rsidRDefault="008F1D9F" w:rsidP="008F1D9F">
      <w:pPr>
        <w:rPr>
          <w:rFonts w:ascii="Verdana" w:hAnsi="Verdana"/>
          <w:highlight w:val="yellow"/>
          <w:lang w:val="es-ES"/>
        </w:rPr>
      </w:pPr>
      <w:r w:rsidRPr="008F1D9F">
        <w:rPr>
          <w:rFonts w:ascii="Verdana" w:hAnsi="Verdana"/>
          <w:highlight w:val="yellow"/>
          <w:lang w:val="es-ES"/>
        </w:rPr>
        <w:t>True</w:t>
      </w:r>
    </w:p>
    <w:p w14:paraId="712BB02D" w14:textId="5AB79B82" w:rsidR="008F1D9F" w:rsidRDefault="008F1D9F" w:rsidP="008F1D9F">
      <w:pPr>
        <w:rPr>
          <w:ins w:id="279" w:author="Gareth Harding" w:date="2025-07-10T10:15:00Z" w16du:dateUtc="2025-07-10T08:15:00Z"/>
          <w:rFonts w:ascii="Verdana" w:hAnsi="Verdana"/>
          <w:lang w:val="es-ES"/>
        </w:rPr>
      </w:pPr>
      <w:r w:rsidRPr="008F1D9F">
        <w:rPr>
          <w:rFonts w:ascii="Verdana" w:hAnsi="Verdana"/>
          <w:lang w:val="es-ES"/>
        </w:rPr>
        <w:t>False</w:t>
      </w:r>
    </w:p>
    <w:p w14:paraId="50731548" w14:textId="77777777" w:rsidR="007E4EEF" w:rsidRPr="008F1D9F" w:rsidRDefault="007E4EEF" w:rsidP="008F1D9F">
      <w:pPr>
        <w:rPr>
          <w:rFonts w:ascii="Verdana" w:hAnsi="Verdana"/>
          <w:lang w:val="es-ES"/>
        </w:rPr>
      </w:pPr>
    </w:p>
    <w:p w14:paraId="3412B3CC" w14:textId="77777777" w:rsidR="008F1D9F" w:rsidRPr="007E0A14" w:rsidRDefault="008F1D9F" w:rsidP="008F1D9F">
      <w:pPr>
        <w:pStyle w:val="Prrafodelista"/>
        <w:numPr>
          <w:ilvl w:val="0"/>
          <w:numId w:val="23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What did Lucy dream about?</w:t>
      </w:r>
    </w:p>
    <w:p w14:paraId="4C885FEB" w14:textId="77777777" w:rsidR="008F1D9F" w:rsidRPr="007E0A14" w:rsidRDefault="008F1D9F" w:rsidP="008F1D9F">
      <w:pPr>
        <w:rPr>
          <w:rFonts w:ascii="Verdana" w:hAnsi="Verdana"/>
        </w:rPr>
      </w:pPr>
      <w:r w:rsidRPr="007E0A14">
        <w:rPr>
          <w:rFonts w:ascii="Verdana" w:hAnsi="Verdana"/>
        </w:rPr>
        <w:t>Playing football</w:t>
      </w:r>
    </w:p>
    <w:p w14:paraId="26D486CD" w14:textId="77777777" w:rsidR="008F1D9F" w:rsidRPr="007E0A14" w:rsidRDefault="008F1D9F" w:rsidP="008F1D9F">
      <w:pPr>
        <w:rPr>
          <w:rFonts w:ascii="Verdana" w:hAnsi="Verdana"/>
          <w:highlight w:val="yellow"/>
        </w:rPr>
      </w:pPr>
      <w:r w:rsidRPr="007E0A14">
        <w:rPr>
          <w:rFonts w:ascii="Verdana" w:hAnsi="Verdana"/>
          <w:highlight w:val="yellow"/>
        </w:rPr>
        <w:t>Playing in a band</w:t>
      </w:r>
    </w:p>
    <w:p w14:paraId="4B36BED8" w14:textId="50D5B6F2" w:rsidR="008F1D9F" w:rsidRDefault="008F1D9F" w:rsidP="008F1D9F">
      <w:pPr>
        <w:rPr>
          <w:ins w:id="280" w:author="Gareth Harding" w:date="2025-07-10T10:15:00Z" w16du:dateUtc="2025-07-10T08:15:00Z"/>
          <w:rFonts w:ascii="Verdana" w:hAnsi="Verdana"/>
          <w:lang w:val="es-ES"/>
        </w:rPr>
      </w:pPr>
      <w:proofErr w:type="spellStart"/>
      <w:r w:rsidRPr="008F1D9F">
        <w:rPr>
          <w:rFonts w:ascii="Verdana" w:hAnsi="Verdana"/>
          <w:lang w:val="es-ES"/>
        </w:rPr>
        <w:t>Becoming</w:t>
      </w:r>
      <w:proofErr w:type="spellEnd"/>
      <w:r w:rsidRPr="008F1D9F">
        <w:rPr>
          <w:rFonts w:ascii="Verdana" w:hAnsi="Verdana"/>
          <w:lang w:val="es-ES"/>
        </w:rPr>
        <w:t xml:space="preserve"> a chef</w:t>
      </w:r>
    </w:p>
    <w:p w14:paraId="38FAE21A" w14:textId="77777777" w:rsidR="007E4EEF" w:rsidRPr="008F1D9F" w:rsidRDefault="007E4EEF" w:rsidP="008F1D9F">
      <w:pPr>
        <w:rPr>
          <w:rFonts w:ascii="Verdana" w:hAnsi="Verdana"/>
          <w:lang w:val="es-ES"/>
        </w:rPr>
      </w:pPr>
    </w:p>
    <w:p w14:paraId="0E443C5D" w14:textId="77777777" w:rsidR="008F1D9F" w:rsidRPr="007E0A14" w:rsidRDefault="008F1D9F" w:rsidP="008F1D9F">
      <w:pPr>
        <w:pStyle w:val="Prrafodelista"/>
        <w:numPr>
          <w:ilvl w:val="0"/>
          <w:numId w:val="23"/>
        </w:numPr>
        <w:rPr>
          <w:rFonts w:ascii="Verdana" w:hAnsi="Verdana"/>
          <w:b/>
          <w:bCs/>
        </w:rPr>
      </w:pPr>
      <w:r w:rsidRPr="007E0A14">
        <w:rPr>
          <w:rFonts w:ascii="Verdana" w:hAnsi="Verdana"/>
          <w:b/>
          <w:bCs/>
        </w:rPr>
        <w:t>Why did Lucy feel like a rock star?</w:t>
      </w:r>
    </w:p>
    <w:p w14:paraId="6ACC71BB" w14:textId="77777777" w:rsidR="008F1D9F" w:rsidRPr="007E0A14" w:rsidRDefault="008F1D9F" w:rsidP="008F1D9F">
      <w:pPr>
        <w:rPr>
          <w:rFonts w:ascii="Verdana" w:hAnsi="Verdana"/>
        </w:rPr>
      </w:pPr>
      <w:r w:rsidRPr="007E0A14">
        <w:rPr>
          <w:rFonts w:ascii="Verdana" w:hAnsi="Verdana"/>
        </w:rPr>
        <w:t>Because she built a big stage</w:t>
      </w:r>
    </w:p>
    <w:p w14:paraId="40340ABF" w14:textId="77777777" w:rsidR="008F1D9F" w:rsidRPr="007E0A14" w:rsidRDefault="008F1D9F" w:rsidP="008F1D9F">
      <w:pPr>
        <w:rPr>
          <w:rFonts w:ascii="Verdana" w:hAnsi="Verdana"/>
        </w:rPr>
      </w:pPr>
      <w:r w:rsidRPr="007E0A14">
        <w:rPr>
          <w:rFonts w:ascii="Verdana" w:hAnsi="Verdana"/>
        </w:rPr>
        <w:t>Because she won a prize</w:t>
      </w:r>
    </w:p>
    <w:p w14:paraId="6829F678" w14:textId="31D85142" w:rsidR="008F1D9F" w:rsidRPr="007E0A14" w:rsidRDefault="008F1D9F" w:rsidP="008F1D9F">
      <w:pPr>
        <w:rPr>
          <w:rFonts w:ascii="Verdana" w:hAnsi="Verdana"/>
          <w:highlight w:val="yellow"/>
        </w:rPr>
      </w:pPr>
      <w:r w:rsidRPr="007E0A14">
        <w:rPr>
          <w:rFonts w:ascii="Verdana" w:hAnsi="Verdana"/>
          <w:highlight w:val="yellow"/>
        </w:rPr>
        <w:t>Because the children clapped</w:t>
      </w:r>
    </w:p>
    <w:p w14:paraId="6DBA0C9B" w14:textId="77777777" w:rsidR="00A8626E" w:rsidRPr="007E0A14" w:rsidRDefault="00A8626E" w:rsidP="00511EB9">
      <w:pPr>
        <w:rPr>
          <w:rFonts w:ascii="Verdana" w:hAnsi="Verdana"/>
        </w:rPr>
      </w:pPr>
    </w:p>
    <w:p w14:paraId="4690614D" w14:textId="77777777" w:rsidR="00A8626E" w:rsidRPr="007E0A14" w:rsidRDefault="00A8626E" w:rsidP="00511EB9">
      <w:pPr>
        <w:rPr>
          <w:rFonts w:ascii="Verdana" w:hAnsi="Verdana"/>
        </w:rPr>
      </w:pPr>
    </w:p>
    <w:p w14:paraId="65337194" w14:textId="77777777" w:rsidR="00A8626E" w:rsidRPr="007E0A14" w:rsidRDefault="00A8626E" w:rsidP="00511EB9">
      <w:pPr>
        <w:rPr>
          <w:rFonts w:ascii="Verdana" w:hAnsi="Verdana"/>
        </w:rPr>
      </w:pPr>
    </w:p>
    <w:p w14:paraId="6CF3FF39" w14:textId="5E403ED0" w:rsidR="00A8626E" w:rsidRPr="0031599E" w:rsidRDefault="0031599E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281" w:author="48105" w:date="2025-07-22T16:54:00Z" w16du:dateUtc="2025-07-22T14:54:00Z">
          <w:pPr>
            <w:pStyle w:val="Prrafodelista"/>
            <w:numPr>
              <w:numId w:val="37"/>
            </w:numPr>
            <w:adjustRightInd w:val="0"/>
            <w:snapToGrid w:val="0"/>
            <w:ind w:hanging="360"/>
            <w:contextualSpacing w:val="0"/>
          </w:pPr>
        </w:pPrChange>
      </w:pPr>
      <w:r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Lost Puppy</w:t>
      </w:r>
    </w:p>
    <w:p w14:paraId="1166E29D" w14:textId="77777777" w:rsidR="00A8626E" w:rsidRDefault="00A8626E" w:rsidP="00511EB9">
      <w:pPr>
        <w:rPr>
          <w:rFonts w:ascii="Verdana" w:hAnsi="Verdana"/>
          <w:lang w:val="es-ES"/>
        </w:rPr>
      </w:pPr>
    </w:p>
    <w:p w14:paraId="402C6E03" w14:textId="77777777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One day, Lucy </w:t>
      </w:r>
      <w:r w:rsidRPr="007E0A14">
        <w:rPr>
          <w:rFonts w:ascii="Verdana" w:hAnsi="Verdana"/>
          <w:b/>
          <w:bCs/>
        </w:rPr>
        <w:t>found</w:t>
      </w:r>
      <w:r w:rsidRPr="007E0A14">
        <w:rPr>
          <w:rFonts w:ascii="Verdana" w:hAnsi="Verdana"/>
        </w:rPr>
        <w:t xml:space="preserve"> a small puppy in the park.</w:t>
      </w:r>
    </w:p>
    <w:p w14:paraId="03853FB6" w14:textId="77777777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The puppy </w:t>
      </w:r>
      <w:r w:rsidRPr="007E0A14">
        <w:rPr>
          <w:rFonts w:ascii="Verdana" w:hAnsi="Verdana"/>
          <w:b/>
          <w:bCs/>
        </w:rPr>
        <w:t>needed</w:t>
      </w:r>
      <w:r w:rsidRPr="007E0A14">
        <w:rPr>
          <w:rFonts w:ascii="Verdana" w:hAnsi="Verdana"/>
        </w:rPr>
        <w:t xml:space="preserve"> water and food, so Lucy </w:t>
      </w:r>
      <w:r w:rsidRPr="007E0A14">
        <w:rPr>
          <w:rFonts w:ascii="Verdana" w:hAnsi="Verdana"/>
          <w:b/>
          <w:bCs/>
        </w:rPr>
        <w:t>gave</w:t>
      </w:r>
      <w:r w:rsidRPr="007E0A14">
        <w:rPr>
          <w:rFonts w:ascii="Verdana" w:hAnsi="Verdana"/>
        </w:rPr>
        <w:t xml:space="preserve"> it some.</w:t>
      </w:r>
    </w:p>
    <w:p w14:paraId="29E9DBB2" w14:textId="77777777" w:rsidR="0031599E" w:rsidRPr="007E0A14" w:rsidRDefault="0031599E" w:rsidP="0031599E">
      <w:pPr>
        <w:rPr>
          <w:rFonts w:ascii="Verdana" w:hAnsi="Verdana"/>
        </w:rPr>
      </w:pPr>
    </w:p>
    <w:p w14:paraId="0B9E0672" w14:textId="77777777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She </w:t>
      </w:r>
      <w:r w:rsidRPr="007E0A14">
        <w:rPr>
          <w:rFonts w:ascii="Verdana" w:hAnsi="Verdana"/>
          <w:b/>
          <w:bCs/>
        </w:rPr>
        <w:t>started</w:t>
      </w:r>
      <w:r w:rsidRPr="007E0A14">
        <w:rPr>
          <w:rFonts w:ascii="Verdana" w:hAnsi="Verdana"/>
        </w:rPr>
        <w:t xml:space="preserve"> to put up posters around the neighbourhood to find the owner.</w:t>
      </w:r>
    </w:p>
    <w:p w14:paraId="486A0188" w14:textId="77777777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The poster said: </w:t>
      </w:r>
      <w:r w:rsidRPr="007E0A14">
        <w:rPr>
          <w:rFonts w:ascii="Verdana" w:hAnsi="Verdana"/>
          <w:b/>
          <w:bCs/>
        </w:rPr>
        <w:t>“Lost Puppy Found! Small, brown, very friendly. Please call Lucy!”</w:t>
      </w:r>
    </w:p>
    <w:p w14:paraId="25C98823" w14:textId="77777777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She </w:t>
      </w:r>
      <w:r w:rsidRPr="007E0A14">
        <w:rPr>
          <w:rFonts w:ascii="Verdana" w:hAnsi="Verdana"/>
          <w:b/>
          <w:bCs/>
        </w:rPr>
        <w:t>waited</w:t>
      </w:r>
      <w:r w:rsidRPr="007E0A14">
        <w:rPr>
          <w:rFonts w:ascii="Verdana" w:hAnsi="Verdana"/>
        </w:rPr>
        <w:t xml:space="preserve"> in the park and </w:t>
      </w:r>
      <w:r w:rsidRPr="007E0A14">
        <w:rPr>
          <w:rFonts w:ascii="Verdana" w:hAnsi="Verdana"/>
          <w:b/>
          <w:bCs/>
        </w:rPr>
        <w:t>hoped</w:t>
      </w:r>
      <w:r w:rsidRPr="007E0A14">
        <w:rPr>
          <w:rFonts w:ascii="Verdana" w:hAnsi="Verdana"/>
        </w:rPr>
        <w:t xml:space="preserve"> to see the owner.</w:t>
      </w:r>
    </w:p>
    <w:p w14:paraId="3F78765D" w14:textId="77777777" w:rsidR="0031599E" w:rsidRPr="007E0A14" w:rsidRDefault="0031599E" w:rsidP="0031599E">
      <w:pPr>
        <w:rPr>
          <w:rFonts w:ascii="Verdana" w:hAnsi="Verdana"/>
        </w:rPr>
      </w:pPr>
    </w:p>
    <w:p w14:paraId="0B61AADA" w14:textId="7F6BBA65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After a few days, the owner </w:t>
      </w:r>
      <w:del w:id="282" w:author="Gareth Harding" w:date="2025-07-09T16:18:00Z" w16du:dateUtc="2025-07-09T14:18:00Z">
        <w:r w:rsidRPr="007E0A14" w:rsidDel="000A2CAD">
          <w:rPr>
            <w:rFonts w:ascii="Verdana" w:hAnsi="Verdana"/>
            <w:b/>
            <w:bCs/>
          </w:rPr>
          <w:delText>reached</w:delText>
        </w:r>
        <w:r w:rsidRPr="007E0A14" w:rsidDel="000A2CAD">
          <w:rPr>
            <w:rFonts w:ascii="Verdana" w:hAnsi="Verdana"/>
          </w:rPr>
          <w:delText xml:space="preserve"> </w:delText>
        </w:r>
      </w:del>
      <w:ins w:id="283" w:author="Gareth Harding" w:date="2025-07-09T16:18:00Z" w16du:dateUtc="2025-07-09T14:18:00Z">
        <w:r w:rsidR="000A2CAD">
          <w:rPr>
            <w:rFonts w:ascii="Verdana" w:hAnsi="Verdana"/>
            <w:b/>
            <w:bCs/>
          </w:rPr>
          <w:t>called</w:t>
        </w:r>
        <w:r w:rsidR="000A2CAD" w:rsidRPr="007E0A14">
          <w:rPr>
            <w:rFonts w:ascii="Verdana" w:hAnsi="Verdana"/>
          </w:rPr>
          <w:t xml:space="preserve"> </w:t>
        </w:r>
      </w:ins>
      <w:r w:rsidRPr="007E0A14">
        <w:rPr>
          <w:rFonts w:ascii="Verdana" w:hAnsi="Verdana"/>
        </w:rPr>
        <w:t>Lucy and was very happy to get the puppy back.</w:t>
      </w:r>
    </w:p>
    <w:p w14:paraId="3CE4113D" w14:textId="77777777" w:rsidR="0031599E" w:rsidRPr="007E0A14" w:rsidRDefault="0031599E" w:rsidP="0031599E">
      <w:pPr>
        <w:rPr>
          <w:rFonts w:ascii="Verdana" w:hAnsi="Verdana"/>
        </w:rPr>
      </w:pPr>
    </w:p>
    <w:p w14:paraId="147612CD" w14:textId="77777777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Lucy </w:t>
      </w:r>
      <w:r w:rsidRPr="007E0A14">
        <w:rPr>
          <w:rFonts w:ascii="Verdana" w:hAnsi="Verdana"/>
          <w:b/>
          <w:bCs/>
        </w:rPr>
        <w:t>felt</w:t>
      </w:r>
      <w:r w:rsidRPr="007E0A14">
        <w:rPr>
          <w:rFonts w:ascii="Verdana" w:hAnsi="Verdana"/>
        </w:rPr>
        <w:t xml:space="preserve"> happy because she </w:t>
      </w:r>
      <w:r w:rsidRPr="007E0A14">
        <w:rPr>
          <w:rFonts w:ascii="Verdana" w:hAnsi="Verdana"/>
          <w:b/>
          <w:bCs/>
        </w:rPr>
        <w:t>did</w:t>
      </w:r>
      <w:r w:rsidRPr="007E0A14">
        <w:rPr>
          <w:rFonts w:ascii="Verdana" w:hAnsi="Verdana"/>
        </w:rPr>
        <w:t xml:space="preserve"> the right thing.</w:t>
      </w:r>
    </w:p>
    <w:p w14:paraId="10BBFA73" w14:textId="77777777" w:rsidR="0031599E" w:rsidRPr="007E0A14" w:rsidRDefault="0031599E" w:rsidP="0031599E">
      <w:pPr>
        <w:rPr>
          <w:rFonts w:ascii="Verdana" w:hAnsi="Verdana"/>
        </w:rPr>
      </w:pPr>
      <w:r w:rsidRPr="007E0A14">
        <w:rPr>
          <w:rFonts w:ascii="Verdana" w:hAnsi="Verdana"/>
        </w:rPr>
        <w:t xml:space="preserve">The owner </w:t>
      </w:r>
      <w:r w:rsidRPr="007E0A14">
        <w:rPr>
          <w:rFonts w:ascii="Verdana" w:hAnsi="Verdana"/>
          <w:b/>
          <w:bCs/>
        </w:rPr>
        <w:t>gave</w:t>
      </w:r>
      <w:r w:rsidRPr="007E0A14">
        <w:rPr>
          <w:rFonts w:ascii="Verdana" w:hAnsi="Verdana"/>
        </w:rPr>
        <w:t xml:space="preserve"> Lucy a small reward, and Lucy </w:t>
      </w:r>
      <w:r w:rsidRPr="007E0A14">
        <w:rPr>
          <w:rFonts w:ascii="Verdana" w:hAnsi="Verdana"/>
          <w:b/>
          <w:bCs/>
        </w:rPr>
        <w:t>decided</w:t>
      </w:r>
      <w:r w:rsidRPr="007E0A14">
        <w:rPr>
          <w:rFonts w:ascii="Verdana" w:hAnsi="Verdana"/>
        </w:rPr>
        <w:t xml:space="preserve"> to save the money for something special.</w:t>
      </w:r>
    </w:p>
    <w:p w14:paraId="14841765" w14:textId="38A429AB" w:rsidR="00A8626E" w:rsidRPr="007E0A14" w:rsidDel="007E4EEF" w:rsidRDefault="00A8626E" w:rsidP="00511EB9">
      <w:pPr>
        <w:rPr>
          <w:del w:id="284" w:author="Gareth Harding" w:date="2025-07-10T10:16:00Z" w16du:dateUtc="2025-07-10T08:16:00Z"/>
          <w:rFonts w:ascii="Verdana" w:hAnsi="Verdana"/>
        </w:rPr>
      </w:pPr>
    </w:p>
    <w:p w14:paraId="6031E9F4" w14:textId="77777777" w:rsidR="00A8626E" w:rsidRPr="007E0A14" w:rsidRDefault="00A8626E" w:rsidP="00511EB9">
      <w:pPr>
        <w:rPr>
          <w:rFonts w:ascii="Verdana" w:hAnsi="Verdana"/>
        </w:rPr>
      </w:pPr>
    </w:p>
    <w:p w14:paraId="16A1F615" w14:textId="6896FD80" w:rsidR="006B5649" w:rsidRPr="002462EA" w:rsidRDefault="006B5649" w:rsidP="002462EA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0D2E2361" w14:textId="77777777" w:rsidR="00A8626E" w:rsidRPr="006B5649" w:rsidRDefault="00A8626E" w:rsidP="00511EB9">
      <w:pPr>
        <w:rPr>
          <w:rFonts w:ascii="Verdana" w:hAnsi="Verdana"/>
          <w:lang w:val="es-ES"/>
        </w:rPr>
      </w:pPr>
    </w:p>
    <w:p w14:paraId="5D125E76" w14:textId="77777777" w:rsidR="006B5649" w:rsidRPr="007E0A14" w:rsidRDefault="006B5649">
      <w:pPr>
        <w:pStyle w:val="Prrafodelista"/>
        <w:numPr>
          <w:ilvl w:val="0"/>
          <w:numId w:val="25"/>
        </w:numPr>
        <w:ind w:left="426" w:hanging="426"/>
        <w:rPr>
          <w:rFonts w:ascii="Verdana" w:hAnsi="Verdana"/>
          <w:b/>
          <w:bCs/>
        </w:rPr>
        <w:pPrChange w:id="285" w:author="Gareth Harding" w:date="2025-07-09T16:22:00Z" w16du:dateUtc="2025-07-09T14:22:00Z">
          <w:pPr>
            <w:pStyle w:val="Prrafodelista"/>
            <w:numPr>
              <w:numId w:val="25"/>
            </w:numPr>
            <w:ind w:hanging="360"/>
          </w:pPr>
        </w:pPrChange>
      </w:pPr>
      <w:r w:rsidRPr="007E0A14">
        <w:rPr>
          <w:rFonts w:ascii="Verdana" w:hAnsi="Verdana"/>
          <w:b/>
          <w:bCs/>
        </w:rPr>
        <w:t>Where did Lucy find the puppy?</w:t>
      </w:r>
    </w:p>
    <w:p w14:paraId="24BEC26A" w14:textId="56DAFA37" w:rsidR="006B5649" w:rsidRPr="007E0A14" w:rsidRDefault="006B5649">
      <w:pPr>
        <w:ind w:left="426" w:hanging="426"/>
        <w:rPr>
          <w:rFonts w:ascii="Verdana" w:hAnsi="Verdana"/>
        </w:rPr>
        <w:pPrChange w:id="286" w:author="Gareth Harding" w:date="2025-07-09T16:22:00Z" w16du:dateUtc="2025-07-09T14:22:00Z">
          <w:pPr/>
        </w:pPrChange>
      </w:pPr>
      <w:r w:rsidRPr="007E0A14">
        <w:rPr>
          <w:rFonts w:ascii="Verdana" w:hAnsi="Verdana"/>
        </w:rPr>
        <w:t>In the school</w:t>
      </w:r>
    </w:p>
    <w:p w14:paraId="4535256A" w14:textId="77777777" w:rsidR="006B5649" w:rsidRPr="007E0A14" w:rsidRDefault="006B5649">
      <w:pPr>
        <w:ind w:left="426" w:hanging="426"/>
        <w:rPr>
          <w:rFonts w:ascii="Verdana" w:hAnsi="Verdana"/>
        </w:rPr>
        <w:pPrChange w:id="287" w:author="Gareth Harding" w:date="2025-07-09T16:22:00Z" w16du:dateUtc="2025-07-09T14:22:00Z">
          <w:pPr/>
        </w:pPrChange>
      </w:pPr>
      <w:r w:rsidRPr="007E0A14">
        <w:rPr>
          <w:rFonts w:ascii="Verdana" w:hAnsi="Verdana"/>
        </w:rPr>
        <w:t>In the street</w:t>
      </w:r>
    </w:p>
    <w:p w14:paraId="22E9233C" w14:textId="77777777" w:rsidR="006B5649" w:rsidRDefault="006B5649">
      <w:pPr>
        <w:ind w:left="426" w:hanging="426"/>
        <w:rPr>
          <w:ins w:id="288" w:author="Gareth Harding" w:date="2025-07-10T10:16:00Z" w16du:dateUtc="2025-07-10T08:16:00Z"/>
          <w:rFonts w:ascii="Verdana" w:hAnsi="Verdana"/>
          <w:lang w:val="es-ES"/>
        </w:rPr>
      </w:pPr>
      <w:r w:rsidRPr="006B5649">
        <w:rPr>
          <w:rFonts w:ascii="Verdana" w:hAnsi="Verdana"/>
          <w:highlight w:val="yellow"/>
          <w:lang w:val="es-ES"/>
        </w:rPr>
        <w:lastRenderedPageBreak/>
        <w:t xml:space="preserve">In </w:t>
      </w:r>
      <w:proofErr w:type="spellStart"/>
      <w:r w:rsidRPr="006B5649">
        <w:rPr>
          <w:rFonts w:ascii="Verdana" w:hAnsi="Verdana"/>
          <w:highlight w:val="yellow"/>
          <w:lang w:val="es-ES"/>
        </w:rPr>
        <w:t>the</w:t>
      </w:r>
      <w:proofErr w:type="spellEnd"/>
      <w:r w:rsidRPr="006B5649">
        <w:rPr>
          <w:rFonts w:ascii="Verdana" w:hAnsi="Verdana"/>
          <w:highlight w:val="yellow"/>
          <w:lang w:val="es-ES"/>
        </w:rPr>
        <w:t xml:space="preserve"> </w:t>
      </w:r>
      <w:proofErr w:type="spellStart"/>
      <w:r w:rsidRPr="006B5649">
        <w:rPr>
          <w:rFonts w:ascii="Verdana" w:hAnsi="Verdana"/>
          <w:highlight w:val="yellow"/>
          <w:lang w:val="es-ES"/>
        </w:rPr>
        <w:t>park</w:t>
      </w:r>
      <w:proofErr w:type="spellEnd"/>
    </w:p>
    <w:p w14:paraId="23C411DB" w14:textId="77777777" w:rsidR="007E4EEF" w:rsidRPr="006B5649" w:rsidRDefault="007E4EEF">
      <w:pPr>
        <w:ind w:left="426" w:hanging="426"/>
        <w:rPr>
          <w:rFonts w:ascii="Verdana" w:hAnsi="Verdana"/>
          <w:lang w:val="es-ES"/>
        </w:rPr>
        <w:pPrChange w:id="289" w:author="Gareth Harding" w:date="2025-07-09T16:22:00Z" w16du:dateUtc="2025-07-09T14:22:00Z">
          <w:pPr/>
        </w:pPrChange>
      </w:pPr>
    </w:p>
    <w:p w14:paraId="64F97276" w14:textId="77777777" w:rsidR="006B5649" w:rsidRPr="007E0A14" w:rsidRDefault="006B5649">
      <w:pPr>
        <w:pStyle w:val="Prrafodelista"/>
        <w:numPr>
          <w:ilvl w:val="0"/>
          <w:numId w:val="25"/>
        </w:numPr>
        <w:ind w:left="426" w:hanging="426"/>
        <w:rPr>
          <w:rFonts w:ascii="Verdana" w:hAnsi="Verdana"/>
          <w:b/>
          <w:bCs/>
        </w:rPr>
        <w:pPrChange w:id="290" w:author="Gareth Harding" w:date="2025-07-09T16:22:00Z" w16du:dateUtc="2025-07-09T14:22:00Z">
          <w:pPr>
            <w:pStyle w:val="Prrafodelista"/>
            <w:numPr>
              <w:numId w:val="25"/>
            </w:numPr>
            <w:ind w:hanging="360"/>
          </w:pPr>
        </w:pPrChange>
      </w:pPr>
      <w:r w:rsidRPr="007E0A14">
        <w:rPr>
          <w:rFonts w:ascii="Verdana" w:hAnsi="Verdana"/>
          <w:b/>
          <w:bCs/>
        </w:rPr>
        <w:t>What did the puppy need?</w:t>
      </w:r>
    </w:p>
    <w:p w14:paraId="50A90583" w14:textId="61C8500A" w:rsidR="006B5649" w:rsidRPr="007E0A14" w:rsidRDefault="006B5649">
      <w:pPr>
        <w:ind w:left="426" w:hanging="426"/>
        <w:rPr>
          <w:rFonts w:ascii="Verdana" w:hAnsi="Verdana"/>
        </w:rPr>
        <w:pPrChange w:id="291" w:author="Gareth Harding" w:date="2025-07-09T16:22:00Z" w16du:dateUtc="2025-07-09T14:22:00Z">
          <w:pPr/>
        </w:pPrChange>
      </w:pPr>
      <w:r w:rsidRPr="007E0A14">
        <w:rPr>
          <w:rFonts w:ascii="Verdana" w:hAnsi="Verdana"/>
        </w:rPr>
        <w:t>A big bone</w:t>
      </w:r>
    </w:p>
    <w:p w14:paraId="7F455AF6" w14:textId="77777777" w:rsidR="006B5649" w:rsidRPr="007E0A14" w:rsidRDefault="006B5649">
      <w:pPr>
        <w:ind w:left="426" w:hanging="426"/>
        <w:rPr>
          <w:rFonts w:ascii="Verdana" w:hAnsi="Verdana"/>
        </w:rPr>
        <w:pPrChange w:id="292" w:author="Gareth Harding" w:date="2025-07-09T16:22:00Z" w16du:dateUtc="2025-07-09T14:22:00Z">
          <w:pPr/>
        </w:pPrChange>
      </w:pPr>
      <w:r w:rsidRPr="007E0A14">
        <w:rPr>
          <w:rFonts w:ascii="Verdana" w:hAnsi="Verdana"/>
          <w:highlight w:val="yellow"/>
        </w:rPr>
        <w:t>Water and food</w:t>
      </w:r>
    </w:p>
    <w:p w14:paraId="22BF908C" w14:textId="68353ED8" w:rsidR="006B5649" w:rsidRDefault="006B5649">
      <w:pPr>
        <w:ind w:left="426" w:hanging="426"/>
        <w:rPr>
          <w:ins w:id="293" w:author="Gareth Harding" w:date="2025-07-10T10:16:00Z" w16du:dateUtc="2025-07-10T08:16:00Z"/>
          <w:rFonts w:ascii="Verdana" w:hAnsi="Verdana"/>
          <w:lang w:val="es-ES"/>
        </w:rPr>
      </w:pPr>
      <w:r w:rsidRPr="006B5649">
        <w:rPr>
          <w:rFonts w:ascii="Verdana" w:hAnsi="Verdana"/>
          <w:lang w:val="es-ES"/>
        </w:rPr>
        <w:t xml:space="preserve">A </w:t>
      </w:r>
      <w:proofErr w:type="spellStart"/>
      <w:r w:rsidR="006E310D">
        <w:rPr>
          <w:rFonts w:ascii="Verdana" w:hAnsi="Verdana"/>
          <w:lang w:val="es-ES"/>
        </w:rPr>
        <w:t>toilet</w:t>
      </w:r>
      <w:proofErr w:type="spellEnd"/>
    </w:p>
    <w:p w14:paraId="64661D84" w14:textId="77777777" w:rsidR="007E4EEF" w:rsidRPr="006B5649" w:rsidRDefault="007E4EEF">
      <w:pPr>
        <w:ind w:left="426" w:hanging="426"/>
        <w:rPr>
          <w:rFonts w:ascii="Verdana" w:hAnsi="Verdana"/>
          <w:lang w:val="es-ES"/>
        </w:rPr>
        <w:pPrChange w:id="294" w:author="Gareth Harding" w:date="2025-07-09T16:22:00Z" w16du:dateUtc="2025-07-09T14:22:00Z">
          <w:pPr/>
        </w:pPrChange>
      </w:pPr>
    </w:p>
    <w:p w14:paraId="2A190408" w14:textId="77777777" w:rsidR="006B5649" w:rsidRPr="007E0A14" w:rsidRDefault="006B5649">
      <w:pPr>
        <w:pStyle w:val="Prrafodelista"/>
        <w:numPr>
          <w:ilvl w:val="0"/>
          <w:numId w:val="25"/>
        </w:numPr>
        <w:ind w:left="426" w:hanging="426"/>
        <w:rPr>
          <w:rFonts w:ascii="Verdana" w:hAnsi="Verdana"/>
          <w:b/>
          <w:bCs/>
        </w:rPr>
        <w:pPrChange w:id="295" w:author="Gareth Harding" w:date="2025-07-09T16:22:00Z" w16du:dateUtc="2025-07-09T14:22:00Z">
          <w:pPr>
            <w:pStyle w:val="Prrafodelista"/>
            <w:numPr>
              <w:numId w:val="25"/>
            </w:numPr>
            <w:ind w:hanging="360"/>
          </w:pPr>
        </w:pPrChange>
      </w:pPr>
      <w:r w:rsidRPr="007E0A14">
        <w:rPr>
          <w:rFonts w:ascii="Verdana" w:hAnsi="Verdana"/>
          <w:b/>
          <w:bCs/>
        </w:rPr>
        <w:t>What did Lucy put up around the neighbourhood?</w:t>
      </w:r>
    </w:p>
    <w:p w14:paraId="1CBC7116" w14:textId="77777777" w:rsidR="006B5649" w:rsidRPr="006B5649" w:rsidRDefault="006B5649">
      <w:pPr>
        <w:ind w:left="426" w:hanging="426"/>
        <w:rPr>
          <w:rFonts w:ascii="Verdana" w:hAnsi="Verdana"/>
          <w:lang w:val="es-ES"/>
        </w:rPr>
        <w:pPrChange w:id="296" w:author="Gareth Harding" w:date="2025-07-09T16:22:00Z" w16du:dateUtc="2025-07-09T14:22:00Z">
          <w:pPr/>
        </w:pPrChange>
      </w:pPr>
      <w:r w:rsidRPr="006B5649">
        <w:rPr>
          <w:rFonts w:ascii="Verdana" w:hAnsi="Verdana"/>
          <w:lang w:val="es-ES"/>
        </w:rPr>
        <w:t xml:space="preserve">Christmas </w:t>
      </w:r>
      <w:proofErr w:type="spellStart"/>
      <w:r w:rsidRPr="006B5649">
        <w:rPr>
          <w:rFonts w:ascii="Verdana" w:hAnsi="Verdana"/>
          <w:lang w:val="es-ES"/>
        </w:rPr>
        <w:t>lights</w:t>
      </w:r>
      <w:proofErr w:type="spellEnd"/>
    </w:p>
    <w:p w14:paraId="044B2C17" w14:textId="77777777" w:rsidR="006B5649" w:rsidRPr="006B5649" w:rsidRDefault="006B5649">
      <w:pPr>
        <w:ind w:left="426" w:hanging="426"/>
        <w:rPr>
          <w:rFonts w:ascii="Verdana" w:hAnsi="Verdana"/>
          <w:lang w:val="es-ES"/>
        </w:rPr>
        <w:pPrChange w:id="297" w:author="Gareth Harding" w:date="2025-07-09T16:22:00Z" w16du:dateUtc="2025-07-09T14:22:00Z">
          <w:pPr/>
        </w:pPrChange>
      </w:pPr>
      <w:r w:rsidRPr="006E310D">
        <w:rPr>
          <w:rFonts w:ascii="Verdana" w:hAnsi="Verdana"/>
          <w:highlight w:val="yellow"/>
          <w:lang w:val="es-ES"/>
        </w:rPr>
        <w:t>Posters</w:t>
      </w:r>
    </w:p>
    <w:p w14:paraId="52E732B0" w14:textId="77777777" w:rsidR="006B5649" w:rsidRDefault="006B5649">
      <w:pPr>
        <w:ind w:left="426" w:hanging="426"/>
        <w:rPr>
          <w:ins w:id="298" w:author="Gareth Harding" w:date="2025-07-10T10:16:00Z" w16du:dateUtc="2025-07-10T08:16:00Z"/>
          <w:rFonts w:ascii="Verdana" w:hAnsi="Verdana"/>
          <w:lang w:val="es-ES"/>
        </w:rPr>
      </w:pPr>
      <w:proofErr w:type="spellStart"/>
      <w:r w:rsidRPr="006B5649">
        <w:rPr>
          <w:rFonts w:ascii="Verdana" w:hAnsi="Verdana"/>
          <w:lang w:val="es-ES"/>
        </w:rPr>
        <w:t>Paintings</w:t>
      </w:r>
      <w:proofErr w:type="spellEnd"/>
    </w:p>
    <w:p w14:paraId="69AFE02A" w14:textId="77777777" w:rsidR="007E4EEF" w:rsidRPr="006B5649" w:rsidRDefault="007E4EEF">
      <w:pPr>
        <w:ind w:left="426" w:hanging="426"/>
        <w:rPr>
          <w:rFonts w:ascii="Verdana" w:hAnsi="Verdana"/>
          <w:lang w:val="es-ES"/>
        </w:rPr>
        <w:pPrChange w:id="299" w:author="Gareth Harding" w:date="2025-07-09T16:22:00Z" w16du:dateUtc="2025-07-09T14:22:00Z">
          <w:pPr/>
        </w:pPrChange>
      </w:pPr>
    </w:p>
    <w:p w14:paraId="0A907CF5" w14:textId="77777777" w:rsidR="006B5649" w:rsidRPr="007E0A14" w:rsidRDefault="006B5649">
      <w:pPr>
        <w:pStyle w:val="Prrafodelista"/>
        <w:numPr>
          <w:ilvl w:val="0"/>
          <w:numId w:val="25"/>
        </w:numPr>
        <w:ind w:left="426" w:hanging="426"/>
        <w:rPr>
          <w:rFonts w:ascii="Verdana" w:hAnsi="Verdana"/>
          <w:b/>
          <w:bCs/>
        </w:rPr>
        <w:pPrChange w:id="300" w:author="Gareth Harding" w:date="2025-07-09T16:22:00Z" w16du:dateUtc="2025-07-09T14:22:00Z">
          <w:pPr>
            <w:pStyle w:val="Prrafodelista"/>
            <w:numPr>
              <w:numId w:val="25"/>
            </w:numPr>
            <w:ind w:hanging="360"/>
          </w:pPr>
        </w:pPrChange>
      </w:pPr>
      <w:r w:rsidRPr="007E0A14">
        <w:rPr>
          <w:rFonts w:ascii="Verdana" w:hAnsi="Verdana"/>
          <w:b/>
          <w:bCs/>
        </w:rPr>
        <w:t>What did the poster say?</w:t>
      </w:r>
    </w:p>
    <w:p w14:paraId="64166F82" w14:textId="3677E04A" w:rsidR="006B5649" w:rsidRPr="007E0A14" w:rsidRDefault="006B5649">
      <w:pPr>
        <w:ind w:left="426" w:hanging="426"/>
        <w:rPr>
          <w:rFonts w:ascii="Verdana" w:hAnsi="Verdana"/>
        </w:rPr>
        <w:pPrChange w:id="301" w:author="Gareth Harding" w:date="2025-07-09T16:22:00Z" w16du:dateUtc="2025-07-09T14:22:00Z">
          <w:pPr/>
        </w:pPrChange>
      </w:pPr>
      <w:r w:rsidRPr="007E0A14">
        <w:rPr>
          <w:rFonts w:ascii="Verdana" w:hAnsi="Verdana"/>
        </w:rPr>
        <w:t>"Beware of the d</w:t>
      </w:r>
      <w:r w:rsidR="006E310D" w:rsidRPr="007E0A14">
        <w:rPr>
          <w:rFonts w:ascii="Verdana" w:hAnsi="Verdana"/>
        </w:rPr>
        <w:t>og</w:t>
      </w:r>
      <w:r w:rsidRPr="007E0A14">
        <w:rPr>
          <w:rFonts w:ascii="Verdana" w:hAnsi="Verdana"/>
        </w:rPr>
        <w:t>!"</w:t>
      </w:r>
    </w:p>
    <w:p w14:paraId="4BC0CA62" w14:textId="77777777" w:rsidR="006B5649" w:rsidRPr="007E0A14" w:rsidRDefault="006B5649">
      <w:pPr>
        <w:ind w:left="426" w:hanging="426"/>
        <w:rPr>
          <w:rFonts w:ascii="Verdana" w:hAnsi="Verdana"/>
        </w:rPr>
        <w:pPrChange w:id="302" w:author="Gareth Harding" w:date="2025-07-09T16:22:00Z" w16du:dateUtc="2025-07-09T14:22:00Z">
          <w:pPr/>
        </w:pPrChange>
      </w:pPr>
      <w:r w:rsidRPr="007E0A14">
        <w:rPr>
          <w:rFonts w:ascii="Verdana" w:hAnsi="Verdana"/>
        </w:rPr>
        <w:t>"Free biscuits for everyone!"</w:t>
      </w:r>
    </w:p>
    <w:p w14:paraId="47F0B191" w14:textId="77D8DC7E" w:rsidR="006E310D" w:rsidRDefault="006B5649">
      <w:pPr>
        <w:ind w:left="426" w:hanging="426"/>
        <w:rPr>
          <w:ins w:id="303" w:author="Gareth Harding" w:date="2025-07-10T10:16:00Z" w16du:dateUtc="2025-07-10T08:16:00Z"/>
          <w:rFonts w:ascii="Verdana" w:hAnsi="Verdana"/>
          <w:lang w:val="es-ES"/>
        </w:rPr>
      </w:pPr>
      <w:r w:rsidRPr="006E310D">
        <w:rPr>
          <w:rFonts w:ascii="Verdana" w:hAnsi="Verdana"/>
          <w:highlight w:val="yellow"/>
          <w:lang w:val="es-ES"/>
        </w:rPr>
        <w:t>"</w:t>
      </w:r>
      <w:proofErr w:type="spellStart"/>
      <w:r w:rsidRPr="006E310D">
        <w:rPr>
          <w:rFonts w:ascii="Verdana" w:hAnsi="Verdana"/>
          <w:highlight w:val="yellow"/>
          <w:lang w:val="es-ES"/>
        </w:rPr>
        <w:t>Lost</w:t>
      </w:r>
      <w:proofErr w:type="spellEnd"/>
      <w:r w:rsidRPr="006E310D">
        <w:rPr>
          <w:rFonts w:ascii="Verdana" w:hAnsi="Verdana"/>
          <w:highlight w:val="yellow"/>
          <w:lang w:val="es-ES"/>
        </w:rPr>
        <w:t xml:space="preserve"> </w:t>
      </w:r>
      <w:proofErr w:type="spellStart"/>
      <w:r w:rsidRPr="006E310D">
        <w:rPr>
          <w:rFonts w:ascii="Verdana" w:hAnsi="Verdana"/>
          <w:highlight w:val="yellow"/>
          <w:lang w:val="es-ES"/>
        </w:rPr>
        <w:t>Puppy</w:t>
      </w:r>
      <w:proofErr w:type="spellEnd"/>
      <w:r w:rsidRPr="006E310D">
        <w:rPr>
          <w:rFonts w:ascii="Verdana" w:hAnsi="Verdana"/>
          <w:highlight w:val="yellow"/>
          <w:lang w:val="es-ES"/>
        </w:rPr>
        <w:t xml:space="preserve"> </w:t>
      </w:r>
      <w:proofErr w:type="spellStart"/>
      <w:r w:rsidRPr="006E310D">
        <w:rPr>
          <w:rFonts w:ascii="Verdana" w:hAnsi="Verdana"/>
          <w:highlight w:val="yellow"/>
          <w:lang w:val="es-ES"/>
        </w:rPr>
        <w:t>Found</w:t>
      </w:r>
      <w:proofErr w:type="spellEnd"/>
      <w:r w:rsidRPr="006E310D">
        <w:rPr>
          <w:rFonts w:ascii="Verdana" w:hAnsi="Verdana"/>
          <w:highlight w:val="yellow"/>
          <w:lang w:val="es-ES"/>
        </w:rPr>
        <w:t>!</w:t>
      </w:r>
      <w:r w:rsidR="006E310D">
        <w:rPr>
          <w:rFonts w:ascii="Verdana" w:hAnsi="Verdana"/>
          <w:lang w:val="es-ES"/>
        </w:rPr>
        <w:t>”</w:t>
      </w:r>
    </w:p>
    <w:p w14:paraId="7B43EA76" w14:textId="77777777" w:rsidR="007E4EEF" w:rsidRPr="006B5649" w:rsidRDefault="007E4EEF">
      <w:pPr>
        <w:ind w:left="426" w:hanging="426"/>
        <w:rPr>
          <w:rFonts w:ascii="Verdana" w:hAnsi="Verdana"/>
          <w:lang w:val="es-ES"/>
        </w:rPr>
        <w:pPrChange w:id="304" w:author="Gareth Harding" w:date="2025-07-09T16:22:00Z" w16du:dateUtc="2025-07-09T14:22:00Z">
          <w:pPr/>
        </w:pPrChange>
      </w:pPr>
    </w:p>
    <w:p w14:paraId="0FD58126" w14:textId="77777777" w:rsidR="006B5649" w:rsidRPr="007E0A14" w:rsidRDefault="006B5649">
      <w:pPr>
        <w:pStyle w:val="Prrafodelista"/>
        <w:numPr>
          <w:ilvl w:val="0"/>
          <w:numId w:val="25"/>
        </w:numPr>
        <w:ind w:left="426" w:hanging="426"/>
        <w:rPr>
          <w:rFonts w:ascii="Verdana" w:hAnsi="Verdana"/>
          <w:b/>
          <w:bCs/>
        </w:rPr>
        <w:pPrChange w:id="305" w:author="Gareth Harding" w:date="2025-07-09T16:22:00Z" w16du:dateUtc="2025-07-09T14:22:00Z">
          <w:pPr>
            <w:pStyle w:val="Prrafodelista"/>
            <w:numPr>
              <w:numId w:val="25"/>
            </w:numPr>
            <w:ind w:hanging="360"/>
          </w:pPr>
        </w:pPrChange>
      </w:pPr>
      <w:r w:rsidRPr="007E0A14">
        <w:rPr>
          <w:rFonts w:ascii="Verdana" w:hAnsi="Verdana"/>
          <w:b/>
          <w:bCs/>
        </w:rPr>
        <w:t>How did Lucy feel when the puppy went home?</w:t>
      </w:r>
    </w:p>
    <w:p w14:paraId="0CC848CD" w14:textId="77777777" w:rsidR="006B5649" w:rsidRPr="006B5649" w:rsidRDefault="006B5649">
      <w:pPr>
        <w:ind w:left="426" w:hanging="426"/>
        <w:rPr>
          <w:rFonts w:ascii="Verdana" w:hAnsi="Verdana"/>
          <w:lang w:val="es-ES"/>
        </w:rPr>
        <w:pPrChange w:id="306" w:author="Gareth Harding" w:date="2025-07-09T16:22:00Z" w16du:dateUtc="2025-07-09T14:22:00Z">
          <w:pPr/>
        </w:pPrChange>
      </w:pPr>
      <w:proofErr w:type="spellStart"/>
      <w:r w:rsidRPr="006E310D">
        <w:rPr>
          <w:rFonts w:ascii="Verdana" w:hAnsi="Verdana"/>
          <w:highlight w:val="yellow"/>
          <w:lang w:val="es-ES"/>
        </w:rPr>
        <w:t>Happy</w:t>
      </w:r>
      <w:proofErr w:type="spellEnd"/>
    </w:p>
    <w:p w14:paraId="7A9DAA93" w14:textId="77777777" w:rsidR="006B5649" w:rsidRPr="006B5649" w:rsidRDefault="006B5649">
      <w:pPr>
        <w:ind w:left="426" w:hanging="426"/>
        <w:rPr>
          <w:rFonts w:ascii="Verdana" w:hAnsi="Verdana"/>
          <w:lang w:val="es-ES"/>
        </w:rPr>
        <w:pPrChange w:id="307" w:author="Gareth Harding" w:date="2025-07-09T16:22:00Z" w16du:dateUtc="2025-07-09T14:22:00Z">
          <w:pPr/>
        </w:pPrChange>
      </w:pPr>
      <w:proofErr w:type="spellStart"/>
      <w:r w:rsidRPr="006B5649">
        <w:rPr>
          <w:rFonts w:ascii="Verdana" w:hAnsi="Verdana"/>
          <w:lang w:val="es-ES"/>
        </w:rPr>
        <w:t>Angry</w:t>
      </w:r>
      <w:proofErr w:type="spellEnd"/>
    </w:p>
    <w:p w14:paraId="0DA5BBE5" w14:textId="77777777" w:rsidR="006B5649" w:rsidRDefault="006B5649">
      <w:pPr>
        <w:ind w:left="426" w:hanging="426"/>
        <w:rPr>
          <w:ins w:id="308" w:author="Gareth Harding" w:date="2025-07-10T10:16:00Z" w16du:dateUtc="2025-07-10T08:16:00Z"/>
          <w:rFonts w:ascii="Verdana" w:hAnsi="Verdana"/>
          <w:lang w:val="es-ES"/>
        </w:rPr>
      </w:pPr>
      <w:proofErr w:type="spellStart"/>
      <w:r w:rsidRPr="006B5649">
        <w:rPr>
          <w:rFonts w:ascii="Verdana" w:hAnsi="Verdana"/>
          <w:lang w:val="es-ES"/>
        </w:rPr>
        <w:t>Hungry</w:t>
      </w:r>
      <w:proofErr w:type="spellEnd"/>
    </w:p>
    <w:p w14:paraId="6D870E8D" w14:textId="77777777" w:rsidR="007E4EEF" w:rsidRPr="006B5649" w:rsidRDefault="007E4EEF">
      <w:pPr>
        <w:ind w:left="426" w:hanging="426"/>
        <w:rPr>
          <w:rFonts w:ascii="Verdana" w:hAnsi="Verdana"/>
          <w:lang w:val="es-ES"/>
        </w:rPr>
        <w:pPrChange w:id="309" w:author="Gareth Harding" w:date="2025-07-09T16:22:00Z" w16du:dateUtc="2025-07-09T14:22:00Z">
          <w:pPr/>
        </w:pPrChange>
      </w:pPr>
    </w:p>
    <w:p w14:paraId="6125999F" w14:textId="2D631139" w:rsidR="006B5649" w:rsidRPr="009E2BE6" w:rsidRDefault="006B5649">
      <w:pPr>
        <w:pStyle w:val="Prrafodelista"/>
        <w:numPr>
          <w:ilvl w:val="0"/>
          <w:numId w:val="25"/>
        </w:numPr>
        <w:ind w:left="426" w:hanging="426"/>
        <w:rPr>
          <w:rFonts w:ascii="Verdana" w:hAnsi="Verdana"/>
          <w:b/>
          <w:bCs/>
        </w:rPr>
        <w:pPrChange w:id="310" w:author="Gareth Harding" w:date="2025-07-09T16:22:00Z" w16du:dateUtc="2025-07-09T14:22:00Z">
          <w:pPr>
            <w:pStyle w:val="Prrafodelista"/>
            <w:numPr>
              <w:numId w:val="25"/>
            </w:numPr>
            <w:ind w:hanging="360"/>
          </w:pPr>
        </w:pPrChange>
      </w:pPr>
      <w:r w:rsidRPr="009E2BE6">
        <w:rPr>
          <w:rFonts w:ascii="Verdana" w:hAnsi="Verdana"/>
          <w:b/>
          <w:bCs/>
        </w:rPr>
        <w:t>Lucy took the puppy to the zoo.</w:t>
      </w:r>
    </w:p>
    <w:p w14:paraId="7A834C1D" w14:textId="77777777" w:rsidR="006B5649" w:rsidRPr="006B5649" w:rsidRDefault="006B5649">
      <w:pPr>
        <w:ind w:left="426" w:hanging="426"/>
        <w:rPr>
          <w:rFonts w:ascii="Verdana" w:hAnsi="Verdana"/>
          <w:lang w:val="es-ES"/>
        </w:rPr>
        <w:pPrChange w:id="311" w:author="Gareth Harding" w:date="2025-07-09T16:22:00Z" w16du:dateUtc="2025-07-09T14:22:00Z">
          <w:pPr/>
        </w:pPrChange>
      </w:pPr>
      <w:r w:rsidRPr="006E310D">
        <w:rPr>
          <w:rFonts w:ascii="Verdana" w:hAnsi="Verdana"/>
          <w:highlight w:val="yellow"/>
          <w:lang w:val="es-ES"/>
        </w:rPr>
        <w:t>False</w:t>
      </w:r>
    </w:p>
    <w:p w14:paraId="1A0BEF32" w14:textId="77777777" w:rsidR="006B5649" w:rsidRPr="006B5649" w:rsidRDefault="006B5649">
      <w:pPr>
        <w:ind w:left="426" w:hanging="426"/>
        <w:rPr>
          <w:rFonts w:ascii="Verdana" w:hAnsi="Verdana"/>
          <w:lang w:val="es-ES"/>
        </w:rPr>
        <w:pPrChange w:id="312" w:author="Gareth Harding" w:date="2025-07-09T16:22:00Z" w16du:dateUtc="2025-07-09T14:22:00Z">
          <w:pPr/>
        </w:pPrChange>
      </w:pPr>
      <w:r w:rsidRPr="006B5649">
        <w:rPr>
          <w:rFonts w:ascii="Verdana" w:hAnsi="Verdana"/>
          <w:lang w:val="es-ES"/>
        </w:rPr>
        <w:t>True</w:t>
      </w:r>
    </w:p>
    <w:p w14:paraId="05CEBC1A" w14:textId="77777777" w:rsidR="00A8626E" w:rsidRDefault="00A8626E" w:rsidP="00511EB9">
      <w:pPr>
        <w:rPr>
          <w:rFonts w:ascii="Verdana" w:hAnsi="Verdana"/>
          <w:lang w:val="es-ES"/>
        </w:rPr>
      </w:pPr>
    </w:p>
    <w:p w14:paraId="5D96E45E" w14:textId="77777777" w:rsidR="00A8626E" w:rsidRDefault="00A8626E" w:rsidP="00511EB9">
      <w:pPr>
        <w:rPr>
          <w:rFonts w:ascii="Verdana" w:hAnsi="Verdana"/>
          <w:lang w:val="es-ES"/>
        </w:rPr>
      </w:pPr>
    </w:p>
    <w:p w14:paraId="4CC99D4A" w14:textId="748C1092" w:rsidR="00A8626E" w:rsidRPr="00077875" w:rsidDel="000A2CAD" w:rsidRDefault="00A8626E">
      <w:pPr>
        <w:numPr>
          <w:ilvl w:val="0"/>
          <w:numId w:val="1"/>
        </w:numPr>
        <w:ind w:left="426" w:hanging="426"/>
        <w:rPr>
          <w:del w:id="313" w:author="Gareth Harding" w:date="2025-07-09T16:22:00Z" w16du:dateUtc="2025-07-09T14:22:00Z"/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  <w:rPrChange w:id="314" w:author="48105" w:date="2025-07-22T16:54:00Z" w16du:dateUtc="2025-07-22T14:54:00Z">
            <w:rPr>
              <w:del w:id="315" w:author="Gareth Harding" w:date="2025-07-09T16:22:00Z" w16du:dateUtc="2025-07-09T14:22:00Z"/>
              <w:rFonts w:ascii="Verdana" w:hAnsi="Verdana"/>
              <w:lang w:val="es-ES"/>
            </w:rPr>
          </w:rPrChange>
        </w:rPr>
        <w:pPrChange w:id="316" w:author="48105" w:date="2025-07-22T16:54:00Z" w16du:dateUtc="2025-07-22T14:54:00Z">
          <w:pPr/>
        </w:pPrChange>
      </w:pPr>
    </w:p>
    <w:p w14:paraId="2EE1E502" w14:textId="77777777" w:rsidR="002462EA" w:rsidRPr="002462EA" w:rsidRDefault="002462EA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317" w:author="48105" w:date="2025-07-22T16:54:00Z" w16du:dateUtc="2025-07-22T14:54:00Z">
          <w:pPr>
            <w:pStyle w:val="Prrafodelista"/>
            <w:numPr>
              <w:numId w:val="37"/>
            </w:numPr>
            <w:adjustRightInd w:val="0"/>
            <w:snapToGrid w:val="0"/>
            <w:ind w:hanging="360"/>
            <w:contextualSpacing w:val="0"/>
          </w:pPr>
        </w:pPrChange>
      </w:pPr>
      <w:r w:rsidRPr="002462EA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Maths Test</w:t>
      </w:r>
    </w:p>
    <w:p w14:paraId="11C6A255" w14:textId="77777777" w:rsidR="002462EA" w:rsidRDefault="002462EA" w:rsidP="00511EB9">
      <w:pPr>
        <w:rPr>
          <w:rFonts w:ascii="Verdana" w:hAnsi="Verdana"/>
          <w:lang w:val="es-ES"/>
        </w:rPr>
      </w:pPr>
    </w:p>
    <w:p w14:paraId="07093A42" w14:textId="77777777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Last week, Tony </w:t>
      </w:r>
      <w:r w:rsidRPr="009E2BE6">
        <w:rPr>
          <w:rFonts w:ascii="Verdana" w:hAnsi="Verdana"/>
          <w:b/>
          <w:bCs/>
        </w:rPr>
        <w:t>passed</w:t>
      </w:r>
      <w:r w:rsidRPr="009E2BE6">
        <w:rPr>
          <w:rFonts w:ascii="Verdana" w:hAnsi="Verdana"/>
        </w:rPr>
        <w:t xml:space="preserve"> his maths test, but he </w:t>
      </w:r>
      <w:r w:rsidRPr="009E2BE6">
        <w:rPr>
          <w:rFonts w:ascii="Verdana" w:hAnsi="Verdana"/>
          <w:b/>
          <w:bCs/>
        </w:rPr>
        <w:t>was</w:t>
      </w:r>
      <w:r w:rsidRPr="009E2BE6">
        <w:rPr>
          <w:rFonts w:ascii="Verdana" w:hAnsi="Verdana"/>
        </w:rPr>
        <w:t xml:space="preserve"> a little nervous before it.</w:t>
      </w:r>
    </w:p>
    <w:p w14:paraId="5D29C2AB" w14:textId="77777777" w:rsidR="00751B08" w:rsidRPr="009E2BE6" w:rsidRDefault="00751B08" w:rsidP="007B5C1B">
      <w:pPr>
        <w:rPr>
          <w:rFonts w:ascii="Verdana" w:hAnsi="Verdana"/>
        </w:rPr>
      </w:pPr>
    </w:p>
    <w:p w14:paraId="080CB8BE" w14:textId="77777777" w:rsidR="007B5C1B" w:rsidRPr="009E2BE6" w:rsidRDefault="007B5C1B" w:rsidP="007B5C1B">
      <w:pPr>
        <w:rPr>
          <w:rFonts w:ascii="Verdana" w:hAnsi="Verdana"/>
          <w:color w:val="FF0000"/>
        </w:rPr>
      </w:pPr>
      <w:r w:rsidRPr="009E2BE6">
        <w:rPr>
          <w:rFonts w:ascii="Verdana" w:hAnsi="Verdana"/>
          <w:color w:val="FF0000"/>
        </w:rPr>
        <w:t xml:space="preserve">He </w:t>
      </w:r>
      <w:r w:rsidRPr="009E2BE6">
        <w:rPr>
          <w:rFonts w:ascii="Verdana" w:hAnsi="Verdana"/>
          <w:b/>
          <w:bCs/>
          <w:color w:val="FF0000"/>
        </w:rPr>
        <w:t>washed</w:t>
      </w:r>
      <w:r w:rsidRPr="009E2BE6">
        <w:rPr>
          <w:rFonts w:ascii="Verdana" w:hAnsi="Verdana"/>
          <w:color w:val="FF0000"/>
        </w:rPr>
        <w:t xml:space="preserve"> his hands quickly and </w:t>
      </w:r>
      <w:r w:rsidRPr="009E2BE6">
        <w:rPr>
          <w:rFonts w:ascii="Verdana" w:hAnsi="Verdana"/>
          <w:b/>
          <w:bCs/>
          <w:color w:val="FF0000"/>
        </w:rPr>
        <w:t>checked</w:t>
      </w:r>
      <w:r w:rsidRPr="009E2BE6">
        <w:rPr>
          <w:rFonts w:ascii="Verdana" w:hAnsi="Verdana"/>
          <w:color w:val="FF0000"/>
        </w:rPr>
        <w:t xml:space="preserve"> his pencil case twice.</w:t>
      </w:r>
    </w:p>
    <w:p w14:paraId="285B7B75" w14:textId="77777777" w:rsidR="00751B08" w:rsidRPr="009E2BE6" w:rsidRDefault="00751B08" w:rsidP="007B5C1B">
      <w:pPr>
        <w:rPr>
          <w:rFonts w:ascii="Verdana" w:hAnsi="Verdana"/>
        </w:rPr>
      </w:pPr>
    </w:p>
    <w:p w14:paraId="6B17FE6D" w14:textId="62606DA7" w:rsidR="007B5C1B" w:rsidRPr="002534E9" w:rsidRDefault="007B5C1B" w:rsidP="007B5C1B">
      <w:pPr>
        <w:rPr>
          <w:rFonts w:ascii="Verdana" w:hAnsi="Verdana"/>
          <w:strike/>
          <w:color w:val="FF0000"/>
          <w:rPrChange w:id="318" w:author="48105" w:date="2025-07-22T10:29:00Z" w16du:dateUtc="2025-07-22T08:29:00Z">
            <w:rPr>
              <w:rFonts w:ascii="Verdana" w:hAnsi="Verdana"/>
              <w:color w:val="FF0000"/>
            </w:rPr>
          </w:rPrChange>
        </w:rPr>
      </w:pPr>
      <w:r w:rsidRPr="002534E9">
        <w:rPr>
          <w:rFonts w:ascii="Verdana" w:hAnsi="Verdana"/>
          <w:strike/>
          <w:color w:val="FF0000"/>
          <w:rPrChange w:id="319" w:author="48105" w:date="2025-07-22T10:29:00Z" w16du:dateUtc="2025-07-22T08:29:00Z">
            <w:rPr>
              <w:rFonts w:ascii="Verdana" w:hAnsi="Verdana"/>
              <w:color w:val="FF0000"/>
            </w:rPr>
          </w:rPrChange>
        </w:rPr>
        <w:t xml:space="preserve">Tony </w:t>
      </w:r>
      <w:r w:rsidRPr="002534E9">
        <w:rPr>
          <w:rFonts w:ascii="Verdana" w:hAnsi="Verdana"/>
          <w:b/>
          <w:bCs/>
          <w:strike/>
          <w:color w:val="FF0000"/>
          <w:rPrChange w:id="320" w:author="48105" w:date="2025-07-22T10:29:00Z" w16du:dateUtc="2025-07-22T08:29:00Z">
            <w:rPr>
              <w:rFonts w:ascii="Verdana" w:hAnsi="Verdana"/>
              <w:b/>
              <w:bCs/>
              <w:color w:val="FF0000"/>
            </w:rPr>
          </w:rPrChange>
        </w:rPr>
        <w:t>liked</w:t>
      </w:r>
      <w:r w:rsidRPr="002534E9">
        <w:rPr>
          <w:rFonts w:ascii="Verdana" w:hAnsi="Verdana"/>
          <w:strike/>
          <w:color w:val="FF0000"/>
          <w:rPrChange w:id="321" w:author="48105" w:date="2025-07-22T10:29:00Z" w16du:dateUtc="2025-07-22T08:29:00Z">
            <w:rPr>
              <w:rFonts w:ascii="Verdana" w:hAnsi="Verdana"/>
              <w:color w:val="FF0000"/>
            </w:rPr>
          </w:rPrChange>
        </w:rPr>
        <w:t xml:space="preserve"> studying with his friend Mia because she </w:t>
      </w:r>
      <w:r w:rsidRPr="002534E9">
        <w:rPr>
          <w:rFonts w:ascii="Verdana" w:hAnsi="Verdana"/>
          <w:b/>
          <w:bCs/>
          <w:strike/>
          <w:color w:val="FF0000"/>
          <w:rPrChange w:id="322" w:author="48105" w:date="2025-07-22T10:29:00Z" w16du:dateUtc="2025-07-22T08:29:00Z">
            <w:rPr>
              <w:rFonts w:ascii="Verdana" w:hAnsi="Verdana"/>
              <w:b/>
              <w:bCs/>
              <w:color w:val="FF0000"/>
            </w:rPr>
          </w:rPrChange>
        </w:rPr>
        <w:t>helped</w:t>
      </w:r>
      <w:r w:rsidRPr="002534E9">
        <w:rPr>
          <w:rFonts w:ascii="Verdana" w:hAnsi="Verdana"/>
          <w:strike/>
          <w:color w:val="FF0000"/>
          <w:rPrChange w:id="323" w:author="48105" w:date="2025-07-22T10:29:00Z" w16du:dateUtc="2025-07-22T08:29:00Z">
            <w:rPr>
              <w:rFonts w:ascii="Verdana" w:hAnsi="Verdana"/>
              <w:color w:val="FF0000"/>
            </w:rPr>
          </w:rPrChange>
        </w:rPr>
        <w:t xml:space="preserve"> him a lot.</w:t>
      </w:r>
    </w:p>
    <w:p w14:paraId="12889EA6" w14:textId="77777777" w:rsidR="007B5C1B" w:rsidRPr="009E2BE6" w:rsidRDefault="007B5C1B" w:rsidP="007B5C1B">
      <w:pPr>
        <w:rPr>
          <w:rFonts w:ascii="Verdana" w:hAnsi="Verdana"/>
        </w:rPr>
      </w:pPr>
    </w:p>
    <w:p w14:paraId="1E3B144F" w14:textId="77777777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During the test, Tony </w:t>
      </w:r>
      <w:r w:rsidRPr="009E2BE6">
        <w:rPr>
          <w:rFonts w:ascii="Verdana" w:hAnsi="Verdana"/>
          <w:b/>
          <w:bCs/>
        </w:rPr>
        <w:t>looked</w:t>
      </w:r>
      <w:r w:rsidRPr="009E2BE6">
        <w:rPr>
          <w:rFonts w:ascii="Verdana" w:hAnsi="Verdana"/>
        </w:rPr>
        <w:t xml:space="preserve"> at the questions carefully.</w:t>
      </w:r>
    </w:p>
    <w:p w14:paraId="5B86D18C" w14:textId="77777777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He </w:t>
      </w:r>
      <w:r w:rsidRPr="009E2BE6">
        <w:rPr>
          <w:rFonts w:ascii="Verdana" w:hAnsi="Verdana"/>
          <w:b/>
          <w:bCs/>
        </w:rPr>
        <w:t>talked</w:t>
      </w:r>
      <w:r w:rsidRPr="009E2BE6">
        <w:rPr>
          <w:rFonts w:ascii="Verdana" w:hAnsi="Verdana"/>
        </w:rPr>
        <w:t xml:space="preserve"> to himself softly and </w:t>
      </w:r>
      <w:r w:rsidRPr="009E2BE6">
        <w:rPr>
          <w:rFonts w:ascii="Verdana" w:hAnsi="Verdana"/>
          <w:b/>
          <w:bCs/>
        </w:rPr>
        <w:t>pushed</w:t>
      </w:r>
      <w:r w:rsidRPr="009E2BE6">
        <w:rPr>
          <w:rFonts w:ascii="Verdana" w:hAnsi="Verdana"/>
        </w:rPr>
        <w:t xml:space="preserve"> his chair closer to the table.</w:t>
      </w:r>
    </w:p>
    <w:p w14:paraId="5E21C033" w14:textId="77777777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Sometimes, Tony </w:t>
      </w:r>
      <w:r w:rsidRPr="009E2BE6">
        <w:rPr>
          <w:rFonts w:ascii="Verdana" w:hAnsi="Verdana"/>
          <w:b/>
          <w:bCs/>
        </w:rPr>
        <w:t>smiled</w:t>
      </w:r>
      <w:r w:rsidRPr="009E2BE6">
        <w:rPr>
          <w:rFonts w:ascii="Verdana" w:hAnsi="Verdana"/>
        </w:rPr>
        <w:t xml:space="preserve"> because some questions were easy.</w:t>
      </w:r>
    </w:p>
    <w:p w14:paraId="4FD74449" w14:textId="77777777" w:rsidR="007B5C1B" w:rsidRPr="009E2BE6" w:rsidRDefault="007B5C1B" w:rsidP="007B5C1B">
      <w:pPr>
        <w:rPr>
          <w:rFonts w:ascii="Verdana" w:hAnsi="Verdana"/>
        </w:rPr>
      </w:pPr>
    </w:p>
    <w:p w14:paraId="1063839B" w14:textId="1E04AB64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>After the test, Tony and</w:t>
      </w:r>
      <w:r w:rsidR="00751B08" w:rsidRPr="009E2BE6">
        <w:rPr>
          <w:rFonts w:ascii="Verdana" w:hAnsi="Verdana"/>
        </w:rPr>
        <w:t xml:space="preserve"> </w:t>
      </w:r>
      <w:r w:rsidR="00751B08" w:rsidRPr="009E2BE6">
        <w:rPr>
          <w:rFonts w:ascii="Verdana" w:hAnsi="Verdana"/>
          <w:color w:val="FF0000"/>
        </w:rPr>
        <w:t>his friend</w:t>
      </w:r>
      <w:r w:rsidRPr="009E2BE6">
        <w:rPr>
          <w:rFonts w:ascii="Verdana" w:hAnsi="Verdana"/>
        </w:rPr>
        <w:t xml:space="preserve"> Mia checked their answers.</w:t>
      </w:r>
    </w:p>
    <w:p w14:paraId="6918F406" w14:textId="77777777" w:rsidR="00751B08" w:rsidRPr="009E2BE6" w:rsidRDefault="00751B08" w:rsidP="007B5C1B">
      <w:pPr>
        <w:rPr>
          <w:rFonts w:ascii="Verdana" w:hAnsi="Verdana"/>
        </w:rPr>
      </w:pPr>
    </w:p>
    <w:p w14:paraId="54BC980A" w14:textId="261E07AB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Tony </w:t>
      </w:r>
      <w:r w:rsidRPr="009E2BE6">
        <w:rPr>
          <w:rFonts w:ascii="Verdana" w:hAnsi="Verdana"/>
          <w:b/>
          <w:bCs/>
        </w:rPr>
        <w:t>missed</w:t>
      </w:r>
      <w:r w:rsidRPr="009E2BE6">
        <w:rPr>
          <w:rFonts w:ascii="Verdana" w:hAnsi="Verdana"/>
        </w:rPr>
        <w:t xml:space="preserve"> one question, but he was happy because he </w:t>
      </w:r>
      <w:r w:rsidRPr="009E2BE6">
        <w:rPr>
          <w:rFonts w:ascii="Verdana" w:hAnsi="Verdana"/>
          <w:b/>
          <w:bCs/>
        </w:rPr>
        <w:t>did</w:t>
      </w:r>
      <w:r w:rsidRPr="009E2BE6">
        <w:rPr>
          <w:rFonts w:ascii="Verdana" w:hAnsi="Verdana"/>
        </w:rPr>
        <w:t xml:space="preserve"> his best.</w:t>
      </w:r>
    </w:p>
    <w:p w14:paraId="7A8394BB" w14:textId="77777777" w:rsidR="00751B08" w:rsidRPr="009E2BE6" w:rsidRDefault="00751B08" w:rsidP="007B5C1B">
      <w:pPr>
        <w:rPr>
          <w:rFonts w:ascii="Verdana" w:hAnsi="Verdana"/>
        </w:rPr>
      </w:pPr>
    </w:p>
    <w:p w14:paraId="6221A374" w14:textId="7D568043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When the results came, Tony’s parents </w:t>
      </w:r>
      <w:r w:rsidRPr="009E2BE6">
        <w:rPr>
          <w:rFonts w:ascii="Verdana" w:hAnsi="Verdana"/>
          <w:b/>
          <w:bCs/>
        </w:rPr>
        <w:t>kissed</w:t>
      </w:r>
      <w:r w:rsidRPr="009E2BE6">
        <w:rPr>
          <w:rFonts w:ascii="Verdana" w:hAnsi="Verdana"/>
        </w:rPr>
        <w:t xml:space="preserve"> him and said, “Well done!”</w:t>
      </w:r>
    </w:p>
    <w:p w14:paraId="4E851416" w14:textId="77777777" w:rsidR="00751B08" w:rsidRPr="009E2BE6" w:rsidRDefault="00751B08" w:rsidP="007B5C1B">
      <w:pPr>
        <w:rPr>
          <w:rFonts w:ascii="Verdana" w:hAnsi="Verdana"/>
        </w:rPr>
      </w:pPr>
    </w:p>
    <w:p w14:paraId="3F888197" w14:textId="24EDB6A8" w:rsidR="007B5C1B" w:rsidRPr="009E2BE6" w:rsidRDefault="007B5C1B" w:rsidP="007B5C1B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Tony </w:t>
      </w:r>
      <w:r w:rsidRPr="009E2BE6">
        <w:rPr>
          <w:rFonts w:ascii="Verdana" w:hAnsi="Verdana"/>
          <w:b/>
          <w:bCs/>
        </w:rPr>
        <w:t>danced</w:t>
      </w:r>
      <w:r w:rsidRPr="009E2BE6">
        <w:rPr>
          <w:rFonts w:ascii="Verdana" w:hAnsi="Verdana"/>
        </w:rPr>
        <w:t xml:space="preserve"> and </w:t>
      </w:r>
      <w:r w:rsidRPr="009E2BE6">
        <w:rPr>
          <w:rFonts w:ascii="Verdana" w:hAnsi="Verdana"/>
          <w:b/>
          <w:bCs/>
        </w:rPr>
        <w:t>laughed</w:t>
      </w:r>
      <w:r w:rsidRPr="009E2BE6">
        <w:rPr>
          <w:rFonts w:ascii="Verdana" w:hAnsi="Verdana"/>
        </w:rPr>
        <w:t xml:space="preserve"> around the room because he was very proud.</w:t>
      </w:r>
    </w:p>
    <w:p w14:paraId="6A30D2AD" w14:textId="77777777" w:rsidR="007B5C1B" w:rsidRPr="009E2BE6" w:rsidRDefault="007B5C1B" w:rsidP="00511EB9">
      <w:pPr>
        <w:rPr>
          <w:rFonts w:ascii="Verdana" w:hAnsi="Verdana"/>
        </w:rPr>
      </w:pPr>
    </w:p>
    <w:p w14:paraId="2C0EA4A0" w14:textId="3F1B50C0" w:rsidR="00751B08" w:rsidRPr="009E2BE6" w:rsidDel="007E4EEF" w:rsidRDefault="00751B08" w:rsidP="00511EB9">
      <w:pPr>
        <w:rPr>
          <w:del w:id="324" w:author="Gareth Harding" w:date="2025-07-10T10:17:00Z" w16du:dateUtc="2025-07-10T08:17:00Z"/>
          <w:rFonts w:ascii="Verdana" w:hAnsi="Verdana"/>
        </w:rPr>
      </w:pPr>
    </w:p>
    <w:p w14:paraId="5768E454" w14:textId="77777777" w:rsidR="00751B08" w:rsidRPr="00DC6264" w:rsidRDefault="00751B08" w:rsidP="00751B08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30914AC0" w14:textId="77777777" w:rsidR="00751B08" w:rsidRDefault="00751B08" w:rsidP="00511EB9">
      <w:pPr>
        <w:rPr>
          <w:rFonts w:ascii="Verdana" w:hAnsi="Verdana"/>
          <w:lang w:val="es-ES"/>
        </w:rPr>
      </w:pPr>
    </w:p>
    <w:p w14:paraId="577CA124" w14:textId="77777777" w:rsidR="00751B08" w:rsidRPr="009E2BE6" w:rsidRDefault="00751B08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25" w:author="Gareth Harding" w:date="2025-07-09T16:24:00Z" w16du:dateUtc="2025-07-09T14:24:00Z">
          <w:pPr>
            <w:numPr>
              <w:numId w:val="26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What did Tony check twice before the test?</w:t>
      </w:r>
    </w:p>
    <w:p w14:paraId="633EBC71" w14:textId="77777777" w:rsidR="00751B08" w:rsidRPr="009E2BE6" w:rsidRDefault="00751B08">
      <w:pPr>
        <w:ind w:left="426" w:hanging="426"/>
        <w:rPr>
          <w:rFonts w:ascii="Verdana" w:hAnsi="Verdana"/>
        </w:rPr>
        <w:pPrChange w:id="326" w:author="Gareth Harding" w:date="2025-07-09T16:24:00Z" w16du:dateUtc="2025-07-09T14:24:00Z">
          <w:pPr/>
        </w:pPrChange>
      </w:pPr>
      <w:r w:rsidRPr="009E2BE6">
        <w:rPr>
          <w:rFonts w:ascii="Verdana" w:hAnsi="Verdana"/>
        </w:rPr>
        <w:t>His lunchbox</w:t>
      </w:r>
      <w:del w:id="327" w:author="Gareth Harding" w:date="2025-07-09T16:24:00Z" w16du:dateUtc="2025-07-09T14:24:00Z">
        <w:r w:rsidRPr="009E2BE6" w:rsidDel="00021625">
          <w:rPr>
            <w:rFonts w:ascii="Verdana" w:hAnsi="Verdana"/>
          </w:rPr>
          <w:delText>.</w:delText>
        </w:r>
      </w:del>
    </w:p>
    <w:p w14:paraId="78D01722" w14:textId="77777777" w:rsidR="00751B08" w:rsidRPr="009E2BE6" w:rsidRDefault="00751B08">
      <w:pPr>
        <w:ind w:left="426" w:hanging="426"/>
        <w:rPr>
          <w:rFonts w:ascii="Verdana" w:hAnsi="Verdana"/>
          <w:highlight w:val="yellow"/>
        </w:rPr>
        <w:pPrChange w:id="328" w:author="Gareth Harding" w:date="2025-07-09T16:24:00Z" w16du:dateUtc="2025-07-09T14:24:00Z">
          <w:pPr/>
        </w:pPrChange>
      </w:pPr>
      <w:r w:rsidRPr="009E2BE6">
        <w:rPr>
          <w:rFonts w:ascii="Verdana" w:hAnsi="Verdana"/>
          <w:highlight w:val="yellow"/>
        </w:rPr>
        <w:t>His pencil case</w:t>
      </w:r>
      <w:del w:id="329" w:author="Gareth Harding" w:date="2025-07-09T16:24:00Z" w16du:dateUtc="2025-07-09T14:24:00Z">
        <w:r w:rsidRPr="009E2BE6" w:rsidDel="00021625">
          <w:rPr>
            <w:rFonts w:ascii="Verdana" w:hAnsi="Verdana"/>
            <w:highlight w:val="yellow"/>
          </w:rPr>
          <w:delText>.</w:delText>
        </w:r>
      </w:del>
    </w:p>
    <w:p w14:paraId="62147C9E" w14:textId="77777777" w:rsidR="00751B08" w:rsidRDefault="00751B08">
      <w:pPr>
        <w:ind w:left="426" w:hanging="426"/>
        <w:rPr>
          <w:ins w:id="330" w:author="Gareth Harding" w:date="2025-07-10T10:17:00Z" w16du:dateUtc="2025-07-10T08:17:00Z"/>
          <w:rFonts w:ascii="Verdana" w:hAnsi="Verdana"/>
          <w:lang w:val="es-ES"/>
        </w:rPr>
      </w:pPr>
      <w:proofErr w:type="spellStart"/>
      <w:r w:rsidRPr="00751B08">
        <w:rPr>
          <w:rFonts w:ascii="Verdana" w:hAnsi="Verdana"/>
          <w:lang w:val="es-ES"/>
        </w:rPr>
        <w:t>His</w:t>
      </w:r>
      <w:proofErr w:type="spellEnd"/>
      <w:r w:rsidRPr="00751B08">
        <w:rPr>
          <w:rFonts w:ascii="Verdana" w:hAnsi="Verdana"/>
          <w:lang w:val="es-ES"/>
        </w:rPr>
        <w:t xml:space="preserve"> </w:t>
      </w:r>
      <w:proofErr w:type="spellStart"/>
      <w:r w:rsidRPr="00751B08">
        <w:rPr>
          <w:rFonts w:ascii="Verdana" w:hAnsi="Verdana"/>
          <w:lang w:val="es-ES"/>
        </w:rPr>
        <w:t>shoes</w:t>
      </w:r>
      <w:proofErr w:type="spellEnd"/>
      <w:del w:id="331" w:author="Gareth Harding" w:date="2025-07-09T16:24:00Z" w16du:dateUtc="2025-07-09T14:24:00Z">
        <w:r w:rsidRPr="00751B08" w:rsidDel="00021625">
          <w:rPr>
            <w:rFonts w:ascii="Verdana" w:hAnsi="Verdana"/>
            <w:lang w:val="es-ES"/>
          </w:rPr>
          <w:delText>.</w:delText>
        </w:r>
      </w:del>
    </w:p>
    <w:p w14:paraId="1A694D58" w14:textId="77777777" w:rsidR="007E4EEF" w:rsidRPr="00751B08" w:rsidRDefault="007E4EEF">
      <w:pPr>
        <w:ind w:left="426" w:hanging="426"/>
        <w:rPr>
          <w:rFonts w:ascii="Verdana" w:hAnsi="Verdana"/>
          <w:lang w:val="es-ES"/>
        </w:rPr>
        <w:pPrChange w:id="332" w:author="Gareth Harding" w:date="2025-07-09T16:24:00Z" w16du:dateUtc="2025-07-09T14:24:00Z">
          <w:pPr/>
        </w:pPrChange>
      </w:pPr>
    </w:p>
    <w:p w14:paraId="46FDB09C" w14:textId="77777777" w:rsidR="00751B08" w:rsidRPr="009E2BE6" w:rsidRDefault="00751B08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33" w:author="Gareth Harding" w:date="2025-07-09T16:24:00Z" w16du:dateUtc="2025-07-09T14:24:00Z">
          <w:pPr>
            <w:numPr>
              <w:numId w:val="26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Why did Tony smile during the test?</w:t>
      </w:r>
    </w:p>
    <w:p w14:paraId="0D6D2A24" w14:textId="77777777" w:rsidR="00751B08" w:rsidRPr="009E2BE6" w:rsidRDefault="00751B08">
      <w:pPr>
        <w:ind w:left="426" w:hanging="426"/>
        <w:rPr>
          <w:rFonts w:ascii="Verdana" w:hAnsi="Verdana"/>
        </w:rPr>
        <w:pPrChange w:id="334" w:author="Gareth Harding" w:date="2025-07-09T16:24:00Z" w16du:dateUtc="2025-07-09T14:24:00Z">
          <w:pPr/>
        </w:pPrChange>
      </w:pPr>
      <w:r w:rsidRPr="009E2BE6">
        <w:rPr>
          <w:rFonts w:ascii="Verdana" w:hAnsi="Verdana"/>
        </w:rPr>
        <w:t>Because the classroom was cold</w:t>
      </w:r>
      <w:del w:id="335" w:author="Gareth Harding" w:date="2025-07-09T16:24:00Z" w16du:dateUtc="2025-07-09T14:24:00Z">
        <w:r w:rsidRPr="009E2BE6" w:rsidDel="00021625">
          <w:rPr>
            <w:rFonts w:ascii="Verdana" w:hAnsi="Verdana"/>
          </w:rPr>
          <w:delText>.</w:delText>
        </w:r>
      </w:del>
    </w:p>
    <w:p w14:paraId="2FF655E9" w14:textId="77777777" w:rsidR="00751B08" w:rsidRPr="009E2BE6" w:rsidRDefault="00751B08">
      <w:pPr>
        <w:ind w:left="426" w:hanging="426"/>
        <w:rPr>
          <w:rFonts w:ascii="Verdana" w:hAnsi="Verdana"/>
          <w:highlight w:val="yellow"/>
        </w:rPr>
        <w:pPrChange w:id="336" w:author="Gareth Harding" w:date="2025-07-09T16:24:00Z" w16du:dateUtc="2025-07-09T14:24:00Z">
          <w:pPr/>
        </w:pPrChange>
      </w:pPr>
      <w:r w:rsidRPr="009E2BE6">
        <w:rPr>
          <w:rFonts w:ascii="Verdana" w:hAnsi="Verdana"/>
          <w:highlight w:val="yellow"/>
        </w:rPr>
        <w:t>Because some questions were easy</w:t>
      </w:r>
      <w:del w:id="337" w:author="Gareth Harding" w:date="2025-07-09T16:24:00Z" w16du:dateUtc="2025-07-09T14:24:00Z">
        <w:r w:rsidRPr="009E2BE6" w:rsidDel="00021625">
          <w:rPr>
            <w:rFonts w:ascii="Verdana" w:hAnsi="Verdana"/>
            <w:highlight w:val="yellow"/>
          </w:rPr>
          <w:delText>.</w:delText>
        </w:r>
      </w:del>
    </w:p>
    <w:p w14:paraId="23892DA0" w14:textId="4FDA8640" w:rsidR="00330158" w:rsidRDefault="00330158">
      <w:pPr>
        <w:ind w:left="426" w:hanging="426"/>
        <w:rPr>
          <w:ins w:id="338" w:author="Gareth Harding" w:date="2025-07-10T10:18:00Z" w16du:dateUtc="2025-07-10T08:18:00Z"/>
          <w:rFonts w:ascii="Verdana" w:hAnsi="Verdana"/>
        </w:rPr>
      </w:pPr>
      <w:r w:rsidRPr="009E2BE6">
        <w:rPr>
          <w:rFonts w:ascii="Verdana" w:hAnsi="Verdana"/>
        </w:rPr>
        <w:t>Because some questions were funny</w:t>
      </w:r>
      <w:del w:id="339" w:author="Gareth Harding" w:date="2025-07-09T16:24:00Z" w16du:dateUtc="2025-07-09T14:24:00Z">
        <w:r w:rsidRPr="009E2BE6" w:rsidDel="00021625">
          <w:rPr>
            <w:rFonts w:ascii="Verdana" w:hAnsi="Verdana"/>
          </w:rPr>
          <w:delText>.</w:delText>
        </w:r>
      </w:del>
    </w:p>
    <w:p w14:paraId="02F5B44C" w14:textId="77777777" w:rsidR="007E4EEF" w:rsidRPr="009E2BE6" w:rsidRDefault="007E4EEF">
      <w:pPr>
        <w:ind w:left="426" w:hanging="426"/>
        <w:rPr>
          <w:rFonts w:ascii="Verdana" w:hAnsi="Verdana"/>
        </w:rPr>
        <w:pPrChange w:id="340" w:author="Gareth Harding" w:date="2025-07-09T16:24:00Z" w16du:dateUtc="2025-07-09T14:24:00Z">
          <w:pPr/>
        </w:pPrChange>
      </w:pPr>
    </w:p>
    <w:p w14:paraId="0000D726" w14:textId="77777777" w:rsidR="00751B08" w:rsidRPr="009E2BE6" w:rsidRDefault="00751B08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41" w:author="Gareth Harding" w:date="2025-07-09T16:24:00Z" w16du:dateUtc="2025-07-09T14:24:00Z">
          <w:pPr>
            <w:numPr>
              <w:numId w:val="26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What did Tony do during the test?</w:t>
      </w:r>
    </w:p>
    <w:p w14:paraId="3B4A83CD" w14:textId="77777777" w:rsidR="00751B08" w:rsidRPr="009E2BE6" w:rsidRDefault="00751B08">
      <w:pPr>
        <w:ind w:left="426" w:hanging="426"/>
        <w:rPr>
          <w:rFonts w:ascii="Verdana" w:hAnsi="Verdana"/>
          <w:highlight w:val="yellow"/>
        </w:rPr>
        <w:pPrChange w:id="342" w:author="Gareth Harding" w:date="2025-07-09T16:24:00Z" w16du:dateUtc="2025-07-09T14:24:00Z">
          <w:pPr/>
        </w:pPrChange>
      </w:pPr>
      <w:r w:rsidRPr="009E2BE6">
        <w:rPr>
          <w:rFonts w:ascii="Verdana" w:hAnsi="Verdana"/>
          <w:highlight w:val="yellow"/>
        </w:rPr>
        <w:t>He looked at the questions carefully</w:t>
      </w:r>
      <w:del w:id="343" w:author="Gareth Harding" w:date="2025-07-09T16:24:00Z" w16du:dateUtc="2025-07-09T14:24:00Z">
        <w:r w:rsidRPr="009E2BE6" w:rsidDel="00021625">
          <w:rPr>
            <w:rFonts w:ascii="Verdana" w:hAnsi="Verdana"/>
            <w:highlight w:val="yellow"/>
          </w:rPr>
          <w:delText>.</w:delText>
        </w:r>
      </w:del>
    </w:p>
    <w:p w14:paraId="34AF35C1" w14:textId="4A80E5E4" w:rsidR="00751B08" w:rsidRPr="009E2BE6" w:rsidRDefault="00751B08">
      <w:pPr>
        <w:ind w:left="426" w:hanging="426"/>
        <w:rPr>
          <w:rFonts w:ascii="Verdana" w:hAnsi="Verdana"/>
        </w:rPr>
        <w:pPrChange w:id="344" w:author="Gareth Harding" w:date="2025-07-09T16:24:00Z" w16du:dateUtc="2025-07-09T14:24:00Z">
          <w:pPr/>
        </w:pPrChange>
      </w:pPr>
      <w:r w:rsidRPr="009E2BE6">
        <w:rPr>
          <w:rFonts w:ascii="Verdana" w:hAnsi="Verdana"/>
        </w:rPr>
        <w:t xml:space="preserve">He drew pictures on the </w:t>
      </w:r>
      <w:del w:id="345" w:author="Gareth Harding" w:date="2025-07-09T16:24:00Z" w16du:dateUtc="2025-07-09T14:24:00Z">
        <w:r w:rsidRPr="009E2BE6" w:rsidDel="00021625">
          <w:rPr>
            <w:rFonts w:ascii="Verdana" w:hAnsi="Verdana"/>
          </w:rPr>
          <w:delText xml:space="preserve">test </w:delText>
        </w:r>
      </w:del>
      <w:ins w:id="346" w:author="Gareth Harding" w:date="2025-07-09T16:24:00Z" w16du:dateUtc="2025-07-09T14:24:00Z">
        <w:r w:rsidR="00021625">
          <w:rPr>
            <w:rFonts w:ascii="Verdana" w:hAnsi="Verdana"/>
          </w:rPr>
          <w:t>quest</w:t>
        </w:r>
      </w:ins>
      <w:ins w:id="347" w:author="Gareth Harding" w:date="2025-07-09T16:25:00Z" w16du:dateUtc="2025-07-09T14:25:00Z">
        <w:r w:rsidR="00021625">
          <w:rPr>
            <w:rFonts w:ascii="Verdana" w:hAnsi="Verdana"/>
          </w:rPr>
          <w:t>ion</w:t>
        </w:r>
      </w:ins>
      <w:ins w:id="348" w:author="Gareth Harding" w:date="2025-07-09T16:24:00Z" w16du:dateUtc="2025-07-09T14:24:00Z">
        <w:r w:rsidR="00021625" w:rsidRPr="009E2BE6">
          <w:rPr>
            <w:rFonts w:ascii="Verdana" w:hAnsi="Verdana"/>
          </w:rPr>
          <w:t xml:space="preserve"> </w:t>
        </w:r>
      </w:ins>
      <w:r w:rsidRPr="009E2BE6">
        <w:rPr>
          <w:rFonts w:ascii="Verdana" w:hAnsi="Verdana"/>
        </w:rPr>
        <w:t>paper</w:t>
      </w:r>
      <w:del w:id="349" w:author="Gareth Harding" w:date="2025-07-09T16:24:00Z" w16du:dateUtc="2025-07-09T14:24:00Z">
        <w:r w:rsidRPr="009E2BE6" w:rsidDel="00021625">
          <w:rPr>
            <w:rFonts w:ascii="Verdana" w:hAnsi="Verdana"/>
          </w:rPr>
          <w:delText>.</w:delText>
        </w:r>
      </w:del>
    </w:p>
    <w:p w14:paraId="40ADEC0E" w14:textId="77777777" w:rsidR="00751B08" w:rsidRDefault="00751B08">
      <w:pPr>
        <w:ind w:left="426" w:hanging="426"/>
        <w:rPr>
          <w:ins w:id="350" w:author="Gareth Harding" w:date="2025-07-10T10:18:00Z" w16du:dateUtc="2025-07-10T08:18:00Z"/>
          <w:rFonts w:ascii="Verdana" w:hAnsi="Verdana"/>
          <w:lang w:val="es-ES"/>
        </w:rPr>
      </w:pPr>
      <w:r w:rsidRPr="00751B08">
        <w:rPr>
          <w:rFonts w:ascii="Verdana" w:hAnsi="Verdana"/>
          <w:lang w:val="es-ES"/>
        </w:rPr>
        <w:t xml:space="preserve">He </w:t>
      </w:r>
      <w:proofErr w:type="spellStart"/>
      <w:r w:rsidRPr="00751B08">
        <w:rPr>
          <w:rFonts w:ascii="Verdana" w:hAnsi="Verdana"/>
          <w:lang w:val="es-ES"/>
        </w:rPr>
        <w:t>listened</w:t>
      </w:r>
      <w:proofErr w:type="spellEnd"/>
      <w:r w:rsidRPr="00751B08">
        <w:rPr>
          <w:rFonts w:ascii="Verdana" w:hAnsi="Verdana"/>
          <w:lang w:val="es-ES"/>
        </w:rPr>
        <w:t xml:space="preserve"> </w:t>
      </w:r>
      <w:proofErr w:type="spellStart"/>
      <w:r w:rsidRPr="00751B08">
        <w:rPr>
          <w:rFonts w:ascii="Verdana" w:hAnsi="Verdana"/>
          <w:lang w:val="es-ES"/>
        </w:rPr>
        <w:t>to</w:t>
      </w:r>
      <w:proofErr w:type="spellEnd"/>
      <w:r w:rsidRPr="00751B08">
        <w:rPr>
          <w:rFonts w:ascii="Verdana" w:hAnsi="Verdana"/>
          <w:lang w:val="es-ES"/>
        </w:rPr>
        <w:t xml:space="preserve"> music</w:t>
      </w:r>
      <w:del w:id="351" w:author="Gareth Harding" w:date="2025-07-09T16:24:00Z" w16du:dateUtc="2025-07-09T14:24:00Z">
        <w:r w:rsidRPr="00751B08" w:rsidDel="00021625">
          <w:rPr>
            <w:rFonts w:ascii="Verdana" w:hAnsi="Verdana"/>
            <w:lang w:val="es-ES"/>
          </w:rPr>
          <w:delText>.</w:delText>
        </w:r>
      </w:del>
    </w:p>
    <w:p w14:paraId="1F8BA288" w14:textId="77777777" w:rsidR="007E4EEF" w:rsidRPr="00751B08" w:rsidRDefault="007E4EEF">
      <w:pPr>
        <w:ind w:left="426" w:hanging="426"/>
        <w:rPr>
          <w:rFonts w:ascii="Verdana" w:hAnsi="Verdana"/>
          <w:lang w:val="es-ES"/>
        </w:rPr>
        <w:pPrChange w:id="352" w:author="Gareth Harding" w:date="2025-07-09T16:24:00Z" w16du:dateUtc="2025-07-09T14:24:00Z">
          <w:pPr/>
        </w:pPrChange>
      </w:pPr>
    </w:p>
    <w:p w14:paraId="3203C17C" w14:textId="77777777" w:rsidR="00751B08" w:rsidRPr="009E2BE6" w:rsidRDefault="00751B08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53" w:author="Gareth Harding" w:date="2025-07-09T16:24:00Z" w16du:dateUtc="2025-07-09T14:24:00Z">
          <w:pPr>
            <w:numPr>
              <w:numId w:val="26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How did Tony feel after the test?</w:t>
      </w:r>
    </w:p>
    <w:p w14:paraId="55227E9F" w14:textId="77777777" w:rsidR="00751B08" w:rsidRPr="009E2BE6" w:rsidRDefault="00751B08">
      <w:pPr>
        <w:ind w:left="426" w:hanging="426"/>
        <w:rPr>
          <w:rFonts w:ascii="Verdana" w:hAnsi="Verdana"/>
          <w:highlight w:val="yellow"/>
        </w:rPr>
        <w:pPrChange w:id="354" w:author="Gareth Harding" w:date="2025-07-09T16:24:00Z" w16du:dateUtc="2025-07-09T14:24:00Z">
          <w:pPr/>
        </w:pPrChange>
      </w:pPr>
      <w:r w:rsidRPr="009E2BE6">
        <w:rPr>
          <w:rFonts w:ascii="Verdana" w:hAnsi="Verdana"/>
          <w:highlight w:val="yellow"/>
        </w:rPr>
        <w:t>Proud and happy</w:t>
      </w:r>
      <w:del w:id="355" w:author="Gareth Harding" w:date="2025-07-09T16:25:00Z" w16du:dateUtc="2025-07-09T14:25:00Z">
        <w:r w:rsidRPr="009E2BE6" w:rsidDel="00021625">
          <w:rPr>
            <w:rFonts w:ascii="Verdana" w:hAnsi="Verdana"/>
            <w:highlight w:val="yellow"/>
          </w:rPr>
          <w:delText>.</w:delText>
        </w:r>
      </w:del>
    </w:p>
    <w:p w14:paraId="27608C07" w14:textId="77777777" w:rsidR="00751B08" w:rsidRPr="009E2BE6" w:rsidRDefault="00751B08">
      <w:pPr>
        <w:ind w:left="426" w:hanging="426"/>
        <w:rPr>
          <w:rFonts w:ascii="Verdana" w:hAnsi="Verdana"/>
        </w:rPr>
        <w:pPrChange w:id="356" w:author="Gareth Harding" w:date="2025-07-09T16:24:00Z" w16du:dateUtc="2025-07-09T14:24:00Z">
          <w:pPr/>
        </w:pPrChange>
      </w:pPr>
      <w:r w:rsidRPr="009E2BE6">
        <w:rPr>
          <w:rFonts w:ascii="Verdana" w:hAnsi="Verdana"/>
        </w:rPr>
        <w:t>Angry and tired</w:t>
      </w:r>
      <w:del w:id="357" w:author="Gareth Harding" w:date="2025-07-09T16:25:00Z" w16du:dateUtc="2025-07-09T14:25:00Z">
        <w:r w:rsidRPr="009E2BE6" w:rsidDel="00021625">
          <w:rPr>
            <w:rFonts w:ascii="Verdana" w:hAnsi="Verdana"/>
          </w:rPr>
          <w:delText>.</w:delText>
        </w:r>
      </w:del>
    </w:p>
    <w:p w14:paraId="3DE8C275" w14:textId="77777777" w:rsidR="00751B08" w:rsidRDefault="00751B08">
      <w:pPr>
        <w:ind w:left="426" w:hanging="426"/>
        <w:rPr>
          <w:ins w:id="358" w:author="Gareth Harding" w:date="2025-07-10T10:18:00Z" w16du:dateUtc="2025-07-10T08:18:00Z"/>
          <w:rFonts w:ascii="Verdana" w:hAnsi="Verdana"/>
          <w:lang w:val="es-ES"/>
        </w:rPr>
      </w:pPr>
      <w:proofErr w:type="spellStart"/>
      <w:r w:rsidRPr="00751B08">
        <w:rPr>
          <w:rFonts w:ascii="Verdana" w:hAnsi="Verdana"/>
          <w:lang w:val="es-ES"/>
        </w:rPr>
        <w:t>Sleepy</w:t>
      </w:r>
      <w:proofErr w:type="spellEnd"/>
      <w:r w:rsidRPr="00751B08">
        <w:rPr>
          <w:rFonts w:ascii="Verdana" w:hAnsi="Verdana"/>
          <w:lang w:val="es-ES"/>
        </w:rPr>
        <w:t xml:space="preserve"> and </w:t>
      </w:r>
      <w:proofErr w:type="spellStart"/>
      <w:r w:rsidRPr="00751B08">
        <w:rPr>
          <w:rFonts w:ascii="Verdana" w:hAnsi="Verdana"/>
          <w:lang w:val="es-ES"/>
        </w:rPr>
        <w:t>confused</w:t>
      </w:r>
      <w:proofErr w:type="spellEnd"/>
      <w:del w:id="359" w:author="Gareth Harding" w:date="2025-07-09T16:25:00Z" w16du:dateUtc="2025-07-09T14:25:00Z">
        <w:r w:rsidRPr="00751B08" w:rsidDel="00021625">
          <w:rPr>
            <w:rFonts w:ascii="Verdana" w:hAnsi="Verdana"/>
            <w:lang w:val="es-ES"/>
          </w:rPr>
          <w:delText>.</w:delText>
        </w:r>
      </w:del>
    </w:p>
    <w:p w14:paraId="51BAE685" w14:textId="77777777" w:rsidR="007E4EEF" w:rsidRPr="00751B08" w:rsidRDefault="007E4EEF">
      <w:pPr>
        <w:ind w:left="426" w:hanging="426"/>
        <w:rPr>
          <w:rFonts w:ascii="Verdana" w:hAnsi="Verdana"/>
          <w:lang w:val="es-ES"/>
        </w:rPr>
        <w:pPrChange w:id="360" w:author="Gareth Harding" w:date="2025-07-09T16:24:00Z" w16du:dateUtc="2025-07-09T14:24:00Z">
          <w:pPr/>
        </w:pPrChange>
      </w:pPr>
    </w:p>
    <w:p w14:paraId="2578DB25" w14:textId="5A474520" w:rsidR="00751B08" w:rsidRPr="009E2BE6" w:rsidRDefault="00751B08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61" w:author="Gareth Harding" w:date="2025-07-09T16:24:00Z" w16du:dateUtc="2025-07-09T14:24:00Z">
          <w:pPr>
            <w:numPr>
              <w:numId w:val="26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Mia helped Tony during the test.</w:t>
      </w:r>
    </w:p>
    <w:p w14:paraId="1DDBC919" w14:textId="77777777" w:rsidR="00021625" w:rsidRPr="00021625" w:rsidRDefault="00021625">
      <w:pPr>
        <w:ind w:left="426" w:hanging="426"/>
        <w:rPr>
          <w:moveTo w:id="362" w:author="Gareth Harding" w:date="2025-07-09T16:25:00Z" w16du:dateUtc="2025-07-09T14:25:00Z"/>
          <w:rFonts w:ascii="Verdana" w:hAnsi="Verdana"/>
          <w:lang w:val="es-ES"/>
          <w:rPrChange w:id="363" w:author="Gareth Harding" w:date="2025-07-09T16:25:00Z" w16du:dateUtc="2025-07-09T14:25:00Z">
            <w:rPr>
              <w:moveTo w:id="364" w:author="Gareth Harding" w:date="2025-07-09T16:25:00Z" w16du:dateUtc="2025-07-09T14:25:00Z"/>
              <w:lang w:val="es-ES"/>
            </w:rPr>
          </w:rPrChange>
        </w:rPr>
        <w:pPrChange w:id="365" w:author="Gareth Harding" w:date="2025-07-09T16:25:00Z" w16du:dateUtc="2025-07-09T14:25:00Z">
          <w:pPr>
            <w:pStyle w:val="Prrafodelista"/>
            <w:numPr>
              <w:numId w:val="26"/>
            </w:numPr>
            <w:tabs>
              <w:tab w:val="num" w:pos="720"/>
            </w:tabs>
            <w:ind w:hanging="360"/>
          </w:pPr>
        </w:pPrChange>
      </w:pPr>
      <w:moveToRangeStart w:id="366" w:author="Gareth Harding" w:date="2025-07-09T16:25:00Z" w:name="move202970734"/>
      <w:moveTo w:id="367" w:author="Gareth Harding" w:date="2025-07-09T16:25:00Z" w16du:dateUtc="2025-07-09T14:25:00Z">
        <w:r w:rsidRPr="00021625">
          <w:rPr>
            <w:rFonts w:ascii="Verdana" w:hAnsi="Verdana"/>
            <w:lang w:val="es-ES"/>
            <w:rPrChange w:id="368" w:author="Gareth Harding" w:date="2025-07-09T16:25:00Z" w16du:dateUtc="2025-07-09T14:25:00Z">
              <w:rPr>
                <w:lang w:val="es-ES"/>
              </w:rPr>
            </w:rPrChange>
          </w:rPr>
          <w:t>True</w:t>
        </w:r>
      </w:moveTo>
    </w:p>
    <w:moveToRangeEnd w:id="366"/>
    <w:p w14:paraId="287BEFB6" w14:textId="77777777" w:rsidR="00751B08" w:rsidRDefault="00751B08">
      <w:pPr>
        <w:ind w:left="426" w:hanging="426"/>
        <w:rPr>
          <w:ins w:id="369" w:author="Gareth Harding" w:date="2025-07-10T10:18:00Z" w16du:dateUtc="2025-07-10T08:18:00Z"/>
          <w:rFonts w:ascii="Verdana" w:hAnsi="Verdana"/>
          <w:highlight w:val="yellow"/>
          <w:lang w:val="es-ES"/>
        </w:rPr>
      </w:pPr>
      <w:r w:rsidRPr="00751B08">
        <w:rPr>
          <w:rFonts w:ascii="Verdana" w:hAnsi="Verdana"/>
          <w:highlight w:val="yellow"/>
          <w:lang w:val="es-ES"/>
        </w:rPr>
        <w:t>False</w:t>
      </w:r>
    </w:p>
    <w:p w14:paraId="58FCC650" w14:textId="77777777" w:rsidR="007E4EEF" w:rsidRPr="00751B08" w:rsidRDefault="007E4EEF">
      <w:pPr>
        <w:ind w:left="426" w:hanging="426"/>
        <w:rPr>
          <w:rFonts w:ascii="Verdana" w:hAnsi="Verdana"/>
          <w:highlight w:val="yellow"/>
          <w:lang w:val="es-ES"/>
        </w:rPr>
        <w:pPrChange w:id="370" w:author="Gareth Harding" w:date="2025-07-09T16:24:00Z" w16du:dateUtc="2025-07-09T14:24:00Z">
          <w:pPr/>
        </w:pPrChange>
      </w:pPr>
    </w:p>
    <w:p w14:paraId="35A7E7B8" w14:textId="7747401F" w:rsidR="00751B08" w:rsidRPr="00751B08" w:rsidDel="00021625" w:rsidRDefault="00751B08">
      <w:pPr>
        <w:ind w:left="426" w:hanging="426"/>
        <w:rPr>
          <w:moveFrom w:id="371" w:author="Gareth Harding" w:date="2025-07-09T16:25:00Z" w16du:dateUtc="2025-07-09T14:25:00Z"/>
          <w:rFonts w:ascii="Verdana" w:hAnsi="Verdana"/>
          <w:lang w:val="es-ES"/>
        </w:rPr>
        <w:pPrChange w:id="372" w:author="Gareth Harding" w:date="2025-07-09T16:24:00Z" w16du:dateUtc="2025-07-09T14:24:00Z">
          <w:pPr/>
        </w:pPrChange>
      </w:pPr>
      <w:moveFromRangeStart w:id="373" w:author="Gareth Harding" w:date="2025-07-09T16:25:00Z" w:name="move202970734"/>
      <w:moveFrom w:id="374" w:author="Gareth Harding" w:date="2025-07-09T16:25:00Z" w16du:dateUtc="2025-07-09T14:25:00Z">
        <w:r w:rsidRPr="00751B08" w:rsidDel="00021625">
          <w:rPr>
            <w:rFonts w:ascii="Verdana" w:hAnsi="Verdana"/>
            <w:lang w:val="es-ES"/>
          </w:rPr>
          <w:t>True</w:t>
        </w:r>
      </w:moveFrom>
    </w:p>
    <w:moveFromRangeEnd w:id="373"/>
    <w:p w14:paraId="05714614" w14:textId="5BD770F1" w:rsidR="00751B08" w:rsidRPr="009E2BE6" w:rsidRDefault="00751B08">
      <w:pPr>
        <w:numPr>
          <w:ilvl w:val="0"/>
          <w:numId w:val="26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75" w:author="Gareth Harding" w:date="2025-07-09T16:24:00Z" w16du:dateUtc="2025-07-09T14:24:00Z">
          <w:pPr>
            <w:numPr>
              <w:numId w:val="26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Tony danced and laughed after the test.</w:t>
      </w:r>
    </w:p>
    <w:p w14:paraId="659A24A3" w14:textId="77777777" w:rsidR="00751B08" w:rsidRPr="00751B08" w:rsidRDefault="00751B08">
      <w:pPr>
        <w:ind w:left="426" w:hanging="426"/>
        <w:rPr>
          <w:rFonts w:ascii="Verdana" w:hAnsi="Verdana"/>
          <w:highlight w:val="yellow"/>
          <w:lang w:val="es-ES"/>
        </w:rPr>
        <w:pPrChange w:id="376" w:author="Gareth Harding" w:date="2025-07-09T16:24:00Z" w16du:dateUtc="2025-07-09T14:24:00Z">
          <w:pPr/>
        </w:pPrChange>
      </w:pPr>
      <w:r w:rsidRPr="00751B08">
        <w:rPr>
          <w:rFonts w:ascii="Verdana" w:hAnsi="Verdana"/>
          <w:highlight w:val="yellow"/>
          <w:lang w:val="es-ES"/>
        </w:rPr>
        <w:t>True</w:t>
      </w:r>
    </w:p>
    <w:p w14:paraId="657C63F8" w14:textId="77777777" w:rsidR="00751B08" w:rsidRPr="00751B08" w:rsidRDefault="00751B08">
      <w:pPr>
        <w:ind w:left="426" w:hanging="426"/>
        <w:rPr>
          <w:rFonts w:ascii="Verdana" w:hAnsi="Verdana"/>
          <w:lang w:val="es-ES"/>
        </w:rPr>
        <w:pPrChange w:id="377" w:author="Gareth Harding" w:date="2025-07-09T16:24:00Z" w16du:dateUtc="2025-07-09T14:24:00Z">
          <w:pPr/>
        </w:pPrChange>
      </w:pPr>
      <w:r w:rsidRPr="00751B08">
        <w:rPr>
          <w:rFonts w:ascii="Verdana" w:hAnsi="Verdana"/>
          <w:lang w:val="es-ES"/>
        </w:rPr>
        <w:t>False</w:t>
      </w:r>
    </w:p>
    <w:p w14:paraId="402A2B34" w14:textId="77777777" w:rsidR="00751B08" w:rsidRDefault="00751B08" w:rsidP="00511EB9">
      <w:pPr>
        <w:rPr>
          <w:rFonts w:ascii="Verdana" w:hAnsi="Verdana"/>
          <w:lang w:val="es-ES"/>
        </w:rPr>
      </w:pPr>
    </w:p>
    <w:p w14:paraId="63B19B75" w14:textId="77777777" w:rsidR="00C711A9" w:rsidRDefault="00C711A9" w:rsidP="00511EB9">
      <w:pPr>
        <w:rPr>
          <w:rFonts w:ascii="Verdana" w:hAnsi="Verdana"/>
          <w:lang w:val="es-ES"/>
        </w:rPr>
      </w:pPr>
    </w:p>
    <w:p w14:paraId="07E3D158" w14:textId="77777777" w:rsidR="00C711A9" w:rsidRDefault="00C711A9" w:rsidP="00511EB9">
      <w:pPr>
        <w:rPr>
          <w:rFonts w:ascii="Verdana" w:hAnsi="Verdana"/>
          <w:lang w:val="es-ES"/>
        </w:rPr>
      </w:pPr>
    </w:p>
    <w:p w14:paraId="1DCAF26F" w14:textId="73890353" w:rsidR="00C711A9" w:rsidRPr="00C711A9" w:rsidRDefault="00C711A9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378" w:author="48105" w:date="2025-07-22T16:54:00Z" w16du:dateUtc="2025-07-22T14:54:00Z">
          <w:pPr>
            <w:pStyle w:val="Prrafodelista"/>
            <w:numPr>
              <w:numId w:val="37"/>
            </w:numPr>
            <w:adjustRightInd w:val="0"/>
            <w:snapToGrid w:val="0"/>
            <w:ind w:left="142" w:hanging="360"/>
            <w:contextualSpacing w:val="0"/>
          </w:pPr>
        </w:pPrChange>
      </w:pPr>
      <w:r w:rsidRPr="00C711A9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Beach Day</w:t>
      </w:r>
    </w:p>
    <w:p w14:paraId="0C00BBB1" w14:textId="77777777" w:rsidR="00C711A9" w:rsidRDefault="00C711A9" w:rsidP="00511EB9">
      <w:pPr>
        <w:rPr>
          <w:rFonts w:ascii="Verdana" w:hAnsi="Verdana"/>
          <w:lang w:val="es-ES"/>
        </w:rPr>
      </w:pPr>
    </w:p>
    <w:p w14:paraId="0E17C6DA" w14:textId="77777777" w:rsidR="00C711A9" w:rsidRPr="009E2BE6" w:rsidRDefault="00C711A9" w:rsidP="00C711A9">
      <w:pPr>
        <w:rPr>
          <w:rFonts w:ascii="Verdana" w:hAnsi="Verdana"/>
        </w:rPr>
      </w:pPr>
      <w:r w:rsidRPr="009E2BE6">
        <w:rPr>
          <w:rFonts w:ascii="Verdana" w:hAnsi="Verdana"/>
        </w:rPr>
        <w:t>Last Sunday, Sam and his sister Lily went to the beach with their parents. It was sunny!</w:t>
      </w:r>
    </w:p>
    <w:p w14:paraId="41344853" w14:textId="77777777" w:rsidR="00C711A9" w:rsidRPr="009E2BE6" w:rsidRDefault="00C711A9" w:rsidP="00C711A9">
      <w:pPr>
        <w:rPr>
          <w:rFonts w:ascii="Verdana" w:hAnsi="Verdana"/>
        </w:rPr>
      </w:pPr>
    </w:p>
    <w:p w14:paraId="0DC77BA9" w14:textId="77777777" w:rsidR="00C711A9" w:rsidRPr="009E2BE6" w:rsidRDefault="00C711A9" w:rsidP="00C711A9">
      <w:pPr>
        <w:rPr>
          <w:rFonts w:ascii="Verdana" w:hAnsi="Verdana"/>
        </w:rPr>
      </w:pPr>
      <w:r w:rsidRPr="009E2BE6">
        <w:rPr>
          <w:rFonts w:ascii="Verdana" w:hAnsi="Verdana"/>
        </w:rPr>
        <w:t>They got a bucket and a spade and chose a good spot near the sea. They built a giant sandcastle with four towers and a big door. Sam drew a dragon on the wall, and Lily made shapes using seashells.</w:t>
      </w:r>
    </w:p>
    <w:p w14:paraId="38DFBE43" w14:textId="77777777" w:rsidR="00C711A9" w:rsidRPr="009E2BE6" w:rsidRDefault="00C711A9" w:rsidP="00C711A9">
      <w:pPr>
        <w:rPr>
          <w:rFonts w:ascii="Verdana" w:hAnsi="Verdana"/>
        </w:rPr>
      </w:pPr>
    </w:p>
    <w:p w14:paraId="7A92EF32" w14:textId="77777777" w:rsidR="00C711A9" w:rsidRPr="009E2BE6" w:rsidRDefault="00C711A9" w:rsidP="00C711A9">
      <w:pPr>
        <w:rPr>
          <w:rFonts w:ascii="Verdana" w:hAnsi="Verdana"/>
        </w:rPr>
      </w:pPr>
      <w:r w:rsidRPr="009E2BE6">
        <w:rPr>
          <w:rFonts w:ascii="Verdana" w:hAnsi="Verdana"/>
        </w:rPr>
        <w:t>After that, they sat on their towels and ate some sandwiches.</w:t>
      </w:r>
    </w:p>
    <w:p w14:paraId="71EF4FB7" w14:textId="77777777" w:rsidR="00C711A9" w:rsidRPr="009E2BE6" w:rsidRDefault="00C711A9" w:rsidP="00C711A9">
      <w:pPr>
        <w:rPr>
          <w:rFonts w:ascii="Verdana" w:hAnsi="Verdana"/>
        </w:rPr>
      </w:pPr>
    </w:p>
    <w:p w14:paraId="04D217BF" w14:textId="7AD66BC4" w:rsidR="00C711A9" w:rsidRPr="009E2BE6" w:rsidRDefault="00C711A9" w:rsidP="00C711A9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Later, Sam found a little crab under a rock that had two strong claws. He held it carefully and then </w:t>
      </w:r>
      <w:del w:id="379" w:author="Gareth Harding" w:date="2025-07-09T16:26:00Z" w16du:dateUtc="2025-07-09T14:26:00Z">
        <w:r w:rsidRPr="009E2BE6" w:rsidDel="00021625">
          <w:rPr>
            <w:rFonts w:ascii="Verdana" w:hAnsi="Verdana"/>
          </w:rPr>
          <w:delText xml:space="preserve">gave </w:delText>
        </w:r>
      </w:del>
      <w:ins w:id="380" w:author="Gareth Harding" w:date="2025-07-09T16:26:00Z" w16du:dateUtc="2025-07-09T14:26:00Z">
        <w:r w:rsidR="00021625">
          <w:rPr>
            <w:rFonts w:ascii="Verdana" w:hAnsi="Verdana"/>
          </w:rPr>
          <w:t>put</w:t>
        </w:r>
        <w:r w:rsidR="00021625" w:rsidRPr="009E2BE6">
          <w:rPr>
            <w:rFonts w:ascii="Verdana" w:hAnsi="Verdana"/>
          </w:rPr>
          <w:t xml:space="preserve"> </w:t>
        </w:r>
      </w:ins>
      <w:r w:rsidRPr="009E2BE6">
        <w:rPr>
          <w:rFonts w:ascii="Verdana" w:hAnsi="Verdana"/>
        </w:rPr>
        <w:t xml:space="preserve">it back </w:t>
      </w:r>
      <w:del w:id="381" w:author="Gareth Harding" w:date="2025-07-09T16:26:00Z" w16du:dateUtc="2025-07-09T14:26:00Z">
        <w:r w:rsidRPr="009E2BE6" w:rsidDel="00021625">
          <w:rPr>
            <w:rFonts w:ascii="Verdana" w:hAnsi="Verdana"/>
          </w:rPr>
          <w:delText xml:space="preserve">to </w:delText>
        </w:r>
      </w:del>
      <w:ins w:id="382" w:author="Gareth Harding" w:date="2025-07-09T16:26:00Z" w16du:dateUtc="2025-07-09T14:26:00Z">
        <w:r w:rsidR="00021625">
          <w:rPr>
            <w:rFonts w:ascii="Verdana" w:hAnsi="Verdana"/>
          </w:rPr>
          <w:t>in</w:t>
        </w:r>
        <w:r w:rsidR="00021625" w:rsidRPr="009E2BE6">
          <w:rPr>
            <w:rFonts w:ascii="Verdana" w:hAnsi="Verdana"/>
          </w:rPr>
          <w:t xml:space="preserve"> </w:t>
        </w:r>
      </w:ins>
      <w:r w:rsidRPr="009E2BE6">
        <w:rPr>
          <w:rFonts w:ascii="Verdana" w:hAnsi="Verdana"/>
        </w:rPr>
        <w:t>the sea.</w:t>
      </w:r>
    </w:p>
    <w:p w14:paraId="0AE59C08" w14:textId="77777777" w:rsidR="00C711A9" w:rsidRPr="009E2BE6" w:rsidRDefault="00C711A9" w:rsidP="00C711A9">
      <w:pPr>
        <w:rPr>
          <w:rFonts w:ascii="Verdana" w:hAnsi="Verdana"/>
        </w:rPr>
      </w:pPr>
    </w:p>
    <w:p w14:paraId="259FA7BD" w14:textId="77777777" w:rsidR="00C711A9" w:rsidRPr="009E2BE6" w:rsidRDefault="00C711A9" w:rsidP="00C711A9">
      <w:pPr>
        <w:rPr>
          <w:rFonts w:ascii="Verdana" w:hAnsi="Verdana"/>
        </w:rPr>
      </w:pPr>
      <w:r w:rsidRPr="009E2BE6">
        <w:rPr>
          <w:rFonts w:ascii="Verdana" w:hAnsi="Verdana"/>
        </w:rPr>
        <w:t>In the afternoon, they bought ice creams and read a comic.</w:t>
      </w:r>
    </w:p>
    <w:p w14:paraId="78F2C66A" w14:textId="77777777" w:rsidR="00C711A9" w:rsidRPr="009E2BE6" w:rsidRDefault="00C711A9" w:rsidP="00C711A9">
      <w:pPr>
        <w:rPr>
          <w:rFonts w:ascii="Verdana" w:hAnsi="Verdana"/>
        </w:rPr>
      </w:pPr>
    </w:p>
    <w:p w14:paraId="14B2B8A9" w14:textId="77777777" w:rsidR="00C711A9" w:rsidRPr="009E2BE6" w:rsidRDefault="00C711A9" w:rsidP="00C711A9">
      <w:pPr>
        <w:rPr>
          <w:rFonts w:ascii="Verdana" w:hAnsi="Verdana"/>
        </w:rPr>
      </w:pPr>
      <w:r w:rsidRPr="009E2BE6">
        <w:rPr>
          <w:rFonts w:ascii="Verdana" w:hAnsi="Verdana"/>
        </w:rPr>
        <w:lastRenderedPageBreak/>
        <w:t>When they got home, Sam and Lily told their grandma all about their day. Then they held their teddy bears and went to sleep with big smiles.</w:t>
      </w:r>
    </w:p>
    <w:p w14:paraId="0252C0FE" w14:textId="77777777" w:rsidR="00C711A9" w:rsidRPr="009E2BE6" w:rsidRDefault="00C711A9" w:rsidP="00511EB9">
      <w:pPr>
        <w:rPr>
          <w:rFonts w:ascii="Verdana" w:hAnsi="Verdana"/>
        </w:rPr>
      </w:pPr>
    </w:p>
    <w:p w14:paraId="53A97EA6" w14:textId="77777777" w:rsidR="00C711A9" w:rsidRPr="00DC6264" w:rsidRDefault="00C711A9" w:rsidP="00C711A9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2D59D00D" w14:textId="77777777" w:rsidR="00C711A9" w:rsidRDefault="00C711A9" w:rsidP="00511EB9">
      <w:pPr>
        <w:rPr>
          <w:rFonts w:ascii="Verdana" w:hAnsi="Verdana"/>
          <w:lang w:val="es-ES"/>
        </w:rPr>
      </w:pPr>
    </w:p>
    <w:p w14:paraId="67BC42D8" w14:textId="77777777" w:rsidR="00C711A9" w:rsidRPr="009E2BE6" w:rsidRDefault="00C711A9">
      <w:pPr>
        <w:numPr>
          <w:ilvl w:val="0"/>
          <w:numId w:val="27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83" w:author="Gareth Harding" w:date="2025-07-09T16:26:00Z" w16du:dateUtc="2025-07-09T14:26:00Z">
          <w:pPr>
            <w:numPr>
              <w:numId w:val="27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What did they build at the beach?</w:t>
      </w:r>
    </w:p>
    <w:p w14:paraId="3C5D55AD" w14:textId="77777777" w:rsidR="00C711A9" w:rsidRPr="009E2BE6" w:rsidRDefault="00C711A9">
      <w:pPr>
        <w:ind w:left="426" w:hanging="426"/>
        <w:rPr>
          <w:rFonts w:ascii="Verdana" w:hAnsi="Verdana"/>
        </w:rPr>
        <w:pPrChange w:id="384" w:author="Gareth Harding" w:date="2025-07-09T16:26:00Z" w16du:dateUtc="2025-07-09T14:26:00Z">
          <w:pPr/>
        </w:pPrChange>
      </w:pPr>
      <w:r w:rsidRPr="009E2BE6">
        <w:rPr>
          <w:rFonts w:ascii="Verdana" w:hAnsi="Verdana"/>
          <w:highlight w:val="yellow"/>
        </w:rPr>
        <w:t>A giant sandcastle with four towers and a big door</w:t>
      </w:r>
    </w:p>
    <w:p w14:paraId="63AC9554" w14:textId="77777777" w:rsidR="00C711A9" w:rsidRPr="009E2BE6" w:rsidRDefault="00C711A9">
      <w:pPr>
        <w:ind w:left="426" w:hanging="426"/>
        <w:rPr>
          <w:rFonts w:ascii="Verdana" w:hAnsi="Verdana"/>
        </w:rPr>
        <w:pPrChange w:id="385" w:author="Gareth Harding" w:date="2025-07-09T16:26:00Z" w16du:dateUtc="2025-07-09T14:26:00Z">
          <w:pPr/>
        </w:pPrChange>
      </w:pPr>
      <w:r w:rsidRPr="009E2BE6">
        <w:rPr>
          <w:rFonts w:ascii="Verdana" w:hAnsi="Verdana"/>
        </w:rPr>
        <w:t>A castle made of ice</w:t>
      </w:r>
    </w:p>
    <w:p w14:paraId="6EE99C4B" w14:textId="77777777" w:rsidR="00C711A9" w:rsidRDefault="00C711A9">
      <w:pPr>
        <w:ind w:left="426" w:hanging="426"/>
        <w:rPr>
          <w:ins w:id="386" w:author="Gareth Harding" w:date="2025-07-10T10:19:00Z" w16du:dateUtc="2025-07-10T08:19:00Z"/>
          <w:rFonts w:ascii="Verdana" w:hAnsi="Verdana"/>
        </w:rPr>
      </w:pPr>
      <w:r w:rsidRPr="009E2BE6">
        <w:rPr>
          <w:rFonts w:ascii="Verdana" w:hAnsi="Verdana"/>
        </w:rPr>
        <w:t>A treehouse</w:t>
      </w:r>
    </w:p>
    <w:p w14:paraId="6DA8B1B9" w14:textId="77777777" w:rsidR="007E4EEF" w:rsidRPr="009E2BE6" w:rsidRDefault="007E4EEF">
      <w:pPr>
        <w:ind w:left="426" w:hanging="426"/>
        <w:rPr>
          <w:rFonts w:ascii="Verdana" w:hAnsi="Verdana"/>
        </w:rPr>
        <w:pPrChange w:id="387" w:author="Gareth Harding" w:date="2025-07-09T16:26:00Z" w16du:dateUtc="2025-07-09T14:26:00Z">
          <w:pPr/>
        </w:pPrChange>
      </w:pPr>
    </w:p>
    <w:p w14:paraId="131DCEDA" w14:textId="77777777" w:rsidR="00C711A9" w:rsidRPr="009E2BE6" w:rsidRDefault="00C711A9">
      <w:pPr>
        <w:numPr>
          <w:ilvl w:val="0"/>
          <w:numId w:val="27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88" w:author="Gareth Harding" w:date="2025-07-09T16:26:00Z" w16du:dateUtc="2025-07-09T14:26:00Z">
          <w:pPr>
            <w:numPr>
              <w:numId w:val="27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What did Sam draw on the wall of the sandcastle?</w:t>
      </w:r>
    </w:p>
    <w:p w14:paraId="7995405B" w14:textId="77777777" w:rsidR="00C711A9" w:rsidRPr="00C711A9" w:rsidRDefault="00C711A9">
      <w:pPr>
        <w:ind w:left="426" w:hanging="426"/>
        <w:rPr>
          <w:rFonts w:ascii="Verdana" w:hAnsi="Verdana"/>
          <w:highlight w:val="yellow"/>
          <w:lang w:val="es-ES"/>
        </w:rPr>
        <w:pPrChange w:id="389" w:author="Gareth Harding" w:date="2025-07-09T16:26:00Z" w16du:dateUtc="2025-07-09T14:26:00Z">
          <w:pPr/>
        </w:pPrChange>
      </w:pPr>
      <w:r w:rsidRPr="00C711A9">
        <w:rPr>
          <w:rFonts w:ascii="Verdana" w:hAnsi="Verdana"/>
          <w:highlight w:val="yellow"/>
          <w:lang w:val="es-ES"/>
        </w:rPr>
        <w:t xml:space="preserve">A </w:t>
      </w:r>
      <w:proofErr w:type="spellStart"/>
      <w:r w:rsidRPr="00C711A9">
        <w:rPr>
          <w:rFonts w:ascii="Verdana" w:hAnsi="Verdana"/>
          <w:highlight w:val="yellow"/>
          <w:lang w:val="es-ES"/>
        </w:rPr>
        <w:t>dragon</w:t>
      </w:r>
      <w:proofErr w:type="spellEnd"/>
    </w:p>
    <w:p w14:paraId="6DD2E7FB" w14:textId="77777777" w:rsidR="00C711A9" w:rsidRPr="00C711A9" w:rsidRDefault="00C711A9">
      <w:pPr>
        <w:ind w:left="426" w:hanging="426"/>
        <w:rPr>
          <w:rFonts w:ascii="Verdana" w:hAnsi="Verdana"/>
          <w:lang w:val="es-ES"/>
        </w:rPr>
        <w:pPrChange w:id="390" w:author="Gareth Harding" w:date="2025-07-09T16:26:00Z" w16du:dateUtc="2025-07-09T14:26:00Z">
          <w:pPr/>
        </w:pPrChange>
      </w:pPr>
      <w:r w:rsidRPr="00C711A9">
        <w:rPr>
          <w:rFonts w:ascii="Verdana" w:hAnsi="Verdana"/>
          <w:lang w:val="es-ES"/>
        </w:rPr>
        <w:t xml:space="preserve">A </w:t>
      </w:r>
      <w:proofErr w:type="spellStart"/>
      <w:r w:rsidRPr="00C711A9">
        <w:rPr>
          <w:rFonts w:ascii="Verdana" w:hAnsi="Verdana"/>
          <w:lang w:val="es-ES"/>
        </w:rPr>
        <w:t>fish</w:t>
      </w:r>
      <w:proofErr w:type="spellEnd"/>
    </w:p>
    <w:p w14:paraId="4F1A6ADD" w14:textId="77777777" w:rsidR="00C711A9" w:rsidRDefault="00C711A9">
      <w:pPr>
        <w:ind w:left="426" w:hanging="426"/>
        <w:rPr>
          <w:ins w:id="391" w:author="Gareth Harding" w:date="2025-07-10T10:19:00Z" w16du:dateUtc="2025-07-10T08:19:00Z"/>
          <w:rFonts w:ascii="Verdana" w:hAnsi="Verdana"/>
          <w:lang w:val="es-ES"/>
        </w:rPr>
      </w:pPr>
      <w:r w:rsidRPr="00C711A9">
        <w:rPr>
          <w:rFonts w:ascii="Verdana" w:hAnsi="Verdana"/>
          <w:lang w:val="es-ES"/>
        </w:rPr>
        <w:t xml:space="preserve">A </w:t>
      </w:r>
      <w:proofErr w:type="spellStart"/>
      <w:r w:rsidRPr="00C711A9">
        <w:rPr>
          <w:rFonts w:ascii="Verdana" w:hAnsi="Verdana"/>
          <w:lang w:val="es-ES"/>
        </w:rPr>
        <w:t>dinosaur</w:t>
      </w:r>
      <w:proofErr w:type="spellEnd"/>
    </w:p>
    <w:p w14:paraId="782EC42E" w14:textId="77777777" w:rsidR="007E4EEF" w:rsidRPr="00C711A9" w:rsidRDefault="007E4EEF">
      <w:pPr>
        <w:ind w:left="426" w:hanging="426"/>
        <w:rPr>
          <w:rFonts w:ascii="Verdana" w:hAnsi="Verdana"/>
          <w:lang w:val="es-ES"/>
        </w:rPr>
        <w:pPrChange w:id="392" w:author="Gareth Harding" w:date="2025-07-09T16:26:00Z" w16du:dateUtc="2025-07-09T14:26:00Z">
          <w:pPr/>
        </w:pPrChange>
      </w:pPr>
    </w:p>
    <w:p w14:paraId="438282AB" w14:textId="77777777" w:rsidR="00C711A9" w:rsidRPr="009E2BE6" w:rsidRDefault="00C711A9">
      <w:pPr>
        <w:numPr>
          <w:ilvl w:val="0"/>
          <w:numId w:val="27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393" w:author="Gareth Harding" w:date="2025-07-09T16:26:00Z" w16du:dateUtc="2025-07-09T14:26:00Z">
          <w:pPr>
            <w:numPr>
              <w:numId w:val="27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What did Sam find under a rock?</w:t>
      </w:r>
    </w:p>
    <w:p w14:paraId="00DBA08F" w14:textId="77777777" w:rsidR="00C711A9" w:rsidRPr="009E2BE6" w:rsidRDefault="00C711A9">
      <w:pPr>
        <w:ind w:left="426" w:hanging="426"/>
        <w:rPr>
          <w:rFonts w:ascii="Verdana" w:hAnsi="Verdana"/>
          <w:highlight w:val="yellow"/>
        </w:rPr>
        <w:pPrChange w:id="394" w:author="Gareth Harding" w:date="2025-07-09T16:26:00Z" w16du:dateUtc="2025-07-09T14:26:00Z">
          <w:pPr/>
        </w:pPrChange>
      </w:pPr>
      <w:r w:rsidRPr="009E2BE6">
        <w:rPr>
          <w:rFonts w:ascii="Verdana" w:hAnsi="Verdana"/>
          <w:highlight w:val="yellow"/>
        </w:rPr>
        <w:t>A little crab with two strong claws</w:t>
      </w:r>
    </w:p>
    <w:p w14:paraId="04AB378A" w14:textId="77777777" w:rsidR="00C711A9" w:rsidRPr="009E2BE6" w:rsidRDefault="00C711A9">
      <w:pPr>
        <w:ind w:left="426" w:hanging="426"/>
        <w:rPr>
          <w:rFonts w:ascii="Verdana" w:hAnsi="Verdana"/>
        </w:rPr>
        <w:pPrChange w:id="395" w:author="Gareth Harding" w:date="2025-07-09T16:26:00Z" w16du:dateUtc="2025-07-09T14:26:00Z">
          <w:pPr/>
        </w:pPrChange>
      </w:pPr>
      <w:r w:rsidRPr="009E2BE6">
        <w:rPr>
          <w:rFonts w:ascii="Verdana" w:hAnsi="Verdana"/>
        </w:rPr>
        <w:t>A giant starfish</w:t>
      </w:r>
    </w:p>
    <w:p w14:paraId="377E5558" w14:textId="6A016117" w:rsidR="00C711A9" w:rsidRDefault="00C711A9">
      <w:pPr>
        <w:ind w:left="426" w:hanging="426"/>
        <w:rPr>
          <w:ins w:id="396" w:author="Gareth Harding" w:date="2025-07-10T10:19:00Z" w16du:dateUtc="2025-07-10T08:19:00Z"/>
          <w:rFonts w:ascii="Verdana" w:hAnsi="Verdana"/>
        </w:rPr>
      </w:pPr>
      <w:del w:id="397" w:author="Gareth Harding" w:date="2025-07-10T10:19:00Z" w16du:dateUtc="2025-07-10T08:19:00Z">
        <w:r w:rsidRPr="009E2BE6" w:rsidDel="007E4EEF">
          <w:rPr>
            <w:rFonts w:ascii="Verdana" w:hAnsi="Verdana"/>
          </w:rPr>
          <w:delText>A b</w:delText>
        </w:r>
      </w:del>
      <w:ins w:id="398" w:author="Gareth Harding" w:date="2025-07-10T10:19:00Z" w16du:dateUtc="2025-07-10T08:19:00Z">
        <w:r w:rsidR="007E4EEF">
          <w:rPr>
            <w:rFonts w:ascii="Verdana" w:hAnsi="Verdana"/>
          </w:rPr>
          <w:t>B</w:t>
        </w:r>
      </w:ins>
      <w:r w:rsidRPr="009E2BE6">
        <w:rPr>
          <w:rFonts w:ascii="Verdana" w:hAnsi="Verdana"/>
        </w:rPr>
        <w:t>uried treasure</w:t>
      </w:r>
    </w:p>
    <w:p w14:paraId="120D59CD" w14:textId="77777777" w:rsidR="007E4EEF" w:rsidRPr="009E2BE6" w:rsidRDefault="007E4EEF">
      <w:pPr>
        <w:ind w:left="426" w:hanging="426"/>
        <w:rPr>
          <w:rFonts w:ascii="Verdana" w:hAnsi="Verdana"/>
        </w:rPr>
        <w:pPrChange w:id="399" w:author="Gareth Harding" w:date="2025-07-09T16:26:00Z" w16du:dateUtc="2025-07-09T14:26:00Z">
          <w:pPr/>
        </w:pPrChange>
      </w:pPr>
    </w:p>
    <w:p w14:paraId="049CD665" w14:textId="77777777" w:rsidR="00C711A9" w:rsidRPr="009E2BE6" w:rsidRDefault="00C711A9">
      <w:pPr>
        <w:numPr>
          <w:ilvl w:val="0"/>
          <w:numId w:val="27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400" w:author="Gareth Harding" w:date="2025-07-09T16:26:00Z" w16du:dateUtc="2025-07-09T14:26:00Z">
          <w:pPr>
            <w:numPr>
              <w:numId w:val="27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Sam held the crab carefully before…</w:t>
      </w:r>
    </w:p>
    <w:p w14:paraId="0FD98C27" w14:textId="50A4E422" w:rsidR="00C711A9" w:rsidRPr="009E2BE6" w:rsidRDefault="00C711A9">
      <w:pPr>
        <w:ind w:left="426" w:hanging="426"/>
        <w:rPr>
          <w:rFonts w:ascii="Verdana" w:hAnsi="Verdana"/>
        </w:rPr>
        <w:pPrChange w:id="401" w:author="Gareth Harding" w:date="2025-07-09T16:26:00Z" w16du:dateUtc="2025-07-09T14:26:00Z">
          <w:pPr/>
        </w:pPrChange>
      </w:pPr>
      <w:del w:id="402" w:author="Gareth Harding" w:date="2025-07-09T16:27:00Z" w16du:dateUtc="2025-07-09T14:27:00Z">
        <w:r w:rsidRPr="009E2BE6" w:rsidDel="00021625">
          <w:rPr>
            <w:rFonts w:ascii="Verdana" w:hAnsi="Verdana"/>
          </w:rPr>
          <w:delText xml:space="preserve">giving </w:delText>
        </w:r>
      </w:del>
      <w:ins w:id="403" w:author="Gareth Harding" w:date="2025-07-09T16:27:00Z" w16du:dateUtc="2025-07-09T14:27:00Z">
        <w:r w:rsidR="00021625">
          <w:rPr>
            <w:rFonts w:ascii="Verdana" w:hAnsi="Verdana"/>
          </w:rPr>
          <w:t>G</w:t>
        </w:r>
        <w:r w:rsidR="00021625" w:rsidRPr="009E2BE6">
          <w:rPr>
            <w:rFonts w:ascii="Verdana" w:hAnsi="Verdana"/>
          </w:rPr>
          <w:t xml:space="preserve">iving </w:t>
        </w:r>
      </w:ins>
      <w:r w:rsidRPr="009E2BE6">
        <w:rPr>
          <w:rFonts w:ascii="Verdana" w:hAnsi="Verdana"/>
        </w:rPr>
        <w:t>it an ice cream</w:t>
      </w:r>
    </w:p>
    <w:p w14:paraId="27E27522" w14:textId="1F7FDC34" w:rsidR="00C711A9" w:rsidRPr="009E2BE6" w:rsidRDefault="00C711A9">
      <w:pPr>
        <w:ind w:left="426" w:hanging="426"/>
        <w:rPr>
          <w:rFonts w:ascii="Verdana" w:hAnsi="Verdana"/>
          <w:highlight w:val="yellow"/>
        </w:rPr>
        <w:pPrChange w:id="404" w:author="Gareth Harding" w:date="2025-07-09T16:26:00Z" w16du:dateUtc="2025-07-09T14:26:00Z">
          <w:pPr/>
        </w:pPrChange>
      </w:pPr>
      <w:del w:id="405" w:author="Gareth Harding" w:date="2025-07-09T16:27:00Z" w16du:dateUtc="2025-07-09T14:27:00Z">
        <w:r w:rsidRPr="009E2BE6" w:rsidDel="00021625">
          <w:rPr>
            <w:rFonts w:ascii="Verdana" w:hAnsi="Verdana"/>
            <w:highlight w:val="yellow"/>
          </w:rPr>
          <w:delText xml:space="preserve">giving </w:delText>
        </w:r>
      </w:del>
      <w:ins w:id="406" w:author="Gareth Harding" w:date="2025-07-09T16:27:00Z" w16du:dateUtc="2025-07-09T14:27:00Z">
        <w:r w:rsidR="00021625">
          <w:rPr>
            <w:rFonts w:ascii="Verdana" w:hAnsi="Verdana"/>
            <w:highlight w:val="yellow"/>
          </w:rPr>
          <w:t>Putting</w:t>
        </w:r>
        <w:r w:rsidR="00021625" w:rsidRPr="009E2BE6">
          <w:rPr>
            <w:rFonts w:ascii="Verdana" w:hAnsi="Verdana"/>
            <w:highlight w:val="yellow"/>
          </w:rPr>
          <w:t xml:space="preserve"> </w:t>
        </w:r>
      </w:ins>
      <w:r w:rsidRPr="009E2BE6">
        <w:rPr>
          <w:rFonts w:ascii="Verdana" w:hAnsi="Verdana"/>
          <w:highlight w:val="yellow"/>
        </w:rPr>
        <w:t xml:space="preserve">it back </w:t>
      </w:r>
      <w:del w:id="407" w:author="Gareth Harding" w:date="2025-07-09T16:27:00Z" w16du:dateUtc="2025-07-09T14:27:00Z">
        <w:r w:rsidRPr="009E2BE6" w:rsidDel="00021625">
          <w:rPr>
            <w:rFonts w:ascii="Verdana" w:hAnsi="Verdana"/>
            <w:highlight w:val="yellow"/>
          </w:rPr>
          <w:delText xml:space="preserve">to </w:delText>
        </w:r>
      </w:del>
      <w:ins w:id="408" w:author="Gareth Harding" w:date="2025-07-09T16:27:00Z" w16du:dateUtc="2025-07-09T14:27:00Z">
        <w:r w:rsidR="00021625">
          <w:rPr>
            <w:rFonts w:ascii="Verdana" w:hAnsi="Verdana"/>
            <w:highlight w:val="yellow"/>
          </w:rPr>
          <w:t>in</w:t>
        </w:r>
        <w:r w:rsidR="00021625" w:rsidRPr="009E2BE6">
          <w:rPr>
            <w:rFonts w:ascii="Verdana" w:hAnsi="Verdana"/>
            <w:highlight w:val="yellow"/>
          </w:rPr>
          <w:t xml:space="preserve"> </w:t>
        </w:r>
      </w:ins>
      <w:r w:rsidRPr="009E2BE6">
        <w:rPr>
          <w:rFonts w:ascii="Verdana" w:hAnsi="Verdana"/>
          <w:highlight w:val="yellow"/>
        </w:rPr>
        <w:t>the sea</w:t>
      </w:r>
    </w:p>
    <w:p w14:paraId="35B45F56" w14:textId="66967C13" w:rsidR="00C711A9" w:rsidRDefault="00021625">
      <w:pPr>
        <w:ind w:left="426" w:hanging="426"/>
        <w:rPr>
          <w:ins w:id="409" w:author="Gareth Harding" w:date="2025-07-10T10:20:00Z" w16du:dateUtc="2025-07-10T08:20:00Z"/>
          <w:rFonts w:ascii="Verdana" w:hAnsi="Verdana"/>
          <w:lang w:val="es-ES"/>
        </w:rPr>
      </w:pPr>
      <w:proofErr w:type="spellStart"/>
      <w:ins w:id="410" w:author="Gareth Harding" w:date="2025-07-09T16:27:00Z" w16du:dateUtc="2025-07-09T14:27:00Z">
        <w:r>
          <w:rPr>
            <w:rFonts w:ascii="Verdana" w:hAnsi="Verdana"/>
            <w:lang w:val="es-ES"/>
          </w:rPr>
          <w:t>M</w:t>
        </w:r>
      </w:ins>
      <w:del w:id="411" w:author="Gareth Harding" w:date="2025-07-09T16:27:00Z" w16du:dateUtc="2025-07-09T14:27:00Z">
        <w:r w:rsidR="00C711A9" w:rsidRPr="00C711A9" w:rsidDel="00021625">
          <w:rPr>
            <w:rFonts w:ascii="Verdana" w:hAnsi="Verdana"/>
            <w:lang w:val="es-ES"/>
          </w:rPr>
          <w:delText>m</w:delText>
        </w:r>
      </w:del>
      <w:r w:rsidR="00C711A9" w:rsidRPr="00C711A9">
        <w:rPr>
          <w:rFonts w:ascii="Verdana" w:hAnsi="Verdana"/>
          <w:lang w:val="es-ES"/>
        </w:rPr>
        <w:t>aking</w:t>
      </w:r>
      <w:proofErr w:type="spellEnd"/>
      <w:r w:rsidR="00C711A9" w:rsidRPr="00C711A9">
        <w:rPr>
          <w:rFonts w:ascii="Verdana" w:hAnsi="Verdana"/>
          <w:lang w:val="es-ES"/>
        </w:rPr>
        <w:t xml:space="preserve"> </w:t>
      </w:r>
      <w:proofErr w:type="spellStart"/>
      <w:r w:rsidR="00C711A9" w:rsidRPr="00C711A9">
        <w:rPr>
          <w:rFonts w:ascii="Verdana" w:hAnsi="Verdana"/>
          <w:lang w:val="es-ES"/>
        </w:rPr>
        <w:t>it</w:t>
      </w:r>
      <w:proofErr w:type="spellEnd"/>
      <w:r w:rsidR="00C711A9" w:rsidRPr="00C711A9">
        <w:rPr>
          <w:rFonts w:ascii="Verdana" w:hAnsi="Verdana"/>
          <w:lang w:val="es-ES"/>
        </w:rPr>
        <w:t xml:space="preserve"> </w:t>
      </w:r>
      <w:proofErr w:type="spellStart"/>
      <w:r w:rsidR="00C711A9" w:rsidRPr="00C711A9">
        <w:rPr>
          <w:rFonts w:ascii="Verdana" w:hAnsi="Verdana"/>
          <w:lang w:val="es-ES"/>
        </w:rPr>
        <w:t>his</w:t>
      </w:r>
      <w:proofErr w:type="spellEnd"/>
      <w:r w:rsidR="00C711A9" w:rsidRPr="00C711A9">
        <w:rPr>
          <w:rFonts w:ascii="Verdana" w:hAnsi="Verdana"/>
          <w:lang w:val="es-ES"/>
        </w:rPr>
        <w:t xml:space="preserve"> </w:t>
      </w:r>
      <w:proofErr w:type="spellStart"/>
      <w:r w:rsidR="00C711A9" w:rsidRPr="00C711A9">
        <w:rPr>
          <w:rFonts w:ascii="Verdana" w:hAnsi="Verdana"/>
          <w:lang w:val="es-ES"/>
        </w:rPr>
        <w:t>pet</w:t>
      </w:r>
      <w:proofErr w:type="spellEnd"/>
    </w:p>
    <w:p w14:paraId="503AADF2" w14:textId="77777777" w:rsidR="007E4EEF" w:rsidRPr="00C711A9" w:rsidRDefault="007E4EEF">
      <w:pPr>
        <w:ind w:left="426" w:hanging="426"/>
        <w:rPr>
          <w:rFonts w:ascii="Verdana" w:hAnsi="Verdana"/>
          <w:lang w:val="es-ES"/>
        </w:rPr>
        <w:pPrChange w:id="412" w:author="Gareth Harding" w:date="2025-07-09T16:26:00Z" w16du:dateUtc="2025-07-09T14:26:00Z">
          <w:pPr/>
        </w:pPrChange>
      </w:pPr>
    </w:p>
    <w:p w14:paraId="63BA32BE" w14:textId="77777777" w:rsidR="00C711A9" w:rsidRPr="009E2BE6" w:rsidRDefault="00C711A9">
      <w:pPr>
        <w:numPr>
          <w:ilvl w:val="0"/>
          <w:numId w:val="27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413" w:author="Gareth Harding" w:date="2025-07-09T16:26:00Z" w16du:dateUtc="2025-07-09T14:26:00Z">
          <w:pPr>
            <w:numPr>
              <w:numId w:val="27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What did they buy in the afternoon?</w:t>
      </w:r>
    </w:p>
    <w:p w14:paraId="79398E51" w14:textId="77777777" w:rsidR="00C711A9" w:rsidRPr="00C711A9" w:rsidRDefault="00C711A9">
      <w:pPr>
        <w:ind w:left="426" w:hanging="426"/>
        <w:rPr>
          <w:rFonts w:ascii="Verdana" w:hAnsi="Verdana"/>
          <w:highlight w:val="yellow"/>
          <w:lang w:val="es-ES"/>
        </w:rPr>
        <w:pPrChange w:id="414" w:author="Gareth Harding" w:date="2025-07-09T16:26:00Z" w16du:dateUtc="2025-07-09T14:26:00Z">
          <w:pPr/>
        </w:pPrChange>
      </w:pPr>
      <w:r w:rsidRPr="00C711A9">
        <w:rPr>
          <w:rFonts w:ascii="Verdana" w:hAnsi="Verdana"/>
          <w:highlight w:val="yellow"/>
          <w:lang w:val="es-ES"/>
        </w:rPr>
        <w:t xml:space="preserve">Ice </w:t>
      </w:r>
      <w:proofErr w:type="spellStart"/>
      <w:r w:rsidRPr="00C711A9">
        <w:rPr>
          <w:rFonts w:ascii="Verdana" w:hAnsi="Verdana"/>
          <w:highlight w:val="yellow"/>
          <w:lang w:val="es-ES"/>
        </w:rPr>
        <w:t>creams</w:t>
      </w:r>
      <w:proofErr w:type="spellEnd"/>
    </w:p>
    <w:p w14:paraId="3015BDD3" w14:textId="77777777" w:rsidR="00C711A9" w:rsidRPr="00C711A9" w:rsidRDefault="00C711A9">
      <w:pPr>
        <w:ind w:left="426" w:hanging="426"/>
        <w:rPr>
          <w:rFonts w:ascii="Verdana" w:hAnsi="Verdana"/>
          <w:lang w:val="es-ES"/>
        </w:rPr>
        <w:pPrChange w:id="415" w:author="Gareth Harding" w:date="2025-07-09T16:26:00Z" w16du:dateUtc="2025-07-09T14:26:00Z">
          <w:pPr/>
        </w:pPrChange>
      </w:pPr>
      <w:r w:rsidRPr="00C711A9">
        <w:rPr>
          <w:rFonts w:ascii="Verdana" w:hAnsi="Verdana"/>
          <w:lang w:val="es-ES"/>
        </w:rPr>
        <w:t>Cookies</w:t>
      </w:r>
    </w:p>
    <w:p w14:paraId="4D201FFE" w14:textId="77777777" w:rsidR="00C711A9" w:rsidRDefault="00C711A9">
      <w:pPr>
        <w:ind w:left="426" w:hanging="426"/>
        <w:rPr>
          <w:ins w:id="416" w:author="Gareth Harding" w:date="2025-07-10T10:20:00Z" w16du:dateUtc="2025-07-10T08:20:00Z"/>
          <w:rFonts w:ascii="Verdana" w:hAnsi="Verdana"/>
          <w:lang w:val="es-ES"/>
        </w:rPr>
      </w:pPr>
      <w:r w:rsidRPr="00C711A9">
        <w:rPr>
          <w:rFonts w:ascii="Verdana" w:hAnsi="Verdana"/>
          <w:lang w:val="es-ES"/>
        </w:rPr>
        <w:t xml:space="preserve">A </w:t>
      </w:r>
      <w:proofErr w:type="spellStart"/>
      <w:r w:rsidRPr="00C711A9">
        <w:rPr>
          <w:rFonts w:ascii="Verdana" w:hAnsi="Verdana"/>
          <w:lang w:val="es-ES"/>
        </w:rPr>
        <w:t>bicycle</w:t>
      </w:r>
      <w:proofErr w:type="spellEnd"/>
    </w:p>
    <w:p w14:paraId="361B9651" w14:textId="77777777" w:rsidR="007E4EEF" w:rsidRPr="00C711A9" w:rsidRDefault="007E4EEF">
      <w:pPr>
        <w:ind w:left="426" w:hanging="426"/>
        <w:rPr>
          <w:rFonts w:ascii="Verdana" w:hAnsi="Verdana"/>
          <w:lang w:val="es-ES"/>
        </w:rPr>
        <w:pPrChange w:id="417" w:author="Gareth Harding" w:date="2025-07-09T16:26:00Z" w16du:dateUtc="2025-07-09T14:26:00Z">
          <w:pPr/>
        </w:pPrChange>
      </w:pPr>
    </w:p>
    <w:p w14:paraId="64783308" w14:textId="24314BAC" w:rsidR="00C711A9" w:rsidRPr="009E2BE6" w:rsidRDefault="00C711A9">
      <w:pPr>
        <w:numPr>
          <w:ilvl w:val="0"/>
          <w:numId w:val="27"/>
        </w:numPr>
        <w:tabs>
          <w:tab w:val="clear" w:pos="720"/>
        </w:tabs>
        <w:ind w:left="426" w:hanging="426"/>
        <w:rPr>
          <w:rFonts w:ascii="Verdana" w:hAnsi="Verdana"/>
          <w:b/>
          <w:bCs/>
        </w:rPr>
        <w:pPrChange w:id="418" w:author="Gareth Harding" w:date="2025-07-09T16:26:00Z" w16du:dateUtc="2025-07-09T14:26:00Z">
          <w:pPr>
            <w:numPr>
              <w:numId w:val="27"/>
            </w:numPr>
            <w:tabs>
              <w:tab w:val="num" w:pos="720"/>
            </w:tabs>
            <w:ind w:left="720" w:hanging="360"/>
          </w:pPr>
        </w:pPrChange>
      </w:pPr>
      <w:r w:rsidRPr="009E2BE6">
        <w:rPr>
          <w:rFonts w:ascii="Verdana" w:hAnsi="Verdana"/>
          <w:b/>
          <w:bCs/>
        </w:rPr>
        <w:t>Sam and Lily made shapes using seashells.</w:t>
      </w:r>
    </w:p>
    <w:p w14:paraId="724A98FD" w14:textId="77777777" w:rsidR="00C711A9" w:rsidRPr="00C711A9" w:rsidRDefault="00C711A9">
      <w:pPr>
        <w:ind w:left="426" w:hanging="426"/>
        <w:rPr>
          <w:rFonts w:ascii="Verdana" w:hAnsi="Verdana"/>
          <w:highlight w:val="yellow"/>
          <w:lang w:val="es-ES"/>
        </w:rPr>
        <w:pPrChange w:id="419" w:author="Gareth Harding" w:date="2025-07-09T16:26:00Z" w16du:dateUtc="2025-07-09T14:26:00Z">
          <w:pPr/>
        </w:pPrChange>
      </w:pPr>
      <w:r w:rsidRPr="00C711A9">
        <w:rPr>
          <w:rFonts w:ascii="Verdana" w:hAnsi="Verdana"/>
          <w:highlight w:val="yellow"/>
          <w:lang w:val="es-ES"/>
        </w:rPr>
        <w:t>True</w:t>
      </w:r>
    </w:p>
    <w:p w14:paraId="32DC0F02" w14:textId="77777777" w:rsidR="00C711A9" w:rsidRPr="00C711A9" w:rsidRDefault="00C711A9">
      <w:pPr>
        <w:ind w:left="426" w:hanging="426"/>
        <w:rPr>
          <w:rFonts w:ascii="Verdana" w:hAnsi="Verdana"/>
          <w:lang w:val="es-ES"/>
        </w:rPr>
        <w:pPrChange w:id="420" w:author="Gareth Harding" w:date="2025-07-09T16:26:00Z" w16du:dateUtc="2025-07-09T14:26:00Z">
          <w:pPr/>
        </w:pPrChange>
      </w:pPr>
      <w:r w:rsidRPr="00C711A9">
        <w:rPr>
          <w:rFonts w:ascii="Verdana" w:hAnsi="Verdana"/>
          <w:lang w:val="es-ES"/>
        </w:rPr>
        <w:t>False</w:t>
      </w:r>
    </w:p>
    <w:p w14:paraId="3918D1EE" w14:textId="77777777" w:rsidR="00C711A9" w:rsidRDefault="00C711A9" w:rsidP="00511EB9">
      <w:pPr>
        <w:rPr>
          <w:rFonts w:ascii="Verdana" w:hAnsi="Verdana"/>
          <w:lang w:val="es-ES"/>
        </w:rPr>
      </w:pPr>
    </w:p>
    <w:p w14:paraId="71C11FF3" w14:textId="77777777" w:rsidR="000B147E" w:rsidRDefault="000B147E" w:rsidP="00511EB9">
      <w:pPr>
        <w:rPr>
          <w:rFonts w:ascii="Verdana" w:hAnsi="Verdana"/>
          <w:lang w:val="es-ES"/>
        </w:rPr>
      </w:pPr>
    </w:p>
    <w:p w14:paraId="53E940BF" w14:textId="77777777" w:rsidR="000B147E" w:rsidRDefault="000B147E" w:rsidP="00511EB9">
      <w:pPr>
        <w:rPr>
          <w:rFonts w:ascii="Verdana" w:hAnsi="Verdana"/>
          <w:lang w:val="es-ES"/>
        </w:rPr>
      </w:pPr>
    </w:p>
    <w:p w14:paraId="622BD714" w14:textId="77777777" w:rsidR="002B02FE" w:rsidRDefault="002B02FE" w:rsidP="00511EB9">
      <w:pPr>
        <w:rPr>
          <w:rFonts w:ascii="Verdana" w:hAnsi="Verdana"/>
          <w:lang w:val="es-ES"/>
        </w:rPr>
      </w:pPr>
    </w:p>
    <w:p w14:paraId="29CCEC54" w14:textId="77777777" w:rsidR="002B02FE" w:rsidRDefault="002B02FE" w:rsidP="00511EB9">
      <w:pPr>
        <w:rPr>
          <w:rFonts w:ascii="Verdana" w:hAnsi="Verdana"/>
          <w:lang w:val="es-ES"/>
        </w:rPr>
      </w:pPr>
    </w:p>
    <w:p w14:paraId="79245857" w14:textId="61C2F5F6" w:rsidR="002B02FE" w:rsidRPr="002B02FE" w:rsidRDefault="002B02FE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421" w:author="48105" w:date="2025-07-22T16:54:00Z" w16du:dateUtc="2025-07-22T14:54:00Z">
          <w:pPr>
            <w:pStyle w:val="Prrafodelista"/>
            <w:numPr>
              <w:numId w:val="37"/>
            </w:numPr>
            <w:adjustRightInd w:val="0"/>
            <w:snapToGrid w:val="0"/>
            <w:ind w:hanging="360"/>
            <w:contextualSpacing w:val="0"/>
          </w:pPr>
        </w:pPrChange>
      </w:pPr>
      <w:r w:rsidRPr="002B02FE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Our Big Trip</w:t>
      </w:r>
    </w:p>
    <w:p w14:paraId="025DE9FC" w14:textId="77777777" w:rsidR="002B02FE" w:rsidRPr="002B02FE" w:rsidRDefault="002B02FE" w:rsidP="002B02FE">
      <w:pPr>
        <w:rPr>
          <w:rFonts w:ascii="Verdana" w:hAnsi="Verdana"/>
          <w:lang w:val="es-ES"/>
        </w:rPr>
      </w:pPr>
    </w:p>
    <w:p w14:paraId="2F0CFC6D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Last month, my family and I went on a wonderful trip.</w:t>
      </w:r>
    </w:p>
    <w:p w14:paraId="203CB931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First, we took the train to London because it was fast and comfortable. Then, we went to the airport by taxi. At the airport, we flew to Canada by plane. I was excited because the plane was very big and fast.</w:t>
      </w:r>
    </w:p>
    <w:p w14:paraId="54994D3D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1834FF18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When we arrived in Canada, we rented a caravan to travel around the country. It was like a small house on wheels, so we could sleep and eat inside.</w:t>
      </w:r>
    </w:p>
    <w:p w14:paraId="442AFEB4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407A2811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lastRenderedPageBreak/>
        <w:t>We also took a small boat to see the beautiful lakes. The boat was slow, and we enjoyed the fresh air.</w:t>
      </w:r>
    </w:p>
    <w:p w14:paraId="295FE480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5ECDD18C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One sunny day, we went on a helicopter ride. It flew very high, and we saw everything from the sky!</w:t>
      </w:r>
    </w:p>
    <w:p w14:paraId="18ECD9E7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517037ED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At the end of the trip, we came back home on a big ship. It took us across the sea.</w:t>
      </w:r>
    </w:p>
    <w:p w14:paraId="591E641A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427B2680" w14:textId="094ED9E1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It was the best trip of my life.</w:t>
      </w:r>
    </w:p>
    <w:p w14:paraId="491F5062" w14:textId="3C541CDC" w:rsidR="008865AA" w:rsidRPr="002534E9" w:rsidRDefault="008865AA" w:rsidP="008865AA">
      <w:pPr>
        <w:rPr>
          <w:rFonts w:ascii="Verdana" w:eastAsia="Times New Roman" w:hAnsi="Verdana" w:cs="Times New Roman"/>
          <w:strike/>
          <w:color w:val="FF0000"/>
          <w:kern w:val="0"/>
          <w:lang w:eastAsia="es-ES_tradnl"/>
          <w14:ligatures w14:val="none"/>
          <w:rPrChange w:id="422" w:author="48105" w:date="2025-07-22T10:31:00Z" w16du:dateUtc="2025-07-22T08:31:00Z">
            <w:rPr>
              <w:rFonts w:ascii="Verdana" w:eastAsia="Times New Roman" w:hAnsi="Verdana" w:cs="Times New Roman"/>
              <w:color w:val="FF0000"/>
              <w:kern w:val="0"/>
              <w:lang w:eastAsia="es-ES_tradnl"/>
              <w14:ligatures w14:val="none"/>
            </w:rPr>
          </w:rPrChange>
        </w:rPr>
      </w:pPr>
      <w:r w:rsidRPr="002534E9">
        <w:rPr>
          <w:rFonts w:ascii="Verdana" w:eastAsia="Times New Roman" w:hAnsi="Verdana" w:cs="Times New Roman"/>
          <w:strike/>
          <w:color w:val="FF0000"/>
          <w:kern w:val="0"/>
          <w:lang w:eastAsia="es-ES_tradnl"/>
          <w14:ligatures w14:val="none"/>
          <w:rPrChange w:id="423" w:author="48105" w:date="2025-07-22T10:31:00Z" w16du:dateUtc="2025-07-22T08:31:00Z">
            <w:rPr>
              <w:rFonts w:ascii="Verdana" w:eastAsia="Times New Roman" w:hAnsi="Verdana" w:cs="Times New Roman"/>
              <w:color w:val="FF0000"/>
              <w:kern w:val="0"/>
              <w:lang w:eastAsia="es-ES_tradnl"/>
              <w14:ligatures w14:val="none"/>
            </w:rPr>
          </w:rPrChange>
        </w:rPr>
        <w:t xml:space="preserve">Because </w:t>
      </w:r>
      <w:r w:rsidR="00A865BA" w:rsidRPr="002534E9">
        <w:rPr>
          <w:rFonts w:ascii="Verdana" w:eastAsia="Times New Roman" w:hAnsi="Verdana" w:cs="Times New Roman"/>
          <w:strike/>
          <w:color w:val="FF0000"/>
          <w:kern w:val="0"/>
          <w:lang w:eastAsia="es-ES_tradnl"/>
          <w14:ligatures w14:val="none"/>
          <w:rPrChange w:id="424" w:author="48105" w:date="2025-07-22T10:31:00Z" w16du:dateUtc="2025-07-22T08:31:00Z">
            <w:rPr>
              <w:rFonts w:ascii="Verdana" w:eastAsia="Times New Roman" w:hAnsi="Verdana" w:cs="Times New Roman"/>
              <w:color w:val="FF0000"/>
              <w:kern w:val="0"/>
              <w:lang w:eastAsia="es-ES_tradnl"/>
              <w14:ligatures w14:val="none"/>
            </w:rPr>
          </w:rPrChange>
        </w:rPr>
        <w:t xml:space="preserve">we </w:t>
      </w:r>
      <w:r w:rsidRPr="002534E9">
        <w:rPr>
          <w:rFonts w:ascii="Verdana" w:eastAsia="Times New Roman" w:hAnsi="Verdana" w:cs="Times New Roman"/>
          <w:strike/>
          <w:color w:val="FF0000"/>
          <w:kern w:val="0"/>
          <w:lang w:eastAsia="es-ES_tradnl"/>
          <w14:ligatures w14:val="none"/>
          <w:rPrChange w:id="425" w:author="48105" w:date="2025-07-22T10:31:00Z" w16du:dateUtc="2025-07-22T08:31:00Z">
            <w:rPr>
              <w:rFonts w:ascii="Verdana" w:eastAsia="Times New Roman" w:hAnsi="Verdana" w:cs="Times New Roman"/>
              <w:color w:val="FF0000"/>
              <w:kern w:val="0"/>
              <w:lang w:eastAsia="es-ES_tradnl"/>
              <w14:ligatures w14:val="none"/>
            </w:rPr>
          </w:rPrChange>
        </w:rPr>
        <w:t>used many types of transport and had fun</w:t>
      </w:r>
      <w:r w:rsidR="00A865BA" w:rsidRPr="002534E9">
        <w:rPr>
          <w:rFonts w:ascii="Verdana" w:eastAsia="Times New Roman" w:hAnsi="Verdana" w:cs="Times New Roman"/>
          <w:strike/>
          <w:color w:val="FF0000"/>
          <w:kern w:val="0"/>
          <w:lang w:eastAsia="es-ES_tradnl"/>
          <w14:ligatures w14:val="none"/>
          <w:rPrChange w:id="426" w:author="48105" w:date="2025-07-22T10:31:00Z" w16du:dateUtc="2025-07-22T08:31:00Z">
            <w:rPr>
              <w:rFonts w:ascii="Verdana" w:eastAsia="Times New Roman" w:hAnsi="Verdana" w:cs="Times New Roman"/>
              <w:color w:val="FF0000"/>
              <w:kern w:val="0"/>
              <w:lang w:eastAsia="es-ES_tradnl"/>
              <w14:ligatures w14:val="none"/>
            </w:rPr>
          </w:rPrChange>
        </w:rPr>
        <w:t>.</w:t>
      </w:r>
    </w:p>
    <w:p w14:paraId="2E3BD9CD" w14:textId="77777777" w:rsidR="008865AA" w:rsidRPr="009E2BE6" w:rsidRDefault="008865AA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786206E5" w14:textId="432C6E43" w:rsidR="00C078A3" w:rsidRPr="009E2BE6" w:rsidDel="007E4EEF" w:rsidRDefault="00C078A3" w:rsidP="00C078A3">
      <w:pPr>
        <w:rPr>
          <w:del w:id="427" w:author="Gareth Harding" w:date="2025-07-10T10:21:00Z" w16du:dateUtc="2025-07-10T08:21:00Z"/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6DF273BC" w14:textId="77777777" w:rsidR="00C078A3" w:rsidRPr="00DC6264" w:rsidRDefault="00C078A3" w:rsidP="00C078A3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2E6C5C20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1108EAE2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1. Where did the family go first?</w:t>
      </w:r>
    </w:p>
    <w:p w14:paraId="1E27A1F7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</w:rPr>
        <w:t>London</w:t>
      </w:r>
    </w:p>
    <w:p w14:paraId="6F171B15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Canada</w:t>
      </w:r>
    </w:p>
    <w:p w14:paraId="6BC741A4" w14:textId="4C9A95FD" w:rsidR="00C078A3" w:rsidRDefault="00C078A3" w:rsidP="00C078A3">
      <w:pPr>
        <w:rPr>
          <w:ins w:id="428" w:author="Gareth Harding" w:date="2025-07-10T10:21:00Z" w16du:dateUtc="2025-07-10T08:21:00Z"/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Spain</w:t>
      </w:r>
    </w:p>
    <w:p w14:paraId="03F9C4C3" w14:textId="77777777" w:rsidR="007E4EEF" w:rsidRPr="009E2BE6" w:rsidRDefault="007E4EEF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75F3BCD1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2. How did they travel to Canada?</w:t>
      </w:r>
    </w:p>
    <w:p w14:paraId="229F8973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By car</w:t>
      </w:r>
    </w:p>
    <w:p w14:paraId="5D68CD6D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By ship</w:t>
      </w:r>
    </w:p>
    <w:p w14:paraId="189DC7D6" w14:textId="77777777" w:rsidR="00C078A3" w:rsidRDefault="00C078A3" w:rsidP="00C078A3">
      <w:pPr>
        <w:rPr>
          <w:ins w:id="429" w:author="Gareth Harding" w:date="2025-07-10T10:21:00Z" w16du:dateUtc="2025-07-10T08:21:00Z"/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</w:rPr>
        <w:t>By plane</w:t>
      </w:r>
    </w:p>
    <w:p w14:paraId="6B6BA82A" w14:textId="77777777" w:rsidR="007E4EEF" w:rsidRPr="009E2BE6" w:rsidRDefault="007E4EEF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77104ABE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3. What was the caravan like?</w:t>
      </w:r>
    </w:p>
    <w:p w14:paraId="471061BF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A boat</w:t>
      </w:r>
    </w:p>
    <w:p w14:paraId="5A82A67D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A hotel</w:t>
      </w:r>
    </w:p>
    <w:p w14:paraId="6E4C5026" w14:textId="3B990DC3" w:rsidR="00C078A3" w:rsidRDefault="00C078A3" w:rsidP="00C078A3">
      <w:pPr>
        <w:rPr>
          <w:ins w:id="430" w:author="Gareth Harding" w:date="2025-07-10T10:21:00Z" w16du:dateUtc="2025-07-10T08:21:00Z"/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</w:rPr>
        <w:t>A small house on wheels</w:t>
      </w:r>
    </w:p>
    <w:p w14:paraId="09F8E5EB" w14:textId="77777777" w:rsidR="007E4EEF" w:rsidRPr="009E2BE6" w:rsidRDefault="007E4EEF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00ABBE91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4. What did they do on the boat?</w:t>
      </w:r>
    </w:p>
    <w:p w14:paraId="57BA5E6C" w14:textId="31BF39D2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</w:rPr>
        <w:t>They saw the lakes</w:t>
      </w:r>
    </w:p>
    <w:p w14:paraId="23C53359" w14:textId="77777777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They went fishing for sharks</w:t>
      </w:r>
    </w:p>
    <w:p w14:paraId="6A8A23CC" w14:textId="101A09D4" w:rsidR="00C078A3" w:rsidRDefault="00C078A3" w:rsidP="00C078A3">
      <w:pPr>
        <w:rPr>
          <w:ins w:id="431" w:author="Gareth Harding" w:date="2025-07-10T10:21:00Z" w16du:dateUtc="2025-07-10T08:21:00Z"/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lang w:eastAsia="es-ES_tradnl"/>
          <w14:ligatures w14:val="none"/>
        </w:rPr>
        <w:t>They cooked dinner</w:t>
      </w:r>
    </w:p>
    <w:p w14:paraId="62CF4AEB" w14:textId="77777777" w:rsidR="007E4EEF" w:rsidRPr="009E2BE6" w:rsidRDefault="007E4EEF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508C4544" w14:textId="1F93EF84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5. The plane was small and slow.</w:t>
      </w:r>
    </w:p>
    <w:p w14:paraId="190984B9" w14:textId="77777777" w:rsidR="00021625" w:rsidRPr="009E2BE6" w:rsidRDefault="00021625" w:rsidP="00021625">
      <w:pPr>
        <w:rPr>
          <w:moveTo w:id="432" w:author="Gareth Harding" w:date="2025-07-09T16:29:00Z" w16du:dateUtc="2025-07-09T14:29:00Z"/>
          <w:rFonts w:ascii="Verdana" w:eastAsia="Times New Roman" w:hAnsi="Verdana" w:cs="Times New Roman"/>
          <w:kern w:val="0"/>
          <w:lang w:eastAsia="es-ES_tradnl"/>
          <w14:ligatures w14:val="none"/>
        </w:rPr>
      </w:pPr>
      <w:moveToRangeStart w:id="433" w:author="Gareth Harding" w:date="2025-07-09T16:29:00Z" w:name="move202970958"/>
      <w:moveTo w:id="434" w:author="Gareth Harding" w:date="2025-07-09T16:29:00Z" w16du:dateUtc="2025-07-09T14:29:00Z">
        <w:r w:rsidRPr="009E2BE6">
          <w:rPr>
            <w:rFonts w:ascii="Verdana" w:eastAsia="Times New Roman" w:hAnsi="Verdana" w:cs="Times New Roman"/>
            <w:kern w:val="0"/>
            <w:lang w:eastAsia="es-ES_tradnl"/>
            <w14:ligatures w14:val="none"/>
          </w:rPr>
          <w:t>True</w:t>
        </w:r>
      </w:moveTo>
    </w:p>
    <w:moveToRangeEnd w:id="433"/>
    <w:p w14:paraId="304A1AB8" w14:textId="77777777" w:rsidR="00C078A3" w:rsidRDefault="00C078A3" w:rsidP="00C078A3">
      <w:pPr>
        <w:rPr>
          <w:ins w:id="435" w:author="Gareth Harding" w:date="2025-07-10T10:21:00Z" w16du:dateUtc="2025-07-10T08:21:00Z"/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</w:rPr>
        <w:t>False</w:t>
      </w:r>
    </w:p>
    <w:p w14:paraId="1681AEB9" w14:textId="77777777" w:rsidR="007E4EEF" w:rsidRPr="009E2BE6" w:rsidRDefault="007E4EEF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</w:p>
    <w:p w14:paraId="7D083F36" w14:textId="68A575AB" w:rsidR="00C078A3" w:rsidRPr="009E2BE6" w:rsidDel="00021625" w:rsidRDefault="00C078A3" w:rsidP="00C078A3">
      <w:pPr>
        <w:rPr>
          <w:moveFrom w:id="436" w:author="Gareth Harding" w:date="2025-07-09T16:29:00Z" w16du:dateUtc="2025-07-09T14:29:00Z"/>
          <w:rFonts w:ascii="Verdana" w:eastAsia="Times New Roman" w:hAnsi="Verdana" w:cs="Times New Roman"/>
          <w:kern w:val="0"/>
          <w:lang w:eastAsia="es-ES_tradnl"/>
          <w14:ligatures w14:val="none"/>
        </w:rPr>
      </w:pPr>
      <w:moveFromRangeStart w:id="437" w:author="Gareth Harding" w:date="2025-07-09T16:29:00Z" w:name="move202970958"/>
      <w:moveFrom w:id="438" w:author="Gareth Harding" w:date="2025-07-09T16:29:00Z" w16du:dateUtc="2025-07-09T14:29:00Z">
        <w:r w:rsidRPr="009E2BE6" w:rsidDel="00021625">
          <w:rPr>
            <w:rFonts w:ascii="Verdana" w:eastAsia="Times New Roman" w:hAnsi="Verdana" w:cs="Times New Roman"/>
            <w:kern w:val="0"/>
            <w:lang w:eastAsia="es-ES_tradnl"/>
            <w14:ligatures w14:val="none"/>
          </w:rPr>
          <w:t>True</w:t>
        </w:r>
      </w:moveFrom>
    </w:p>
    <w:moveFromRangeEnd w:id="437"/>
    <w:p w14:paraId="406DEB16" w14:textId="557D93A2" w:rsidR="00C078A3" w:rsidRPr="009E2BE6" w:rsidRDefault="00C078A3" w:rsidP="00C078A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9E2BE6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6. The family came home on a big ship.</w:t>
      </w:r>
    </w:p>
    <w:p w14:paraId="3027DB4A" w14:textId="77777777" w:rsidR="00021625" w:rsidRPr="00C078A3" w:rsidRDefault="00021625" w:rsidP="00021625">
      <w:pPr>
        <w:rPr>
          <w:moveTo w:id="439" w:author="Gareth Harding" w:date="2025-07-09T16:29:00Z" w16du:dateUtc="2025-07-09T14:29:00Z"/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  <w:moveToRangeStart w:id="440" w:author="Gareth Harding" w:date="2025-07-09T16:29:00Z" w:name="move202970968"/>
      <w:moveTo w:id="441" w:author="Gareth Harding" w:date="2025-07-09T16:29:00Z" w16du:dateUtc="2025-07-09T14:29:00Z">
        <w:r w:rsidRPr="00C078A3">
          <w:rPr>
            <w:rFonts w:ascii="Verdana" w:eastAsia="Times New Roman" w:hAnsi="Verdana" w:cs="Times New Roman"/>
            <w:kern w:val="0"/>
            <w:highlight w:val="yellow"/>
            <w:lang w:val="es-ES" w:eastAsia="es-ES_tradnl"/>
            <w14:ligatures w14:val="none"/>
          </w:rPr>
          <w:t>True</w:t>
        </w:r>
      </w:moveTo>
    </w:p>
    <w:moveToRangeEnd w:id="440"/>
    <w:p w14:paraId="53E07732" w14:textId="77777777" w:rsidR="00C078A3" w:rsidRPr="00C078A3" w:rsidRDefault="00C078A3" w:rsidP="00C078A3">
      <w:pPr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  <w:r w:rsidRPr="00C078A3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False</w:t>
      </w:r>
    </w:p>
    <w:p w14:paraId="5109D103" w14:textId="471610BE" w:rsidR="00C078A3" w:rsidRPr="00C078A3" w:rsidDel="00021625" w:rsidRDefault="00C078A3" w:rsidP="00C078A3">
      <w:pPr>
        <w:rPr>
          <w:moveFrom w:id="442" w:author="Gareth Harding" w:date="2025-07-09T16:29:00Z" w16du:dateUtc="2025-07-09T14:29:00Z"/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  <w:moveFromRangeStart w:id="443" w:author="Gareth Harding" w:date="2025-07-09T16:29:00Z" w:name="move202970968"/>
      <w:moveFrom w:id="444" w:author="Gareth Harding" w:date="2025-07-09T16:29:00Z" w16du:dateUtc="2025-07-09T14:29:00Z">
        <w:r w:rsidRPr="00C078A3" w:rsidDel="00021625">
          <w:rPr>
            <w:rFonts w:ascii="Verdana" w:eastAsia="Times New Roman" w:hAnsi="Verdana" w:cs="Times New Roman"/>
            <w:kern w:val="0"/>
            <w:highlight w:val="yellow"/>
            <w:lang w:val="es-ES" w:eastAsia="es-ES_tradnl"/>
            <w14:ligatures w14:val="none"/>
          </w:rPr>
          <w:t>True</w:t>
        </w:r>
      </w:moveFrom>
    </w:p>
    <w:moveFromRangeEnd w:id="443"/>
    <w:p w14:paraId="224B7ED7" w14:textId="77777777" w:rsidR="00C078A3" w:rsidRPr="004263C2" w:rsidRDefault="00C078A3" w:rsidP="00C078A3">
      <w:pPr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</w:p>
    <w:p w14:paraId="3F8D4AD1" w14:textId="77777777" w:rsidR="00446880" w:rsidRPr="00446880" w:rsidRDefault="00446880" w:rsidP="00446880">
      <w:pPr>
        <w:rPr>
          <w:rFonts w:ascii="Verdana" w:hAnsi="Verdana"/>
          <w:lang w:val="es-ES"/>
        </w:rPr>
      </w:pPr>
    </w:p>
    <w:p w14:paraId="5F461143" w14:textId="77777777" w:rsidR="00CC5208" w:rsidRDefault="00CC5208" w:rsidP="00CC5208">
      <w:pPr>
        <w:rPr>
          <w:rFonts w:ascii="Verdana" w:hAnsi="Verdana"/>
          <w:lang w:val="es-ES"/>
        </w:rPr>
      </w:pPr>
    </w:p>
    <w:p w14:paraId="1C11A06E" w14:textId="77777777" w:rsidR="000148B4" w:rsidRDefault="000148B4" w:rsidP="00CC5208">
      <w:pPr>
        <w:rPr>
          <w:rFonts w:ascii="Verdana" w:hAnsi="Verdana"/>
          <w:lang w:val="es-ES"/>
        </w:rPr>
      </w:pPr>
    </w:p>
    <w:p w14:paraId="7D63E7FD" w14:textId="77777777" w:rsidR="000148B4" w:rsidRPr="000148B4" w:rsidRDefault="000148B4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445" w:author="48105" w:date="2025-07-22T16:54:00Z" w16du:dateUtc="2025-07-22T14:54:00Z">
          <w:pPr>
            <w:pStyle w:val="Prrafodelista"/>
            <w:numPr>
              <w:numId w:val="37"/>
            </w:numPr>
            <w:adjustRightInd w:val="0"/>
            <w:snapToGrid w:val="0"/>
            <w:ind w:hanging="360"/>
            <w:contextualSpacing w:val="0"/>
          </w:pPr>
        </w:pPrChange>
      </w:pPr>
      <w:r w:rsidRPr="000148B4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Lost Sandwich</w:t>
      </w:r>
    </w:p>
    <w:p w14:paraId="7CC7DF00" w14:textId="77777777" w:rsidR="000148B4" w:rsidRPr="000148B4" w:rsidRDefault="000148B4" w:rsidP="000148B4">
      <w:pPr>
        <w:rPr>
          <w:rFonts w:ascii="Verdana" w:hAnsi="Verdana"/>
          <w:lang w:val="es-ES"/>
        </w:rPr>
      </w:pPr>
    </w:p>
    <w:p w14:paraId="76B89C10" w14:textId="77777777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>It’s lunchtime, and Carla is very hungry. She has lunch at half past one every day, and today she brings a big sandwich to school. It has cheese, tomato, and tuna — her favourite!</w:t>
      </w:r>
    </w:p>
    <w:p w14:paraId="2347FDA3" w14:textId="77777777" w:rsidR="006E2694" w:rsidRPr="009E2BE6" w:rsidRDefault="006E2694" w:rsidP="006E2694">
      <w:pPr>
        <w:rPr>
          <w:rFonts w:ascii="Verdana" w:hAnsi="Verdana"/>
        </w:rPr>
      </w:pPr>
    </w:p>
    <w:p w14:paraId="1BDA1861" w14:textId="77777777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lastRenderedPageBreak/>
        <w:t>But now… the sandwich is missing.</w:t>
      </w:r>
    </w:p>
    <w:p w14:paraId="18E603A1" w14:textId="77777777" w:rsidR="006E2694" w:rsidRPr="009E2BE6" w:rsidRDefault="006E2694" w:rsidP="006E2694">
      <w:pPr>
        <w:rPr>
          <w:rFonts w:ascii="Verdana" w:hAnsi="Verdana"/>
        </w:rPr>
      </w:pPr>
    </w:p>
    <w:p w14:paraId="4B25E86B" w14:textId="1AC4929E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Carla looks inside her bag. “Where is my sandwich?” she asks. Her friend Anna is eating her lunch, and she says, “Maybe it </w:t>
      </w:r>
      <w:del w:id="446" w:author="Gareth Harding" w:date="2025-07-09T16:30:00Z" w16du:dateUtc="2025-07-09T14:30:00Z">
        <w:r w:rsidRPr="009E2BE6" w:rsidDel="00021625">
          <w:rPr>
            <w:rFonts w:ascii="Verdana" w:hAnsi="Verdana"/>
          </w:rPr>
          <w:delText xml:space="preserve">runs </w:delText>
        </w:r>
      </w:del>
      <w:ins w:id="447" w:author="Gareth Harding" w:date="2025-07-09T16:30:00Z" w16du:dateUtc="2025-07-09T14:30:00Z">
        <w:r w:rsidR="00021625" w:rsidRPr="009E2BE6">
          <w:rPr>
            <w:rFonts w:ascii="Verdana" w:hAnsi="Verdana"/>
          </w:rPr>
          <w:t>r</w:t>
        </w:r>
        <w:r w:rsidR="00021625">
          <w:rPr>
            <w:rFonts w:ascii="Verdana" w:hAnsi="Verdana"/>
          </w:rPr>
          <w:t>a</w:t>
        </w:r>
        <w:r w:rsidR="00021625" w:rsidRPr="009E2BE6">
          <w:rPr>
            <w:rFonts w:ascii="Verdana" w:hAnsi="Verdana"/>
          </w:rPr>
          <w:t xml:space="preserve">n </w:t>
        </w:r>
      </w:ins>
      <w:r w:rsidRPr="009E2BE6">
        <w:rPr>
          <w:rFonts w:ascii="Verdana" w:hAnsi="Verdana"/>
        </w:rPr>
        <w:t>away!”</w:t>
      </w:r>
    </w:p>
    <w:p w14:paraId="08521BCE" w14:textId="77777777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>Carla laughs. “A sandwich can’t run!”</w:t>
      </w:r>
    </w:p>
    <w:p w14:paraId="51015386" w14:textId="77777777" w:rsidR="006E2694" w:rsidRPr="009E2BE6" w:rsidRDefault="006E2694" w:rsidP="006E2694">
      <w:pPr>
        <w:rPr>
          <w:rFonts w:ascii="Verdana" w:hAnsi="Verdana"/>
        </w:rPr>
      </w:pPr>
    </w:p>
    <w:p w14:paraId="3AEE2388" w14:textId="77777777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>Carla and Anna start looking. They check the classroom — even the bin!</w:t>
      </w:r>
    </w:p>
    <w:p w14:paraId="5CD5E8CE" w14:textId="77777777" w:rsidR="006E2694" w:rsidRPr="009E2BE6" w:rsidRDefault="006E2694" w:rsidP="006E2694">
      <w:pPr>
        <w:rPr>
          <w:rFonts w:ascii="Verdana" w:hAnsi="Verdana"/>
        </w:rPr>
      </w:pPr>
    </w:p>
    <w:p w14:paraId="1550FCDB" w14:textId="77777777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>Then they hear something: crunch, crunch!</w:t>
      </w:r>
    </w:p>
    <w:p w14:paraId="5F01251D" w14:textId="77777777" w:rsidR="006E2694" w:rsidRPr="009E2BE6" w:rsidRDefault="006E2694" w:rsidP="006E2694">
      <w:pPr>
        <w:rPr>
          <w:rFonts w:ascii="Verdana" w:hAnsi="Verdana"/>
        </w:rPr>
      </w:pPr>
    </w:p>
    <w:p w14:paraId="49F9B548" w14:textId="42899D58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They turn around and see </w:t>
      </w:r>
      <w:del w:id="448" w:author="48105" w:date="2025-07-24T18:17:00Z" w16du:dateUtc="2025-07-24T16:17:00Z">
        <w:r w:rsidRPr="009E2BE6" w:rsidDel="004E1B49">
          <w:rPr>
            <w:rFonts w:ascii="Verdana" w:hAnsi="Verdana"/>
          </w:rPr>
          <w:delText>Max</w:delText>
        </w:r>
      </w:del>
      <w:ins w:id="449" w:author="48105" w:date="2025-07-24T18:17:00Z" w16du:dateUtc="2025-07-24T16:17:00Z">
        <w:r w:rsidR="004E1B49">
          <w:rPr>
            <w:rFonts w:ascii="Verdana" w:hAnsi="Verdana"/>
          </w:rPr>
          <w:t>Bob</w:t>
        </w:r>
      </w:ins>
      <w:r w:rsidRPr="009E2BE6">
        <w:rPr>
          <w:rFonts w:ascii="Verdana" w:hAnsi="Verdana"/>
        </w:rPr>
        <w:t>, the class dog, under the table. He is eating something…</w:t>
      </w:r>
    </w:p>
    <w:p w14:paraId="0BAC6CA4" w14:textId="77777777" w:rsidR="006E2694" w:rsidRPr="009E2BE6" w:rsidRDefault="006E2694" w:rsidP="006E2694">
      <w:pPr>
        <w:rPr>
          <w:rFonts w:ascii="Verdana" w:hAnsi="Verdana"/>
        </w:rPr>
      </w:pPr>
    </w:p>
    <w:p w14:paraId="70D08F1D" w14:textId="77777777" w:rsidR="006E2694" w:rsidRPr="009E2BE6" w:rsidRDefault="006E26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>“It’s my sandwich!” cries Carla.</w:t>
      </w:r>
    </w:p>
    <w:p w14:paraId="0C0F4CF1" w14:textId="77777777" w:rsidR="006E2694" w:rsidRPr="009E2BE6" w:rsidRDefault="006E2694" w:rsidP="006E2694">
      <w:pPr>
        <w:rPr>
          <w:rFonts w:ascii="Verdana" w:hAnsi="Verdana"/>
        </w:rPr>
      </w:pPr>
    </w:p>
    <w:p w14:paraId="42076157" w14:textId="0D9CD1A8" w:rsidR="006E2694" w:rsidRPr="009E2BE6" w:rsidRDefault="006E2694" w:rsidP="006E2694">
      <w:pPr>
        <w:rPr>
          <w:rFonts w:ascii="Verdana" w:hAnsi="Verdana"/>
        </w:rPr>
      </w:pPr>
      <w:del w:id="450" w:author="48105" w:date="2025-07-24T18:17:00Z" w16du:dateUtc="2025-07-24T16:17:00Z">
        <w:r w:rsidRPr="009E2BE6" w:rsidDel="004E1B49">
          <w:rPr>
            <w:rFonts w:ascii="Verdana" w:hAnsi="Verdana"/>
          </w:rPr>
          <w:delText>Max</w:delText>
        </w:r>
      </w:del>
      <w:ins w:id="451" w:author="48105" w:date="2025-07-24T18:17:00Z" w16du:dateUtc="2025-07-24T16:17:00Z">
        <w:r w:rsidR="004E1B49">
          <w:rPr>
            <w:rFonts w:ascii="Verdana" w:hAnsi="Verdana"/>
          </w:rPr>
          <w:t>Bob</w:t>
        </w:r>
      </w:ins>
      <w:r w:rsidRPr="009E2BE6">
        <w:rPr>
          <w:rFonts w:ascii="Verdana" w:hAnsi="Verdana"/>
        </w:rPr>
        <w:t xml:space="preserve"> looks happy because he likes tuna.</w:t>
      </w:r>
    </w:p>
    <w:p w14:paraId="302E0B64" w14:textId="77777777" w:rsidR="006E2694" w:rsidRPr="009E2BE6" w:rsidRDefault="006E2694" w:rsidP="006E2694">
      <w:pPr>
        <w:rPr>
          <w:rFonts w:ascii="Verdana" w:hAnsi="Verdana"/>
        </w:rPr>
      </w:pPr>
    </w:p>
    <w:p w14:paraId="4B50013A" w14:textId="38E7571D" w:rsidR="006E2694" w:rsidRPr="009E2BE6" w:rsidRDefault="00F51E94" w:rsidP="006E2694">
      <w:pPr>
        <w:rPr>
          <w:rFonts w:ascii="Verdana" w:hAnsi="Verdana"/>
        </w:rPr>
      </w:pPr>
      <w:r w:rsidRPr="009E2BE6">
        <w:rPr>
          <w:rFonts w:ascii="Verdana" w:hAnsi="Verdana"/>
        </w:rPr>
        <w:t>Carla is hungry, but she smiles.</w:t>
      </w:r>
    </w:p>
    <w:p w14:paraId="1BC3F51C" w14:textId="77777777" w:rsidR="006E2694" w:rsidRPr="009E2BE6" w:rsidRDefault="006E2694" w:rsidP="006E2694">
      <w:pPr>
        <w:rPr>
          <w:rFonts w:ascii="Verdana" w:hAnsi="Verdana"/>
        </w:rPr>
      </w:pPr>
    </w:p>
    <w:p w14:paraId="67D8BCFA" w14:textId="74FCA04F" w:rsidR="00F92E06" w:rsidRPr="009E2BE6" w:rsidRDefault="00F92E06" w:rsidP="00F92E06">
      <w:pPr>
        <w:rPr>
          <w:rFonts w:ascii="Verdana" w:hAnsi="Verdana"/>
        </w:rPr>
      </w:pPr>
      <w:r w:rsidRPr="009E2BE6">
        <w:rPr>
          <w:rFonts w:ascii="Verdana" w:hAnsi="Verdana"/>
        </w:rPr>
        <w:t xml:space="preserve">She says, </w:t>
      </w:r>
      <w:ins w:id="452" w:author="Gareth Harding" w:date="2025-07-09T16:31:00Z" w16du:dateUtc="2025-07-09T14:31:00Z">
        <w:r w:rsidR="00021625" w:rsidRPr="009E2BE6">
          <w:rPr>
            <w:rFonts w:ascii="Verdana" w:hAnsi="Verdana"/>
          </w:rPr>
          <w:t>“</w:t>
        </w:r>
        <w:r w:rsidR="00021625" w:rsidRPr="009E2BE6" w:rsidDel="00021625">
          <w:rPr>
            <w:rFonts w:ascii="Verdana" w:hAnsi="Verdana"/>
          </w:rPr>
          <w:t xml:space="preserve"> </w:t>
        </w:r>
      </w:ins>
      <w:del w:id="453" w:author="Gareth Harding" w:date="2025-07-09T16:31:00Z" w16du:dateUtc="2025-07-09T14:31:00Z">
        <w:r w:rsidRPr="009E2BE6" w:rsidDel="00021625">
          <w:rPr>
            <w:rFonts w:ascii="Verdana" w:hAnsi="Verdana"/>
          </w:rPr>
          <w:delText>‘</w:delText>
        </w:r>
      </w:del>
      <w:r w:rsidRPr="009E2BE6">
        <w:rPr>
          <w:rFonts w:ascii="Verdana" w:hAnsi="Verdana"/>
        </w:rPr>
        <w:t>Next time, I am hiding my lunch</w:t>
      </w:r>
      <w:proofErr w:type="gramStart"/>
      <w:r w:rsidRPr="009E2BE6">
        <w:rPr>
          <w:rFonts w:ascii="Verdana" w:hAnsi="Verdana"/>
        </w:rPr>
        <w:t>!</w:t>
      </w:r>
      <w:ins w:id="454" w:author="Gareth Harding" w:date="2025-07-09T16:31:00Z" w16du:dateUtc="2025-07-09T14:31:00Z">
        <w:r w:rsidR="00021625" w:rsidRPr="00021625">
          <w:rPr>
            <w:rFonts w:ascii="Verdana" w:hAnsi="Verdana"/>
          </w:rPr>
          <w:t xml:space="preserve"> </w:t>
        </w:r>
        <w:r w:rsidR="00021625" w:rsidRPr="009E2BE6">
          <w:rPr>
            <w:rFonts w:ascii="Verdana" w:hAnsi="Verdana"/>
          </w:rPr>
          <w:t>”</w:t>
        </w:r>
      </w:ins>
      <w:proofErr w:type="gramEnd"/>
    </w:p>
    <w:p w14:paraId="220659F1" w14:textId="77777777" w:rsidR="000148B4" w:rsidRPr="009E2BE6" w:rsidRDefault="000148B4" w:rsidP="000148B4">
      <w:pPr>
        <w:rPr>
          <w:rFonts w:ascii="Verdana" w:hAnsi="Verdana"/>
        </w:rPr>
      </w:pPr>
    </w:p>
    <w:p w14:paraId="71E1D912" w14:textId="77777777" w:rsidR="000148B4" w:rsidRDefault="000148B4" w:rsidP="000148B4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EB762A">
        <w:rPr>
          <w:rFonts w:ascii="Verdana" w:hAnsi="Verdana"/>
          <w:b/>
          <w:bCs/>
          <w:color w:val="00B050"/>
        </w:rPr>
        <w:t>Comprehension Questions</w:t>
      </w:r>
    </w:p>
    <w:p w14:paraId="07F2927E" w14:textId="77777777" w:rsidR="00F51E94" w:rsidRDefault="00F51E94" w:rsidP="000148B4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69648F78" w14:textId="044ACA61" w:rsidR="00F51E94" w:rsidRPr="00F51E94" w:rsidDel="007E4EEF" w:rsidRDefault="00F51E94" w:rsidP="000148B4">
      <w:pPr>
        <w:adjustRightInd w:val="0"/>
        <w:snapToGrid w:val="0"/>
        <w:rPr>
          <w:del w:id="455" w:author="Gareth Harding" w:date="2025-07-10T10:22:00Z" w16du:dateUtc="2025-07-10T08:22:00Z"/>
          <w:rFonts w:ascii="Verdana" w:hAnsi="Verdana"/>
        </w:rPr>
      </w:pPr>
    </w:p>
    <w:p w14:paraId="69F8CA9C" w14:textId="77777777" w:rsidR="00F51E94" w:rsidRPr="00F51E94" w:rsidRDefault="00F51E94">
      <w:pPr>
        <w:pStyle w:val="Prrafodelista"/>
        <w:numPr>
          <w:ilvl w:val="0"/>
          <w:numId w:val="30"/>
        </w:numPr>
        <w:adjustRightInd w:val="0"/>
        <w:snapToGrid w:val="0"/>
        <w:ind w:left="426" w:hanging="426"/>
        <w:rPr>
          <w:rFonts w:ascii="Verdana" w:hAnsi="Verdana"/>
          <w:b/>
          <w:bCs/>
          <w:lang w:val="es-ES"/>
        </w:rPr>
        <w:pPrChange w:id="456" w:author="Gareth Harding" w:date="2025-07-09T16:31:00Z" w16du:dateUtc="2025-07-09T14:31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proofErr w:type="spellStart"/>
      <w:r w:rsidRPr="00F51E94">
        <w:rPr>
          <w:rFonts w:ascii="Verdana" w:hAnsi="Verdana"/>
          <w:b/>
          <w:bCs/>
          <w:lang w:val="es-ES"/>
        </w:rPr>
        <w:t>Where</w:t>
      </w:r>
      <w:proofErr w:type="spellEnd"/>
      <w:r w:rsidRPr="00F51E94">
        <w:rPr>
          <w:rFonts w:ascii="Verdana" w:hAnsi="Verdana"/>
          <w:b/>
          <w:bCs/>
          <w:lang w:val="es-ES"/>
        </w:rPr>
        <w:t xml:space="preserve"> </w:t>
      </w:r>
      <w:proofErr w:type="spellStart"/>
      <w:r w:rsidRPr="00F51E94">
        <w:rPr>
          <w:rFonts w:ascii="Verdana" w:hAnsi="Verdana"/>
          <w:b/>
          <w:bCs/>
          <w:lang w:val="es-ES"/>
        </w:rPr>
        <w:t>is</w:t>
      </w:r>
      <w:proofErr w:type="spellEnd"/>
      <w:r w:rsidRPr="00F51E94">
        <w:rPr>
          <w:rFonts w:ascii="Verdana" w:hAnsi="Verdana"/>
          <w:b/>
          <w:bCs/>
          <w:lang w:val="es-ES"/>
        </w:rPr>
        <w:t xml:space="preserve"> </w:t>
      </w:r>
      <w:proofErr w:type="spellStart"/>
      <w:r w:rsidRPr="00F51E94">
        <w:rPr>
          <w:rFonts w:ascii="Verdana" w:hAnsi="Verdana"/>
          <w:b/>
          <w:bCs/>
          <w:lang w:val="es-ES"/>
        </w:rPr>
        <w:t>Carla’s</w:t>
      </w:r>
      <w:proofErr w:type="spellEnd"/>
      <w:r w:rsidRPr="00F51E94">
        <w:rPr>
          <w:rFonts w:ascii="Verdana" w:hAnsi="Verdana"/>
          <w:b/>
          <w:bCs/>
          <w:lang w:val="es-ES"/>
        </w:rPr>
        <w:t xml:space="preserve"> </w:t>
      </w:r>
      <w:proofErr w:type="spellStart"/>
      <w:r w:rsidRPr="00F51E94">
        <w:rPr>
          <w:rFonts w:ascii="Verdana" w:hAnsi="Verdana"/>
          <w:b/>
          <w:bCs/>
          <w:lang w:val="es-ES"/>
        </w:rPr>
        <w:t>sandwich</w:t>
      </w:r>
      <w:proofErr w:type="spellEnd"/>
      <w:r w:rsidRPr="00F51E94">
        <w:rPr>
          <w:rFonts w:ascii="Verdana" w:hAnsi="Verdana"/>
          <w:b/>
          <w:bCs/>
          <w:lang w:val="es-ES"/>
        </w:rPr>
        <w:t>?</w:t>
      </w:r>
    </w:p>
    <w:p w14:paraId="0881B04C" w14:textId="77777777" w:rsidR="00F51E94" w:rsidRPr="00F51E94" w:rsidRDefault="00F51E94">
      <w:pPr>
        <w:adjustRightInd w:val="0"/>
        <w:snapToGrid w:val="0"/>
        <w:ind w:left="426" w:hanging="426"/>
        <w:rPr>
          <w:rFonts w:ascii="Verdana" w:hAnsi="Verdana"/>
          <w:lang w:val="es-ES"/>
        </w:rPr>
        <w:pPrChange w:id="457" w:author="Gareth Harding" w:date="2025-07-09T16:31:00Z" w16du:dateUtc="2025-07-09T14:31:00Z">
          <w:pPr>
            <w:adjustRightInd w:val="0"/>
            <w:snapToGrid w:val="0"/>
          </w:pPr>
        </w:pPrChange>
      </w:pPr>
      <w:proofErr w:type="spellStart"/>
      <w:r w:rsidRPr="00F51E94">
        <w:rPr>
          <w:rFonts w:ascii="Verdana" w:hAnsi="Verdana"/>
          <w:lang w:val="es-ES"/>
        </w:rPr>
        <w:t>On</w:t>
      </w:r>
      <w:proofErr w:type="spellEnd"/>
      <w:r w:rsidRPr="00F51E94">
        <w:rPr>
          <w:rFonts w:ascii="Verdana" w:hAnsi="Verdana"/>
          <w:lang w:val="es-ES"/>
        </w:rPr>
        <w:t xml:space="preserve"> </w:t>
      </w:r>
      <w:proofErr w:type="spellStart"/>
      <w:r w:rsidRPr="00F51E94">
        <w:rPr>
          <w:rFonts w:ascii="Verdana" w:hAnsi="Verdana"/>
          <w:lang w:val="es-ES"/>
        </w:rPr>
        <w:t>the</w:t>
      </w:r>
      <w:proofErr w:type="spellEnd"/>
      <w:r w:rsidRPr="00F51E94">
        <w:rPr>
          <w:rFonts w:ascii="Verdana" w:hAnsi="Verdana"/>
          <w:lang w:val="es-ES"/>
        </w:rPr>
        <w:t xml:space="preserve"> table</w:t>
      </w:r>
    </w:p>
    <w:p w14:paraId="7254FD1E" w14:textId="631AD95F" w:rsidR="00F51E94" w:rsidRPr="009E2BE6" w:rsidRDefault="00F51E94">
      <w:pPr>
        <w:adjustRightInd w:val="0"/>
        <w:snapToGrid w:val="0"/>
        <w:ind w:left="426" w:hanging="426"/>
        <w:rPr>
          <w:rFonts w:ascii="Verdana" w:hAnsi="Verdana"/>
        </w:rPr>
        <w:pPrChange w:id="458" w:author="Gareth Harding" w:date="2025-07-09T16:31:00Z" w16du:dateUtc="2025-07-09T14:31:00Z">
          <w:pPr>
            <w:adjustRightInd w:val="0"/>
            <w:snapToGrid w:val="0"/>
          </w:pPr>
        </w:pPrChange>
      </w:pPr>
      <w:del w:id="459" w:author="48105" w:date="2025-07-24T18:17:00Z" w16du:dateUtc="2025-07-24T16:17:00Z">
        <w:r w:rsidRPr="009E2BE6" w:rsidDel="004E1B49">
          <w:rPr>
            <w:rFonts w:ascii="Verdana" w:hAnsi="Verdana"/>
            <w:highlight w:val="yellow"/>
          </w:rPr>
          <w:delText>Max</w:delText>
        </w:r>
      </w:del>
      <w:ins w:id="460" w:author="48105" w:date="2025-07-24T18:17:00Z" w16du:dateUtc="2025-07-24T16:17:00Z">
        <w:r w:rsidR="004E1B49">
          <w:rPr>
            <w:rFonts w:ascii="Verdana" w:hAnsi="Verdana"/>
            <w:highlight w:val="yellow"/>
          </w:rPr>
          <w:t>Bob</w:t>
        </w:r>
      </w:ins>
      <w:r w:rsidRPr="009E2BE6">
        <w:rPr>
          <w:rFonts w:ascii="Verdana" w:hAnsi="Verdana"/>
          <w:highlight w:val="yellow"/>
        </w:rPr>
        <w:t>, the class dog, is eating it</w:t>
      </w:r>
    </w:p>
    <w:p w14:paraId="4DA757C3" w14:textId="51E4C02E" w:rsidR="00F51E94" w:rsidRDefault="00F51E94">
      <w:pPr>
        <w:adjustRightInd w:val="0"/>
        <w:snapToGrid w:val="0"/>
        <w:ind w:left="426" w:hanging="426"/>
        <w:rPr>
          <w:ins w:id="461" w:author="Gareth Harding" w:date="2025-07-10T10:22:00Z" w16du:dateUtc="2025-07-10T08:22:00Z"/>
          <w:rFonts w:ascii="Verdana" w:hAnsi="Verdana"/>
          <w:lang w:val="es-ES"/>
        </w:rPr>
      </w:pPr>
      <w:r w:rsidRPr="00F51E94">
        <w:rPr>
          <w:rFonts w:ascii="Verdana" w:hAnsi="Verdana"/>
          <w:lang w:val="es-ES"/>
        </w:rPr>
        <w:t xml:space="preserve">In </w:t>
      </w:r>
      <w:proofErr w:type="spellStart"/>
      <w:r w:rsidRPr="00F51E94">
        <w:rPr>
          <w:rFonts w:ascii="Verdana" w:hAnsi="Verdana"/>
          <w:lang w:val="es-ES"/>
        </w:rPr>
        <w:t>Carla’s</w:t>
      </w:r>
      <w:proofErr w:type="spellEnd"/>
      <w:r w:rsidRPr="00F51E94">
        <w:rPr>
          <w:rFonts w:ascii="Verdana" w:hAnsi="Verdana"/>
          <w:lang w:val="es-ES"/>
        </w:rPr>
        <w:t xml:space="preserve"> bag</w:t>
      </w:r>
    </w:p>
    <w:p w14:paraId="04DBABF4" w14:textId="77777777" w:rsidR="007E4EEF" w:rsidRPr="00F51E94" w:rsidRDefault="007E4EEF">
      <w:pPr>
        <w:adjustRightInd w:val="0"/>
        <w:snapToGrid w:val="0"/>
        <w:ind w:left="426" w:hanging="426"/>
        <w:rPr>
          <w:rFonts w:ascii="Verdana" w:hAnsi="Verdana"/>
          <w:lang w:val="es-ES"/>
        </w:rPr>
        <w:pPrChange w:id="462" w:author="Gareth Harding" w:date="2025-07-09T16:31:00Z" w16du:dateUtc="2025-07-09T14:31:00Z">
          <w:pPr>
            <w:adjustRightInd w:val="0"/>
            <w:snapToGrid w:val="0"/>
          </w:pPr>
        </w:pPrChange>
      </w:pPr>
    </w:p>
    <w:p w14:paraId="27DEC3EF" w14:textId="77777777" w:rsidR="00F51E94" w:rsidRPr="009E2BE6" w:rsidRDefault="00F51E94">
      <w:pPr>
        <w:pStyle w:val="Prrafodelista"/>
        <w:numPr>
          <w:ilvl w:val="0"/>
          <w:numId w:val="30"/>
        </w:numPr>
        <w:adjustRightInd w:val="0"/>
        <w:snapToGrid w:val="0"/>
        <w:ind w:left="426" w:hanging="426"/>
        <w:rPr>
          <w:rFonts w:ascii="Verdana" w:hAnsi="Verdana"/>
          <w:b/>
          <w:bCs/>
        </w:rPr>
        <w:pPrChange w:id="463" w:author="Gareth Harding" w:date="2025-07-09T16:31:00Z" w16du:dateUtc="2025-07-09T14:31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r w:rsidRPr="009E2BE6">
        <w:rPr>
          <w:rFonts w:ascii="Verdana" w:hAnsi="Verdana"/>
          <w:b/>
          <w:bCs/>
        </w:rPr>
        <w:t>What ingredients does Carla’s sandwich have?</w:t>
      </w:r>
    </w:p>
    <w:p w14:paraId="280F777A" w14:textId="77777777" w:rsidR="00F51E94" w:rsidRPr="009E2BE6" w:rsidRDefault="00F51E94">
      <w:pPr>
        <w:adjustRightInd w:val="0"/>
        <w:snapToGrid w:val="0"/>
        <w:ind w:left="426" w:hanging="426"/>
        <w:rPr>
          <w:rFonts w:ascii="Verdana" w:hAnsi="Verdana"/>
        </w:rPr>
        <w:pPrChange w:id="464" w:author="Gareth Harding" w:date="2025-07-09T16:31:00Z" w16du:dateUtc="2025-07-09T14:31:00Z">
          <w:pPr>
            <w:adjustRightInd w:val="0"/>
            <w:snapToGrid w:val="0"/>
          </w:pPr>
        </w:pPrChange>
      </w:pPr>
      <w:r w:rsidRPr="009E2BE6">
        <w:rPr>
          <w:rFonts w:ascii="Verdana" w:hAnsi="Verdana"/>
        </w:rPr>
        <w:t>Ham and cheese</w:t>
      </w:r>
    </w:p>
    <w:p w14:paraId="74673A04" w14:textId="77777777" w:rsidR="00F51E94" w:rsidRPr="009E2BE6" w:rsidRDefault="00F51E94">
      <w:pPr>
        <w:adjustRightInd w:val="0"/>
        <w:snapToGrid w:val="0"/>
        <w:ind w:left="426" w:hanging="426"/>
        <w:rPr>
          <w:rFonts w:ascii="Verdana" w:hAnsi="Verdana"/>
        </w:rPr>
        <w:pPrChange w:id="465" w:author="Gareth Harding" w:date="2025-07-09T16:31:00Z" w16du:dateUtc="2025-07-09T14:31:00Z">
          <w:pPr>
            <w:adjustRightInd w:val="0"/>
            <w:snapToGrid w:val="0"/>
          </w:pPr>
        </w:pPrChange>
      </w:pPr>
      <w:r w:rsidRPr="009E2BE6">
        <w:rPr>
          <w:rFonts w:ascii="Verdana" w:hAnsi="Verdana"/>
          <w:highlight w:val="yellow"/>
        </w:rPr>
        <w:t>Cheese, tomato, and tuna</w:t>
      </w:r>
    </w:p>
    <w:p w14:paraId="525AF86B" w14:textId="4FAD9674" w:rsidR="00F51E94" w:rsidRDefault="00F51E94">
      <w:pPr>
        <w:adjustRightInd w:val="0"/>
        <w:snapToGrid w:val="0"/>
        <w:ind w:left="426" w:hanging="426"/>
        <w:rPr>
          <w:ins w:id="466" w:author="Gareth Harding" w:date="2025-07-10T10:22:00Z" w16du:dateUtc="2025-07-10T08:22:00Z"/>
          <w:rFonts w:ascii="Verdana" w:hAnsi="Verdana"/>
          <w:lang w:val="es-ES"/>
        </w:rPr>
      </w:pPr>
      <w:proofErr w:type="spellStart"/>
      <w:r w:rsidRPr="00F51E94">
        <w:rPr>
          <w:rFonts w:ascii="Verdana" w:hAnsi="Verdana"/>
          <w:lang w:val="es-ES"/>
        </w:rPr>
        <w:t>Chicken</w:t>
      </w:r>
      <w:proofErr w:type="spellEnd"/>
      <w:r w:rsidRPr="00F51E94">
        <w:rPr>
          <w:rFonts w:ascii="Verdana" w:hAnsi="Verdana"/>
          <w:lang w:val="es-ES"/>
        </w:rPr>
        <w:t xml:space="preserve"> and </w:t>
      </w:r>
      <w:proofErr w:type="spellStart"/>
      <w:r w:rsidRPr="00F51E94">
        <w:rPr>
          <w:rFonts w:ascii="Verdana" w:hAnsi="Verdana"/>
          <w:lang w:val="es-ES"/>
        </w:rPr>
        <w:t>lettuce</w:t>
      </w:r>
      <w:proofErr w:type="spellEnd"/>
    </w:p>
    <w:p w14:paraId="49C48CAF" w14:textId="77777777" w:rsidR="007E4EEF" w:rsidRPr="00F51E94" w:rsidRDefault="007E4EEF">
      <w:pPr>
        <w:adjustRightInd w:val="0"/>
        <w:snapToGrid w:val="0"/>
        <w:ind w:left="426" w:hanging="426"/>
        <w:rPr>
          <w:rFonts w:ascii="Verdana" w:hAnsi="Verdana"/>
          <w:lang w:val="es-ES"/>
        </w:rPr>
        <w:pPrChange w:id="467" w:author="Gareth Harding" w:date="2025-07-09T16:31:00Z" w16du:dateUtc="2025-07-09T14:31:00Z">
          <w:pPr>
            <w:adjustRightInd w:val="0"/>
            <w:snapToGrid w:val="0"/>
          </w:pPr>
        </w:pPrChange>
      </w:pPr>
    </w:p>
    <w:p w14:paraId="06F9062E" w14:textId="508C0CCF" w:rsidR="00F51E94" w:rsidRPr="00F51E94" w:rsidRDefault="00F51E94">
      <w:pPr>
        <w:pStyle w:val="Prrafodelista"/>
        <w:numPr>
          <w:ilvl w:val="0"/>
          <w:numId w:val="30"/>
        </w:numPr>
        <w:adjustRightInd w:val="0"/>
        <w:snapToGrid w:val="0"/>
        <w:ind w:left="426" w:hanging="426"/>
        <w:rPr>
          <w:rFonts w:ascii="Verdana" w:hAnsi="Verdana"/>
          <w:b/>
          <w:bCs/>
          <w:lang w:val="es-ES"/>
        </w:rPr>
        <w:pPrChange w:id="468" w:author="Gareth Harding" w:date="2025-07-09T16:31:00Z" w16du:dateUtc="2025-07-09T14:31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r w:rsidRPr="00F51E94">
        <w:rPr>
          <w:rFonts w:ascii="Verdana" w:hAnsi="Verdana"/>
          <w:b/>
          <w:bCs/>
          <w:lang w:val="es-ES"/>
        </w:rPr>
        <w:t xml:space="preserve">Who </w:t>
      </w:r>
      <w:proofErr w:type="spellStart"/>
      <w:r w:rsidRPr="00F51E94">
        <w:rPr>
          <w:rFonts w:ascii="Verdana" w:hAnsi="Verdana"/>
          <w:b/>
          <w:bCs/>
          <w:lang w:val="es-ES"/>
        </w:rPr>
        <w:t>is</w:t>
      </w:r>
      <w:proofErr w:type="spellEnd"/>
      <w:r w:rsidRPr="00F51E94">
        <w:rPr>
          <w:rFonts w:ascii="Verdana" w:hAnsi="Verdana"/>
          <w:b/>
          <w:bCs/>
          <w:lang w:val="es-ES"/>
        </w:rPr>
        <w:t xml:space="preserve"> </w:t>
      </w:r>
      <w:del w:id="469" w:author="48105" w:date="2025-07-24T18:17:00Z" w16du:dateUtc="2025-07-24T16:17:00Z">
        <w:r w:rsidRPr="00F51E94" w:rsidDel="004E1B49">
          <w:rPr>
            <w:rFonts w:ascii="Verdana" w:hAnsi="Verdana"/>
            <w:b/>
            <w:bCs/>
            <w:lang w:val="es-ES"/>
          </w:rPr>
          <w:delText>Max</w:delText>
        </w:r>
      </w:del>
      <w:ins w:id="470" w:author="48105" w:date="2025-07-24T18:17:00Z" w16du:dateUtc="2025-07-24T16:17:00Z">
        <w:r w:rsidR="004E1B49">
          <w:rPr>
            <w:rFonts w:ascii="Verdana" w:hAnsi="Verdana"/>
            <w:b/>
            <w:bCs/>
            <w:lang w:val="es-ES"/>
          </w:rPr>
          <w:t>Bob</w:t>
        </w:r>
      </w:ins>
      <w:r w:rsidRPr="00F51E94">
        <w:rPr>
          <w:rFonts w:ascii="Verdana" w:hAnsi="Verdana"/>
          <w:b/>
          <w:bCs/>
          <w:lang w:val="es-ES"/>
        </w:rPr>
        <w:t>?</w:t>
      </w:r>
    </w:p>
    <w:p w14:paraId="1A6EB601" w14:textId="77777777" w:rsidR="00F51E94" w:rsidRPr="00F51E94" w:rsidRDefault="00F51E94">
      <w:pPr>
        <w:adjustRightInd w:val="0"/>
        <w:snapToGrid w:val="0"/>
        <w:ind w:left="426" w:hanging="426"/>
        <w:rPr>
          <w:rFonts w:ascii="Verdana" w:hAnsi="Verdana"/>
          <w:lang w:val="es-ES"/>
        </w:rPr>
        <w:pPrChange w:id="471" w:author="Gareth Harding" w:date="2025-07-09T16:31:00Z" w16du:dateUtc="2025-07-09T14:31:00Z">
          <w:pPr>
            <w:adjustRightInd w:val="0"/>
            <w:snapToGrid w:val="0"/>
          </w:pPr>
        </w:pPrChange>
      </w:pPr>
      <w:proofErr w:type="spellStart"/>
      <w:r w:rsidRPr="00F51E94">
        <w:rPr>
          <w:rFonts w:ascii="Verdana" w:hAnsi="Verdana"/>
          <w:lang w:val="es-ES"/>
        </w:rPr>
        <w:t>Carla’s</w:t>
      </w:r>
      <w:proofErr w:type="spellEnd"/>
      <w:r w:rsidRPr="00F51E94">
        <w:rPr>
          <w:rFonts w:ascii="Verdana" w:hAnsi="Verdana"/>
          <w:lang w:val="es-ES"/>
        </w:rPr>
        <w:t xml:space="preserve"> </w:t>
      </w:r>
      <w:proofErr w:type="spellStart"/>
      <w:r w:rsidRPr="00F51E94">
        <w:rPr>
          <w:rFonts w:ascii="Verdana" w:hAnsi="Verdana"/>
          <w:lang w:val="es-ES"/>
        </w:rPr>
        <w:t>brother</w:t>
      </w:r>
      <w:proofErr w:type="spellEnd"/>
    </w:p>
    <w:p w14:paraId="24490D0C" w14:textId="77777777" w:rsidR="00F51E94" w:rsidRPr="00F51E94" w:rsidRDefault="00F51E94">
      <w:pPr>
        <w:adjustRightInd w:val="0"/>
        <w:snapToGrid w:val="0"/>
        <w:ind w:left="426" w:hanging="426"/>
        <w:rPr>
          <w:rFonts w:ascii="Verdana" w:hAnsi="Verdana"/>
          <w:lang w:val="es-ES"/>
        </w:rPr>
        <w:pPrChange w:id="472" w:author="Gareth Harding" w:date="2025-07-09T16:31:00Z" w16du:dateUtc="2025-07-09T14:31:00Z">
          <w:pPr>
            <w:adjustRightInd w:val="0"/>
            <w:snapToGrid w:val="0"/>
          </w:pPr>
        </w:pPrChange>
      </w:pPr>
      <w:proofErr w:type="spellStart"/>
      <w:r w:rsidRPr="00F51E94">
        <w:rPr>
          <w:rFonts w:ascii="Verdana" w:hAnsi="Verdana"/>
          <w:lang w:val="es-ES"/>
        </w:rPr>
        <w:t>The</w:t>
      </w:r>
      <w:proofErr w:type="spellEnd"/>
      <w:r w:rsidRPr="00F51E94">
        <w:rPr>
          <w:rFonts w:ascii="Verdana" w:hAnsi="Verdana"/>
          <w:lang w:val="es-ES"/>
        </w:rPr>
        <w:t xml:space="preserve"> </w:t>
      </w:r>
      <w:proofErr w:type="spellStart"/>
      <w:r w:rsidRPr="00F51E94">
        <w:rPr>
          <w:rFonts w:ascii="Verdana" w:hAnsi="Verdana"/>
          <w:lang w:val="es-ES"/>
        </w:rPr>
        <w:t>school</w:t>
      </w:r>
      <w:proofErr w:type="spellEnd"/>
      <w:r w:rsidRPr="00F51E94">
        <w:rPr>
          <w:rFonts w:ascii="Verdana" w:hAnsi="Verdana"/>
          <w:lang w:val="es-ES"/>
        </w:rPr>
        <w:t xml:space="preserve"> </w:t>
      </w:r>
      <w:proofErr w:type="spellStart"/>
      <w:r w:rsidRPr="00F51E94">
        <w:rPr>
          <w:rFonts w:ascii="Verdana" w:hAnsi="Verdana"/>
          <w:lang w:val="es-ES"/>
        </w:rPr>
        <w:t>teacher</w:t>
      </w:r>
      <w:proofErr w:type="spellEnd"/>
    </w:p>
    <w:p w14:paraId="3658EEBE" w14:textId="5171AFA4" w:rsidR="00F51E94" w:rsidRDefault="00F51E94">
      <w:pPr>
        <w:adjustRightInd w:val="0"/>
        <w:snapToGrid w:val="0"/>
        <w:ind w:left="426" w:hanging="426"/>
        <w:rPr>
          <w:ins w:id="473" w:author="Gareth Harding" w:date="2025-07-10T10:22:00Z" w16du:dateUtc="2025-07-10T08:22:00Z"/>
          <w:rFonts w:ascii="Verdana" w:hAnsi="Verdana"/>
          <w:highlight w:val="yellow"/>
          <w:lang w:val="es-ES"/>
        </w:rPr>
      </w:pPr>
      <w:proofErr w:type="spellStart"/>
      <w:r w:rsidRPr="00F51E94">
        <w:rPr>
          <w:rFonts w:ascii="Verdana" w:hAnsi="Verdana"/>
          <w:highlight w:val="yellow"/>
          <w:lang w:val="es-ES"/>
        </w:rPr>
        <w:t>The</w:t>
      </w:r>
      <w:proofErr w:type="spellEnd"/>
      <w:r w:rsidRPr="00F51E94">
        <w:rPr>
          <w:rFonts w:ascii="Verdana" w:hAnsi="Verdana"/>
          <w:highlight w:val="yellow"/>
          <w:lang w:val="es-ES"/>
        </w:rPr>
        <w:t xml:space="preserve"> </w:t>
      </w:r>
      <w:proofErr w:type="spellStart"/>
      <w:r w:rsidRPr="00F51E94">
        <w:rPr>
          <w:rFonts w:ascii="Verdana" w:hAnsi="Verdana"/>
          <w:highlight w:val="yellow"/>
          <w:lang w:val="es-ES"/>
        </w:rPr>
        <w:t>class</w:t>
      </w:r>
      <w:proofErr w:type="spellEnd"/>
      <w:r w:rsidRPr="00F51E94">
        <w:rPr>
          <w:rFonts w:ascii="Verdana" w:hAnsi="Verdana"/>
          <w:highlight w:val="yellow"/>
          <w:lang w:val="es-ES"/>
        </w:rPr>
        <w:t xml:space="preserve"> </w:t>
      </w:r>
      <w:proofErr w:type="spellStart"/>
      <w:r w:rsidRPr="00F51E94">
        <w:rPr>
          <w:rFonts w:ascii="Verdana" w:hAnsi="Verdana"/>
          <w:highlight w:val="yellow"/>
          <w:lang w:val="es-ES"/>
        </w:rPr>
        <w:t>dog</w:t>
      </w:r>
      <w:proofErr w:type="spellEnd"/>
    </w:p>
    <w:p w14:paraId="68965BF3" w14:textId="77777777" w:rsidR="007E4EEF" w:rsidRPr="00F51E94" w:rsidRDefault="007E4EEF">
      <w:pPr>
        <w:adjustRightInd w:val="0"/>
        <w:snapToGrid w:val="0"/>
        <w:ind w:left="426" w:hanging="426"/>
        <w:rPr>
          <w:rFonts w:ascii="Verdana" w:hAnsi="Verdana"/>
          <w:highlight w:val="yellow"/>
          <w:lang w:val="es-ES"/>
        </w:rPr>
        <w:pPrChange w:id="474" w:author="Gareth Harding" w:date="2025-07-09T16:31:00Z" w16du:dateUtc="2025-07-09T14:31:00Z">
          <w:pPr>
            <w:adjustRightInd w:val="0"/>
            <w:snapToGrid w:val="0"/>
          </w:pPr>
        </w:pPrChange>
      </w:pPr>
    </w:p>
    <w:p w14:paraId="60C37D50" w14:textId="0ABAD034" w:rsidR="00F51E94" w:rsidRPr="009E2BE6" w:rsidRDefault="00F51E94">
      <w:pPr>
        <w:pStyle w:val="Prrafodelista"/>
        <w:numPr>
          <w:ilvl w:val="0"/>
          <w:numId w:val="30"/>
        </w:numPr>
        <w:adjustRightInd w:val="0"/>
        <w:snapToGrid w:val="0"/>
        <w:ind w:left="426" w:hanging="426"/>
        <w:rPr>
          <w:rFonts w:ascii="Verdana" w:hAnsi="Verdana"/>
          <w:b/>
          <w:bCs/>
        </w:rPr>
        <w:pPrChange w:id="475" w:author="Gareth Harding" w:date="2025-07-09T16:31:00Z" w16du:dateUtc="2025-07-09T14:31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del w:id="476" w:author="48105" w:date="2025-07-24T18:17:00Z" w16du:dateUtc="2025-07-24T16:17:00Z">
        <w:r w:rsidRPr="009E2BE6" w:rsidDel="004E1B49">
          <w:rPr>
            <w:rFonts w:ascii="Verdana" w:hAnsi="Verdana"/>
            <w:b/>
            <w:bCs/>
          </w:rPr>
          <w:delText>Max</w:delText>
        </w:r>
      </w:del>
      <w:ins w:id="477" w:author="48105" w:date="2025-07-24T18:17:00Z" w16du:dateUtc="2025-07-24T16:17:00Z">
        <w:r w:rsidR="004E1B49">
          <w:rPr>
            <w:rFonts w:ascii="Verdana" w:hAnsi="Verdana"/>
            <w:b/>
            <w:bCs/>
          </w:rPr>
          <w:t>Bob</w:t>
        </w:r>
      </w:ins>
      <w:r w:rsidRPr="009E2BE6">
        <w:rPr>
          <w:rFonts w:ascii="Verdana" w:hAnsi="Verdana"/>
          <w:b/>
          <w:bCs/>
        </w:rPr>
        <w:t xml:space="preserve"> eats a ham sandwich.</w:t>
      </w:r>
    </w:p>
    <w:p w14:paraId="46AB5B66" w14:textId="77777777" w:rsidR="00F51E94" w:rsidRPr="00F51E94" w:rsidRDefault="00F51E94">
      <w:pPr>
        <w:adjustRightInd w:val="0"/>
        <w:snapToGrid w:val="0"/>
        <w:ind w:left="426" w:hanging="426"/>
        <w:rPr>
          <w:rFonts w:ascii="Verdana" w:hAnsi="Verdana"/>
          <w:lang w:val="es-ES"/>
        </w:rPr>
        <w:pPrChange w:id="478" w:author="Gareth Harding" w:date="2025-07-09T16:31:00Z" w16du:dateUtc="2025-07-09T14:31:00Z">
          <w:pPr>
            <w:adjustRightInd w:val="0"/>
            <w:snapToGrid w:val="0"/>
          </w:pPr>
        </w:pPrChange>
      </w:pPr>
      <w:r w:rsidRPr="00F51E94">
        <w:rPr>
          <w:rFonts w:ascii="Verdana" w:hAnsi="Verdana"/>
          <w:lang w:val="es-ES"/>
        </w:rPr>
        <w:t>True</w:t>
      </w:r>
    </w:p>
    <w:p w14:paraId="36DE4321" w14:textId="77777777" w:rsidR="00F51E94" w:rsidRDefault="00F51E94">
      <w:pPr>
        <w:adjustRightInd w:val="0"/>
        <w:snapToGrid w:val="0"/>
        <w:ind w:left="426" w:hanging="426"/>
        <w:rPr>
          <w:ins w:id="479" w:author="Gareth Harding" w:date="2025-07-10T10:22:00Z" w16du:dateUtc="2025-07-10T08:22:00Z"/>
          <w:rFonts w:ascii="Verdana" w:hAnsi="Verdana"/>
          <w:highlight w:val="yellow"/>
          <w:lang w:val="es-ES"/>
        </w:rPr>
      </w:pPr>
      <w:r w:rsidRPr="00F51E94">
        <w:rPr>
          <w:rFonts w:ascii="Verdana" w:hAnsi="Verdana"/>
          <w:highlight w:val="yellow"/>
          <w:lang w:val="es-ES"/>
        </w:rPr>
        <w:t>False</w:t>
      </w:r>
    </w:p>
    <w:p w14:paraId="1767A7E0" w14:textId="77777777" w:rsidR="007E4EEF" w:rsidRPr="00F51E94" w:rsidRDefault="007E4EEF">
      <w:pPr>
        <w:adjustRightInd w:val="0"/>
        <w:snapToGrid w:val="0"/>
        <w:ind w:left="426" w:hanging="426"/>
        <w:rPr>
          <w:rFonts w:ascii="Verdana" w:hAnsi="Verdana"/>
          <w:highlight w:val="yellow"/>
          <w:lang w:val="es-ES"/>
        </w:rPr>
        <w:pPrChange w:id="480" w:author="Gareth Harding" w:date="2025-07-09T16:31:00Z" w16du:dateUtc="2025-07-09T14:31:00Z">
          <w:pPr>
            <w:adjustRightInd w:val="0"/>
            <w:snapToGrid w:val="0"/>
          </w:pPr>
        </w:pPrChange>
      </w:pPr>
    </w:p>
    <w:p w14:paraId="51CE2BB5" w14:textId="500E5BCE" w:rsidR="00F51E94" w:rsidRPr="009E2BE6" w:rsidRDefault="00F51E94">
      <w:pPr>
        <w:pStyle w:val="Prrafodelista"/>
        <w:numPr>
          <w:ilvl w:val="0"/>
          <w:numId w:val="30"/>
        </w:numPr>
        <w:adjustRightInd w:val="0"/>
        <w:snapToGrid w:val="0"/>
        <w:ind w:left="426" w:hanging="426"/>
        <w:rPr>
          <w:rFonts w:ascii="Verdana" w:hAnsi="Verdana"/>
          <w:b/>
          <w:bCs/>
        </w:rPr>
        <w:pPrChange w:id="481" w:author="Gareth Harding" w:date="2025-07-09T16:31:00Z" w16du:dateUtc="2025-07-09T14:31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r w:rsidRPr="009E2BE6">
        <w:rPr>
          <w:rFonts w:ascii="Verdana" w:hAnsi="Verdana"/>
          <w:b/>
          <w:bCs/>
        </w:rPr>
        <w:t>Carla is hungry when she looks for the sandwich.</w:t>
      </w:r>
    </w:p>
    <w:p w14:paraId="2E6D75E3" w14:textId="77777777" w:rsidR="00C7628A" w:rsidRPr="00C7628A" w:rsidRDefault="00C7628A">
      <w:pPr>
        <w:adjustRightInd w:val="0"/>
        <w:snapToGrid w:val="0"/>
        <w:ind w:left="426" w:hanging="426"/>
        <w:rPr>
          <w:ins w:id="482" w:author="48105" w:date="2025-07-22T18:58:00Z" w16du:dateUtc="2025-07-22T16:58:00Z"/>
          <w:rFonts w:ascii="Verdana" w:hAnsi="Verdana"/>
          <w:highlight w:val="yellow"/>
          <w:lang w:val="es-ES"/>
          <w:rPrChange w:id="483" w:author="48105" w:date="2025-07-22T18:58:00Z" w16du:dateUtc="2025-07-22T16:58:00Z">
            <w:rPr>
              <w:ins w:id="484" w:author="48105" w:date="2025-07-22T18:58:00Z" w16du:dateUtc="2025-07-22T16:58:00Z"/>
              <w:rFonts w:ascii="Verdana" w:hAnsi="Verdana"/>
              <w:lang w:val="es-ES"/>
            </w:rPr>
          </w:rPrChange>
        </w:rPr>
        <w:pPrChange w:id="485" w:author="48105" w:date="2025-07-22T18:58:00Z" w16du:dateUtc="2025-07-22T16:58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ins w:id="486" w:author="48105" w:date="2025-07-22T18:58:00Z" w16du:dateUtc="2025-07-22T16:58:00Z">
        <w:r w:rsidRPr="00C7628A">
          <w:rPr>
            <w:rFonts w:ascii="Verdana" w:hAnsi="Verdana"/>
            <w:highlight w:val="yellow"/>
            <w:lang w:val="es-ES"/>
            <w:rPrChange w:id="487" w:author="48105" w:date="2025-07-22T18:58:00Z" w16du:dateUtc="2025-07-22T16:58:00Z">
              <w:rPr>
                <w:rFonts w:ascii="Verdana" w:hAnsi="Verdana"/>
                <w:lang w:val="es-ES"/>
              </w:rPr>
            </w:rPrChange>
          </w:rPr>
          <w:t>True</w:t>
        </w:r>
      </w:ins>
    </w:p>
    <w:p w14:paraId="385060F4" w14:textId="77777777" w:rsidR="00C7628A" w:rsidRPr="00C7628A" w:rsidRDefault="00C7628A">
      <w:pPr>
        <w:adjustRightInd w:val="0"/>
        <w:snapToGrid w:val="0"/>
        <w:ind w:left="426" w:hanging="426"/>
        <w:rPr>
          <w:ins w:id="488" w:author="48105" w:date="2025-07-22T18:58:00Z" w16du:dateUtc="2025-07-22T16:58:00Z"/>
          <w:rFonts w:ascii="Verdana" w:hAnsi="Verdana"/>
          <w:lang w:val="es-ES"/>
          <w:rPrChange w:id="489" w:author="48105" w:date="2025-07-22T18:58:00Z" w16du:dateUtc="2025-07-22T16:58:00Z">
            <w:rPr>
              <w:ins w:id="490" w:author="48105" w:date="2025-07-22T18:58:00Z" w16du:dateUtc="2025-07-22T16:58:00Z"/>
              <w:rFonts w:ascii="Verdana" w:hAnsi="Verdana"/>
              <w:highlight w:val="yellow"/>
              <w:lang w:val="es-ES"/>
            </w:rPr>
          </w:rPrChange>
        </w:rPr>
        <w:pPrChange w:id="491" w:author="48105" w:date="2025-07-22T18:58:00Z" w16du:dateUtc="2025-07-22T16:58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ins w:id="492" w:author="48105" w:date="2025-07-22T18:58:00Z" w16du:dateUtc="2025-07-22T16:58:00Z">
        <w:r w:rsidRPr="00C7628A">
          <w:rPr>
            <w:rFonts w:ascii="Verdana" w:hAnsi="Verdana"/>
            <w:lang w:val="es-ES"/>
            <w:rPrChange w:id="493" w:author="48105" w:date="2025-07-22T18:58:00Z" w16du:dateUtc="2025-07-22T16:58:00Z">
              <w:rPr>
                <w:rFonts w:ascii="Verdana" w:hAnsi="Verdana"/>
                <w:highlight w:val="yellow"/>
                <w:lang w:val="es-ES"/>
              </w:rPr>
            </w:rPrChange>
          </w:rPr>
          <w:t>False</w:t>
        </w:r>
      </w:ins>
    </w:p>
    <w:p w14:paraId="6D6FAC85" w14:textId="10D6560A" w:rsidR="00F51E94" w:rsidRPr="00F51E94" w:rsidDel="00C7628A" w:rsidRDefault="00F51E94">
      <w:pPr>
        <w:adjustRightInd w:val="0"/>
        <w:snapToGrid w:val="0"/>
        <w:ind w:left="426" w:hanging="426"/>
        <w:rPr>
          <w:del w:id="494" w:author="48105" w:date="2025-07-22T18:58:00Z" w16du:dateUtc="2025-07-22T16:58:00Z"/>
          <w:rFonts w:ascii="Verdana" w:hAnsi="Verdana"/>
          <w:lang w:val="es-ES"/>
        </w:rPr>
        <w:pPrChange w:id="495" w:author="Gareth Harding" w:date="2025-07-09T16:31:00Z" w16du:dateUtc="2025-07-09T14:31:00Z">
          <w:pPr>
            <w:adjustRightInd w:val="0"/>
            <w:snapToGrid w:val="0"/>
          </w:pPr>
        </w:pPrChange>
      </w:pPr>
      <w:del w:id="496" w:author="48105" w:date="2025-07-22T18:58:00Z" w16du:dateUtc="2025-07-22T16:58:00Z">
        <w:r w:rsidRPr="00F51E94" w:rsidDel="00C7628A">
          <w:rPr>
            <w:rFonts w:ascii="Verdana" w:hAnsi="Verdana"/>
            <w:lang w:val="es-ES"/>
          </w:rPr>
          <w:delText>No</w:delText>
        </w:r>
      </w:del>
    </w:p>
    <w:p w14:paraId="703A6E7D" w14:textId="2DEE8A2D" w:rsidR="00F51E94" w:rsidRPr="00F51E94" w:rsidDel="00C7628A" w:rsidRDefault="00F51E94">
      <w:pPr>
        <w:adjustRightInd w:val="0"/>
        <w:snapToGrid w:val="0"/>
        <w:ind w:left="426" w:hanging="426"/>
        <w:rPr>
          <w:del w:id="497" w:author="48105" w:date="2025-07-22T18:58:00Z" w16du:dateUtc="2025-07-22T16:58:00Z"/>
          <w:rFonts w:ascii="Verdana" w:hAnsi="Verdana"/>
          <w:lang w:val="es-ES"/>
        </w:rPr>
        <w:pPrChange w:id="498" w:author="Gareth Harding" w:date="2025-07-09T16:31:00Z" w16du:dateUtc="2025-07-09T14:31:00Z">
          <w:pPr>
            <w:adjustRightInd w:val="0"/>
            <w:snapToGrid w:val="0"/>
          </w:pPr>
        </w:pPrChange>
      </w:pPr>
      <w:del w:id="499" w:author="48105" w:date="2025-07-22T18:58:00Z" w16du:dateUtc="2025-07-22T16:58:00Z">
        <w:r w:rsidRPr="00F51E94" w:rsidDel="00C7628A">
          <w:rPr>
            <w:rFonts w:ascii="Verdana" w:hAnsi="Verdana"/>
            <w:lang w:val="es-ES"/>
          </w:rPr>
          <w:delText>Maybe</w:delText>
        </w:r>
      </w:del>
    </w:p>
    <w:p w14:paraId="7B254C94" w14:textId="7B2DFDC5" w:rsidR="00F51E94" w:rsidDel="00C7628A" w:rsidRDefault="00F51E94">
      <w:pPr>
        <w:adjustRightInd w:val="0"/>
        <w:snapToGrid w:val="0"/>
        <w:ind w:left="426" w:hanging="426"/>
        <w:rPr>
          <w:ins w:id="500" w:author="Gareth Harding" w:date="2025-07-10T10:22:00Z" w16du:dateUtc="2025-07-10T08:22:00Z"/>
          <w:del w:id="501" w:author="48105" w:date="2025-07-22T18:58:00Z" w16du:dateUtc="2025-07-22T16:58:00Z"/>
          <w:rFonts w:ascii="Verdana" w:hAnsi="Verdana"/>
          <w:highlight w:val="yellow"/>
          <w:lang w:val="es-ES"/>
        </w:rPr>
      </w:pPr>
      <w:del w:id="502" w:author="48105" w:date="2025-07-22T18:58:00Z" w16du:dateUtc="2025-07-22T16:58:00Z">
        <w:r w:rsidRPr="00F51E94" w:rsidDel="00C7628A">
          <w:rPr>
            <w:rFonts w:ascii="Verdana" w:hAnsi="Verdana"/>
            <w:highlight w:val="yellow"/>
            <w:lang w:val="es-ES"/>
          </w:rPr>
          <w:delText>Yes</w:delText>
        </w:r>
      </w:del>
    </w:p>
    <w:p w14:paraId="2644933D" w14:textId="77777777" w:rsidR="007E4EEF" w:rsidRPr="00F51E94" w:rsidRDefault="007E4EEF">
      <w:pPr>
        <w:adjustRightInd w:val="0"/>
        <w:snapToGrid w:val="0"/>
        <w:ind w:left="426" w:hanging="426"/>
        <w:rPr>
          <w:rFonts w:ascii="Verdana" w:hAnsi="Verdana"/>
          <w:highlight w:val="yellow"/>
          <w:lang w:val="es-ES"/>
        </w:rPr>
        <w:pPrChange w:id="503" w:author="Gareth Harding" w:date="2025-07-09T16:31:00Z" w16du:dateUtc="2025-07-09T14:31:00Z">
          <w:pPr>
            <w:adjustRightInd w:val="0"/>
            <w:snapToGrid w:val="0"/>
          </w:pPr>
        </w:pPrChange>
      </w:pPr>
    </w:p>
    <w:p w14:paraId="60F7B2D0" w14:textId="77777777" w:rsidR="00F51E94" w:rsidRPr="009E2BE6" w:rsidRDefault="00F51E94">
      <w:pPr>
        <w:pStyle w:val="Prrafodelista"/>
        <w:numPr>
          <w:ilvl w:val="0"/>
          <w:numId w:val="30"/>
        </w:numPr>
        <w:adjustRightInd w:val="0"/>
        <w:snapToGrid w:val="0"/>
        <w:ind w:left="426" w:hanging="426"/>
        <w:rPr>
          <w:rFonts w:ascii="Verdana" w:hAnsi="Verdana"/>
          <w:b/>
          <w:bCs/>
        </w:rPr>
        <w:pPrChange w:id="504" w:author="Gareth Harding" w:date="2025-07-09T16:31:00Z" w16du:dateUtc="2025-07-09T14:31:00Z">
          <w:pPr>
            <w:pStyle w:val="Prrafodelista"/>
            <w:numPr>
              <w:numId w:val="30"/>
            </w:numPr>
            <w:adjustRightInd w:val="0"/>
            <w:snapToGrid w:val="0"/>
            <w:ind w:hanging="360"/>
          </w:pPr>
        </w:pPrChange>
      </w:pPr>
      <w:r w:rsidRPr="009E2BE6">
        <w:rPr>
          <w:rFonts w:ascii="Verdana" w:hAnsi="Verdana"/>
          <w:b/>
          <w:bCs/>
        </w:rPr>
        <w:t>What does Anna say happened to the sandwich?</w:t>
      </w:r>
    </w:p>
    <w:p w14:paraId="1993C8BB" w14:textId="77777777" w:rsidR="00F51E94" w:rsidRPr="009E2BE6" w:rsidRDefault="00F51E94">
      <w:pPr>
        <w:adjustRightInd w:val="0"/>
        <w:snapToGrid w:val="0"/>
        <w:ind w:left="426" w:hanging="426"/>
        <w:rPr>
          <w:rFonts w:ascii="Verdana" w:hAnsi="Verdana"/>
        </w:rPr>
        <w:pPrChange w:id="505" w:author="Gareth Harding" w:date="2025-07-09T16:31:00Z" w16du:dateUtc="2025-07-09T14:31:00Z">
          <w:pPr>
            <w:adjustRightInd w:val="0"/>
            <w:snapToGrid w:val="0"/>
          </w:pPr>
        </w:pPrChange>
      </w:pPr>
      <w:r w:rsidRPr="009E2BE6">
        <w:rPr>
          <w:rFonts w:ascii="Verdana" w:hAnsi="Verdana"/>
        </w:rPr>
        <w:t>It flew away</w:t>
      </w:r>
    </w:p>
    <w:p w14:paraId="55886860" w14:textId="77777777" w:rsidR="00F51E94" w:rsidRPr="009E2BE6" w:rsidRDefault="00F51E94">
      <w:pPr>
        <w:adjustRightInd w:val="0"/>
        <w:snapToGrid w:val="0"/>
        <w:ind w:left="426" w:hanging="426"/>
        <w:rPr>
          <w:rFonts w:ascii="Verdana" w:hAnsi="Verdana"/>
          <w:highlight w:val="yellow"/>
        </w:rPr>
        <w:pPrChange w:id="506" w:author="Gareth Harding" w:date="2025-07-09T16:31:00Z" w16du:dateUtc="2025-07-09T14:31:00Z">
          <w:pPr>
            <w:adjustRightInd w:val="0"/>
            <w:snapToGrid w:val="0"/>
          </w:pPr>
        </w:pPrChange>
      </w:pPr>
      <w:r w:rsidRPr="009E2BE6">
        <w:rPr>
          <w:rFonts w:ascii="Verdana" w:hAnsi="Verdana"/>
          <w:highlight w:val="yellow"/>
        </w:rPr>
        <w:t>It ran away</w:t>
      </w:r>
    </w:p>
    <w:p w14:paraId="6D191EC9" w14:textId="77777777" w:rsidR="00F51E94" w:rsidRPr="00F51E94" w:rsidRDefault="00F51E94">
      <w:pPr>
        <w:adjustRightInd w:val="0"/>
        <w:snapToGrid w:val="0"/>
        <w:ind w:left="426" w:hanging="426"/>
        <w:rPr>
          <w:rFonts w:ascii="Verdana" w:hAnsi="Verdana"/>
          <w:lang w:val="es-ES"/>
        </w:rPr>
        <w:pPrChange w:id="507" w:author="Gareth Harding" w:date="2025-07-09T16:31:00Z" w16du:dateUtc="2025-07-09T14:31:00Z">
          <w:pPr>
            <w:adjustRightInd w:val="0"/>
            <w:snapToGrid w:val="0"/>
          </w:pPr>
        </w:pPrChange>
      </w:pPr>
      <w:proofErr w:type="spellStart"/>
      <w:r w:rsidRPr="00F51E94">
        <w:rPr>
          <w:rFonts w:ascii="Verdana" w:hAnsi="Verdana"/>
          <w:lang w:val="es-ES"/>
        </w:rPr>
        <w:t>It</w:t>
      </w:r>
      <w:proofErr w:type="spellEnd"/>
      <w:r w:rsidRPr="00F51E94">
        <w:rPr>
          <w:rFonts w:ascii="Verdana" w:hAnsi="Verdana"/>
          <w:lang w:val="es-ES"/>
        </w:rPr>
        <w:t xml:space="preserve"> </w:t>
      </w:r>
      <w:proofErr w:type="spellStart"/>
      <w:r w:rsidRPr="00F51E94">
        <w:rPr>
          <w:rFonts w:ascii="Verdana" w:hAnsi="Verdana"/>
          <w:lang w:val="es-ES"/>
        </w:rPr>
        <w:t>disappeared</w:t>
      </w:r>
      <w:proofErr w:type="spellEnd"/>
      <w:r w:rsidRPr="00F51E94">
        <w:rPr>
          <w:rFonts w:ascii="Verdana" w:hAnsi="Verdana"/>
          <w:lang w:val="es-ES"/>
        </w:rPr>
        <w:t xml:space="preserve"> </w:t>
      </w:r>
      <w:proofErr w:type="spellStart"/>
      <w:r w:rsidRPr="00F51E94">
        <w:rPr>
          <w:rFonts w:ascii="Verdana" w:hAnsi="Verdana"/>
          <w:lang w:val="es-ES"/>
        </w:rPr>
        <w:t>magically</w:t>
      </w:r>
      <w:proofErr w:type="spellEnd"/>
    </w:p>
    <w:p w14:paraId="0DAAF0BA" w14:textId="77777777" w:rsidR="000148B4" w:rsidRPr="00F51E94" w:rsidRDefault="000148B4" w:rsidP="000148B4">
      <w:pPr>
        <w:rPr>
          <w:rFonts w:ascii="Verdana" w:hAnsi="Verdana"/>
          <w:lang w:val="es-ES"/>
        </w:rPr>
      </w:pPr>
    </w:p>
    <w:p w14:paraId="53E82926" w14:textId="77777777" w:rsidR="000148B4" w:rsidRPr="00CC5208" w:rsidRDefault="000148B4" w:rsidP="000148B4">
      <w:pPr>
        <w:rPr>
          <w:rFonts w:ascii="Verdana" w:hAnsi="Verdana"/>
          <w:lang w:val="es-ES"/>
        </w:rPr>
      </w:pPr>
    </w:p>
    <w:sectPr w:rsidR="000148B4" w:rsidRPr="00CC5208" w:rsidSect="004F3FD6">
      <w:pgSz w:w="11900" w:h="16840"/>
      <w:pgMar w:top="829" w:right="1701" w:bottom="86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117"/>
    <w:multiLevelType w:val="multilevel"/>
    <w:tmpl w:val="DC0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320C"/>
    <w:multiLevelType w:val="multilevel"/>
    <w:tmpl w:val="80C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0658C"/>
    <w:multiLevelType w:val="multilevel"/>
    <w:tmpl w:val="C9882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9171B"/>
    <w:multiLevelType w:val="multilevel"/>
    <w:tmpl w:val="C98822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856C9"/>
    <w:multiLevelType w:val="multilevel"/>
    <w:tmpl w:val="41C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723A0"/>
    <w:multiLevelType w:val="hybridMultilevel"/>
    <w:tmpl w:val="D2848F3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F740E"/>
    <w:multiLevelType w:val="hybridMultilevel"/>
    <w:tmpl w:val="F6AEF8FA"/>
    <w:lvl w:ilvl="0" w:tplc="B7F02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C84C57"/>
    <w:multiLevelType w:val="hybridMultilevel"/>
    <w:tmpl w:val="05AA889E"/>
    <w:lvl w:ilvl="0" w:tplc="D472AE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84DCC"/>
    <w:multiLevelType w:val="multilevel"/>
    <w:tmpl w:val="7658B162"/>
    <w:styleLink w:val="Listaactual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80BC0"/>
    <w:multiLevelType w:val="multilevel"/>
    <w:tmpl w:val="C98822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036E2"/>
    <w:multiLevelType w:val="hybridMultilevel"/>
    <w:tmpl w:val="452642D4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163894"/>
    <w:multiLevelType w:val="multilevel"/>
    <w:tmpl w:val="C98822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938AA"/>
    <w:multiLevelType w:val="multilevel"/>
    <w:tmpl w:val="383A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F25E7"/>
    <w:multiLevelType w:val="multilevel"/>
    <w:tmpl w:val="9C66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73A5B"/>
    <w:multiLevelType w:val="hybridMultilevel"/>
    <w:tmpl w:val="46BC1FC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0194408"/>
    <w:multiLevelType w:val="multilevel"/>
    <w:tmpl w:val="8E4473C8"/>
    <w:styleLink w:val="Listaactual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120B74"/>
    <w:multiLevelType w:val="hybridMultilevel"/>
    <w:tmpl w:val="7658B1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2C4A13"/>
    <w:multiLevelType w:val="hybridMultilevel"/>
    <w:tmpl w:val="D702E8C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237FB"/>
    <w:multiLevelType w:val="hybridMultilevel"/>
    <w:tmpl w:val="AB88188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D64B7"/>
    <w:multiLevelType w:val="multilevel"/>
    <w:tmpl w:val="C9882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963D1E"/>
    <w:multiLevelType w:val="multilevel"/>
    <w:tmpl w:val="F23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57D3D"/>
    <w:multiLevelType w:val="hybridMultilevel"/>
    <w:tmpl w:val="9BCEC6D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352BD7"/>
    <w:multiLevelType w:val="multilevel"/>
    <w:tmpl w:val="421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603E5"/>
    <w:multiLevelType w:val="hybridMultilevel"/>
    <w:tmpl w:val="438CA33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D5553A"/>
    <w:multiLevelType w:val="hybridMultilevel"/>
    <w:tmpl w:val="38A2EDFE"/>
    <w:lvl w:ilvl="0" w:tplc="B7F02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CB40B3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67314"/>
    <w:multiLevelType w:val="multilevel"/>
    <w:tmpl w:val="22A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81606"/>
    <w:multiLevelType w:val="multilevel"/>
    <w:tmpl w:val="C98822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EB7F20"/>
    <w:multiLevelType w:val="hybridMultilevel"/>
    <w:tmpl w:val="669A7FE2"/>
    <w:lvl w:ilvl="0" w:tplc="D472AE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A1A8D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F3CFF"/>
    <w:multiLevelType w:val="multilevel"/>
    <w:tmpl w:val="74F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04180"/>
    <w:multiLevelType w:val="multilevel"/>
    <w:tmpl w:val="204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71912"/>
    <w:multiLevelType w:val="multilevel"/>
    <w:tmpl w:val="018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767E4"/>
    <w:multiLevelType w:val="hybridMultilevel"/>
    <w:tmpl w:val="BCE2BBA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2422E"/>
    <w:multiLevelType w:val="hybridMultilevel"/>
    <w:tmpl w:val="72A831A8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D1292D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D12BA0"/>
    <w:multiLevelType w:val="multilevel"/>
    <w:tmpl w:val="C9882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177679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FB306B"/>
    <w:multiLevelType w:val="hybridMultilevel"/>
    <w:tmpl w:val="84A29F3E"/>
    <w:lvl w:ilvl="0" w:tplc="FC1C8B4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F856B03"/>
    <w:multiLevelType w:val="hybridMultilevel"/>
    <w:tmpl w:val="92786BB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429146">
    <w:abstractNumId w:val="6"/>
  </w:num>
  <w:num w:numId="2" w16cid:durableId="150370523">
    <w:abstractNumId w:val="23"/>
  </w:num>
  <w:num w:numId="3" w16cid:durableId="912423498">
    <w:abstractNumId w:val="39"/>
  </w:num>
  <w:num w:numId="4" w16cid:durableId="1359964381">
    <w:abstractNumId w:val="21"/>
  </w:num>
  <w:num w:numId="5" w16cid:durableId="1251502391">
    <w:abstractNumId w:val="10"/>
  </w:num>
  <w:num w:numId="6" w16cid:durableId="1519082812">
    <w:abstractNumId w:val="37"/>
  </w:num>
  <w:num w:numId="7" w16cid:durableId="1679654164">
    <w:abstractNumId w:val="1"/>
  </w:num>
  <w:num w:numId="8" w16cid:durableId="105196178">
    <w:abstractNumId w:val="19"/>
  </w:num>
  <w:num w:numId="9" w16cid:durableId="417867233">
    <w:abstractNumId w:val="32"/>
  </w:num>
  <w:num w:numId="10" w16cid:durableId="225537276">
    <w:abstractNumId w:val="27"/>
  </w:num>
  <w:num w:numId="11" w16cid:durableId="255595733">
    <w:abstractNumId w:val="26"/>
  </w:num>
  <w:num w:numId="12" w16cid:durableId="1198663113">
    <w:abstractNumId w:val="36"/>
  </w:num>
  <w:num w:numId="13" w16cid:durableId="258025672">
    <w:abstractNumId w:val="12"/>
  </w:num>
  <w:num w:numId="14" w16cid:durableId="1967153195">
    <w:abstractNumId w:val="9"/>
  </w:num>
  <w:num w:numId="15" w16cid:durableId="2124956162">
    <w:abstractNumId w:val="4"/>
  </w:num>
  <w:num w:numId="16" w16cid:durableId="1842086874">
    <w:abstractNumId w:val="2"/>
  </w:num>
  <w:num w:numId="17" w16cid:durableId="1373456042">
    <w:abstractNumId w:val="31"/>
  </w:num>
  <w:num w:numId="18" w16cid:durableId="971247644">
    <w:abstractNumId w:val="11"/>
  </w:num>
  <w:num w:numId="19" w16cid:durableId="290139655">
    <w:abstractNumId w:val="13"/>
  </w:num>
  <w:num w:numId="20" w16cid:durableId="407265738">
    <w:abstractNumId w:val="3"/>
  </w:num>
  <w:num w:numId="21" w16cid:durableId="1899975668">
    <w:abstractNumId w:val="20"/>
  </w:num>
  <w:num w:numId="22" w16cid:durableId="1800342064">
    <w:abstractNumId w:val="14"/>
  </w:num>
  <w:num w:numId="23" w16cid:durableId="331613108">
    <w:abstractNumId w:val="34"/>
  </w:num>
  <w:num w:numId="24" w16cid:durableId="1825393362">
    <w:abstractNumId w:val="35"/>
  </w:num>
  <w:num w:numId="25" w16cid:durableId="1251231441">
    <w:abstractNumId w:val="5"/>
  </w:num>
  <w:num w:numId="26" w16cid:durableId="1349059534">
    <w:abstractNumId w:val="29"/>
  </w:num>
  <w:num w:numId="27" w16cid:durableId="1187982069">
    <w:abstractNumId w:val="25"/>
  </w:num>
  <w:num w:numId="28" w16cid:durableId="114837141">
    <w:abstractNumId w:val="30"/>
  </w:num>
  <w:num w:numId="29" w16cid:durableId="284773056">
    <w:abstractNumId w:val="0"/>
  </w:num>
  <w:num w:numId="30" w16cid:durableId="61679470">
    <w:abstractNumId w:val="33"/>
  </w:num>
  <w:num w:numId="31" w16cid:durableId="1694266689">
    <w:abstractNumId w:val="22"/>
  </w:num>
  <w:num w:numId="32" w16cid:durableId="715158106">
    <w:abstractNumId w:val="18"/>
  </w:num>
  <w:num w:numId="33" w16cid:durableId="1535190467">
    <w:abstractNumId w:val="17"/>
  </w:num>
  <w:num w:numId="34" w16cid:durableId="585384112">
    <w:abstractNumId w:val="15"/>
  </w:num>
  <w:num w:numId="35" w16cid:durableId="1488327044">
    <w:abstractNumId w:val="24"/>
  </w:num>
  <w:num w:numId="36" w16cid:durableId="724913056">
    <w:abstractNumId w:val="38"/>
  </w:num>
  <w:num w:numId="37" w16cid:durableId="1523131511">
    <w:abstractNumId w:val="28"/>
  </w:num>
  <w:num w:numId="38" w16cid:durableId="608202013">
    <w:abstractNumId w:val="16"/>
  </w:num>
  <w:num w:numId="39" w16cid:durableId="1973486345">
    <w:abstractNumId w:val="7"/>
  </w:num>
  <w:num w:numId="40" w16cid:durableId="164345806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reth Harding">
    <w15:presenceInfo w15:providerId="Windows Live" w15:userId="739763ae743ce30d"/>
  </w15:person>
  <w15:person w15:author="48105">
    <w15:presenceInfo w15:providerId="AD" w15:userId="S::o48105@365up.club::1f827a6a-e2c2-40c4-a745-8d8adbeb1b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9F"/>
    <w:rsid w:val="000148B4"/>
    <w:rsid w:val="0002017A"/>
    <w:rsid w:val="00021625"/>
    <w:rsid w:val="00026A4E"/>
    <w:rsid w:val="00077875"/>
    <w:rsid w:val="000A2CAD"/>
    <w:rsid w:val="000B147E"/>
    <w:rsid w:val="000C5C93"/>
    <w:rsid w:val="000C7332"/>
    <w:rsid w:val="000D10D9"/>
    <w:rsid w:val="000D6691"/>
    <w:rsid w:val="000E7D74"/>
    <w:rsid w:val="000F4A7C"/>
    <w:rsid w:val="00107D9F"/>
    <w:rsid w:val="0014730E"/>
    <w:rsid w:val="001868FB"/>
    <w:rsid w:val="001A398A"/>
    <w:rsid w:val="001E0272"/>
    <w:rsid w:val="00206287"/>
    <w:rsid w:val="002462EA"/>
    <w:rsid w:val="002534E9"/>
    <w:rsid w:val="00283518"/>
    <w:rsid w:val="002B02FE"/>
    <w:rsid w:val="002B70F6"/>
    <w:rsid w:val="002C052B"/>
    <w:rsid w:val="002D2D04"/>
    <w:rsid w:val="002E6099"/>
    <w:rsid w:val="00303E23"/>
    <w:rsid w:val="0031599E"/>
    <w:rsid w:val="003251D6"/>
    <w:rsid w:val="00330158"/>
    <w:rsid w:val="00335A5D"/>
    <w:rsid w:val="00360D7A"/>
    <w:rsid w:val="00385281"/>
    <w:rsid w:val="003B3362"/>
    <w:rsid w:val="003F2DFD"/>
    <w:rsid w:val="004004B6"/>
    <w:rsid w:val="00401AF3"/>
    <w:rsid w:val="004170E1"/>
    <w:rsid w:val="004263C2"/>
    <w:rsid w:val="00446880"/>
    <w:rsid w:val="004B5918"/>
    <w:rsid w:val="004C5A3C"/>
    <w:rsid w:val="004E0D61"/>
    <w:rsid w:val="004E1B49"/>
    <w:rsid w:val="004F3FD6"/>
    <w:rsid w:val="004F7316"/>
    <w:rsid w:val="00511EB9"/>
    <w:rsid w:val="00523AFD"/>
    <w:rsid w:val="00540441"/>
    <w:rsid w:val="00546FC0"/>
    <w:rsid w:val="005614C6"/>
    <w:rsid w:val="00562C1D"/>
    <w:rsid w:val="00574BC6"/>
    <w:rsid w:val="005E443B"/>
    <w:rsid w:val="00621E27"/>
    <w:rsid w:val="00623956"/>
    <w:rsid w:val="00672ECA"/>
    <w:rsid w:val="00681EF5"/>
    <w:rsid w:val="006B5400"/>
    <w:rsid w:val="006B5649"/>
    <w:rsid w:val="006C1C32"/>
    <w:rsid w:val="006E2694"/>
    <w:rsid w:val="006E310D"/>
    <w:rsid w:val="00706ACD"/>
    <w:rsid w:val="00717235"/>
    <w:rsid w:val="00751B08"/>
    <w:rsid w:val="007A79DD"/>
    <w:rsid w:val="007B5C1B"/>
    <w:rsid w:val="007C64A0"/>
    <w:rsid w:val="007E0A14"/>
    <w:rsid w:val="007E4EEF"/>
    <w:rsid w:val="008028D5"/>
    <w:rsid w:val="00816AC4"/>
    <w:rsid w:val="00817022"/>
    <w:rsid w:val="008505EF"/>
    <w:rsid w:val="008865AA"/>
    <w:rsid w:val="008B00E5"/>
    <w:rsid w:val="008B5930"/>
    <w:rsid w:val="008E73D0"/>
    <w:rsid w:val="008F1D9F"/>
    <w:rsid w:val="0091399F"/>
    <w:rsid w:val="00970DF4"/>
    <w:rsid w:val="009B03F9"/>
    <w:rsid w:val="009D62B1"/>
    <w:rsid w:val="009E2BE6"/>
    <w:rsid w:val="009E4A11"/>
    <w:rsid w:val="00A6631A"/>
    <w:rsid w:val="00A8626E"/>
    <w:rsid w:val="00A86392"/>
    <w:rsid w:val="00A865BA"/>
    <w:rsid w:val="00A91249"/>
    <w:rsid w:val="00B366C1"/>
    <w:rsid w:val="00BA7934"/>
    <w:rsid w:val="00BC2D16"/>
    <w:rsid w:val="00C00C7E"/>
    <w:rsid w:val="00C078A3"/>
    <w:rsid w:val="00C20EBC"/>
    <w:rsid w:val="00C25894"/>
    <w:rsid w:val="00C43551"/>
    <w:rsid w:val="00C52408"/>
    <w:rsid w:val="00C6096F"/>
    <w:rsid w:val="00C711A9"/>
    <w:rsid w:val="00C7628A"/>
    <w:rsid w:val="00CA521A"/>
    <w:rsid w:val="00CC160B"/>
    <w:rsid w:val="00CC412A"/>
    <w:rsid w:val="00CC5208"/>
    <w:rsid w:val="00D43309"/>
    <w:rsid w:val="00D452E7"/>
    <w:rsid w:val="00D63653"/>
    <w:rsid w:val="00D66470"/>
    <w:rsid w:val="00D94220"/>
    <w:rsid w:val="00DB22EB"/>
    <w:rsid w:val="00DC6264"/>
    <w:rsid w:val="00E16071"/>
    <w:rsid w:val="00E21064"/>
    <w:rsid w:val="00EB762A"/>
    <w:rsid w:val="00EC447D"/>
    <w:rsid w:val="00EC5A21"/>
    <w:rsid w:val="00F24CD9"/>
    <w:rsid w:val="00F51E94"/>
    <w:rsid w:val="00F633D5"/>
    <w:rsid w:val="00F70FDF"/>
    <w:rsid w:val="00F87DBF"/>
    <w:rsid w:val="00F92E06"/>
    <w:rsid w:val="00FB04D1"/>
    <w:rsid w:val="00FB6F43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7967"/>
  <w15:chartTrackingRefBased/>
  <w15:docId w15:val="{758CC66E-410A-2443-AFA7-8FDCEE81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80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91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3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9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9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9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9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9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9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91399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99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99F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99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99F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99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99F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9139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99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9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99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913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99F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913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99F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91399F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EB76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customStyle="1" w:styleId="p3">
    <w:name w:val="p3"/>
    <w:basedOn w:val="Normal"/>
    <w:rsid w:val="00EB76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s2">
    <w:name w:val="s2"/>
    <w:basedOn w:val="Fuentedeprrafopredeter"/>
    <w:rsid w:val="00EB762A"/>
  </w:style>
  <w:style w:type="paragraph" w:customStyle="1" w:styleId="p4">
    <w:name w:val="p4"/>
    <w:basedOn w:val="Normal"/>
    <w:rsid w:val="00EB76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s3">
    <w:name w:val="s3"/>
    <w:basedOn w:val="Fuentedeprrafopredeter"/>
    <w:rsid w:val="00EB762A"/>
  </w:style>
  <w:style w:type="paragraph" w:customStyle="1" w:styleId="p1">
    <w:name w:val="p1"/>
    <w:basedOn w:val="Normal"/>
    <w:rsid w:val="00A863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s1">
    <w:name w:val="s1"/>
    <w:basedOn w:val="Fuentedeprrafopredeter"/>
    <w:rsid w:val="00A86392"/>
  </w:style>
  <w:style w:type="numbering" w:customStyle="1" w:styleId="Listaactual1">
    <w:name w:val="Lista actual1"/>
    <w:uiPriority w:val="99"/>
    <w:rsid w:val="00A91249"/>
    <w:pPr>
      <w:numPr>
        <w:numId w:val="34"/>
      </w:numPr>
    </w:pPr>
  </w:style>
  <w:style w:type="paragraph" w:styleId="Revisin">
    <w:name w:val="Revision"/>
    <w:hidden/>
    <w:uiPriority w:val="99"/>
    <w:semiHidden/>
    <w:rsid w:val="009E2BE6"/>
    <w:rPr>
      <w:lang w:val="en-GB"/>
    </w:rPr>
  </w:style>
  <w:style w:type="numbering" w:customStyle="1" w:styleId="Listaactual2">
    <w:name w:val="Lista actual2"/>
    <w:uiPriority w:val="99"/>
    <w:rsid w:val="00077875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14</Pages>
  <Words>2872</Words>
  <Characters>11374</Characters>
  <Application>Microsoft Office Word</Application>
  <DocSecurity>0</DocSecurity>
  <Lines>1137</Lines>
  <Paragraphs>791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48105</dc:creator>
  <cp:keywords/>
  <dc:description/>
  <cp:lastModifiedBy>48105</cp:lastModifiedBy>
  <cp:revision>8</cp:revision>
  <dcterms:created xsi:type="dcterms:W3CDTF">2025-07-09T14:03:00Z</dcterms:created>
  <dcterms:modified xsi:type="dcterms:W3CDTF">2025-07-24T16:19:00Z</dcterms:modified>
</cp:coreProperties>
</file>