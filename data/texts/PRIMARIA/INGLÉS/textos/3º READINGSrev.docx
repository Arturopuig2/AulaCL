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664C" w14:textId="38E6936E" w:rsidR="00150462" w:rsidRPr="00B31018" w:rsidRDefault="00150462" w:rsidP="00150462">
      <w:pPr>
        <w:adjustRightInd w:val="0"/>
        <w:snapToGrid w:val="0"/>
        <w:ind w:left="1080" w:hanging="360"/>
        <w:rPr>
          <w:rFonts w:ascii="Verdana" w:hAnsi="Verdana"/>
          <w:b/>
          <w:bCs/>
          <w:color w:val="FF0000"/>
        </w:rPr>
      </w:pPr>
      <w:r w:rsidRPr="00B31018">
        <w:rPr>
          <w:rFonts w:ascii="Verdana" w:hAnsi="Verdana"/>
          <w:b/>
          <w:bCs/>
          <w:color w:val="FF0000"/>
        </w:rPr>
        <w:t>READINGS</w:t>
      </w:r>
      <w:r w:rsidR="002E2CFF">
        <w:rPr>
          <w:rFonts w:ascii="Verdana" w:hAnsi="Verdana"/>
          <w:b/>
          <w:bCs/>
          <w:color w:val="FF0000"/>
        </w:rPr>
        <w:t>. 3º PRIMARIA</w:t>
      </w:r>
    </w:p>
    <w:p w14:paraId="53B79AF2" w14:textId="77777777" w:rsidR="00150462" w:rsidRPr="00B31018" w:rsidRDefault="00150462" w:rsidP="00150462">
      <w:pPr>
        <w:pStyle w:val="Prrafodelista"/>
        <w:adjustRightInd w:val="0"/>
        <w:snapToGrid w:val="0"/>
        <w:ind w:left="1080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</w:pPr>
    </w:p>
    <w:p w14:paraId="1AD3A97D" w14:textId="100EF1AA" w:rsidR="00150462" w:rsidRPr="00B31018" w:rsidRDefault="00150462" w:rsidP="00847F6C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</w:pPr>
      <w:r w:rsidRPr="00150462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Emma’s Backpack</w:t>
      </w:r>
    </w:p>
    <w:p w14:paraId="1CA29982" w14:textId="77777777" w:rsidR="00076196" w:rsidRPr="00B31018" w:rsidRDefault="00076196" w:rsidP="00847F6C">
      <w:pPr>
        <w:pStyle w:val="Prrafodelista"/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</w:pPr>
    </w:p>
    <w:p w14:paraId="1830A8F1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  <w:t>It’s Monday morning. Emma is a student.</w:t>
      </w:r>
    </w:p>
    <w:p w14:paraId="1DCDD4E8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  <w:t>She has a pink backpack, and she takes it to school.</w:t>
      </w:r>
    </w:p>
    <w:p w14:paraId="7C6D9A53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</w:p>
    <w:p w14:paraId="13C65E63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  <w:t>When she arrives at class, the teacher asks:</w:t>
      </w:r>
    </w:p>
    <w:p w14:paraId="12F6635A" w14:textId="77777777" w:rsidR="00CC1C44" w:rsidRPr="001E4900" w:rsidRDefault="00CC1C44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</w:p>
    <w:p w14:paraId="3C1FB596" w14:textId="0D911C46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  <w:t>“What have you got in your backpack, Emma?”</w:t>
      </w:r>
    </w:p>
    <w:p w14:paraId="2786091F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</w:p>
    <w:p w14:paraId="5C18A4A1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  <w:t>Emma says:</w:t>
      </w:r>
    </w:p>
    <w:p w14:paraId="3870A16F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  <w:t>“I’ve got a notebook.”</w:t>
      </w:r>
    </w:p>
    <w:p w14:paraId="53EDFD35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  <w:t>“I’ve got two pens.”</w:t>
      </w:r>
    </w:p>
    <w:p w14:paraId="6C17CAF2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  <w:t>“I’ve got three rubbers.”</w:t>
      </w:r>
    </w:p>
    <w:p w14:paraId="67D186F2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  <w:t>“I’ve got four pencils.”</w:t>
      </w:r>
    </w:p>
    <w:p w14:paraId="6C32D471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</w:p>
    <w:p w14:paraId="750CEDC8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  <w:t>The teacher says:</w:t>
      </w:r>
    </w:p>
    <w:p w14:paraId="009A59A2" w14:textId="77777777" w:rsidR="00CC1C44" w:rsidRPr="001E4900" w:rsidRDefault="00CC1C44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</w:p>
    <w:p w14:paraId="0C0AFFBB" w14:textId="114E36D6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  <w:t>“Very good, Emma! You are ready to learn!”</w:t>
      </w:r>
    </w:p>
    <w:p w14:paraId="1D0155F8" w14:textId="77777777" w:rsidR="00076196" w:rsidRPr="001E4900" w:rsidRDefault="00076196" w:rsidP="00076196">
      <w:pPr>
        <w:rPr>
          <w:rFonts w:ascii="Verdana" w:eastAsia="Times New Roman" w:hAnsi="Verdana" w:cs="Times New Roman"/>
          <w:color w:val="0E0E0E"/>
          <w:kern w:val="0"/>
          <w:lang w:eastAsia="es-ES_tradnl"/>
          <w14:ligatures w14:val="none"/>
        </w:rPr>
      </w:pPr>
    </w:p>
    <w:p w14:paraId="574BC4F0" w14:textId="77777777" w:rsidR="00076196" w:rsidRPr="00076196" w:rsidRDefault="00076196" w:rsidP="00076196">
      <w:pPr>
        <w:rPr>
          <w:rFonts w:ascii="Verdana" w:eastAsia="Times New Roman" w:hAnsi="Verdana" w:cs="Times New Roman"/>
          <w:color w:val="0E0E0E"/>
          <w:kern w:val="0"/>
          <w:lang w:val="es-ES" w:eastAsia="es-ES_tradnl"/>
          <w14:ligatures w14:val="none"/>
        </w:rPr>
      </w:pPr>
      <w:r w:rsidRPr="00076196">
        <w:rPr>
          <w:rFonts w:ascii="Verdana" w:eastAsia="Times New Roman" w:hAnsi="Verdana" w:cs="Times New Roman"/>
          <w:color w:val="0E0E0E"/>
          <w:kern w:val="0"/>
          <w:lang w:val="es-ES" w:eastAsia="es-ES_tradnl"/>
          <w14:ligatures w14:val="none"/>
        </w:rPr>
        <w:t xml:space="preserve">Emma </w:t>
      </w:r>
      <w:proofErr w:type="spellStart"/>
      <w:r w:rsidRPr="00076196">
        <w:rPr>
          <w:rFonts w:ascii="Verdana" w:eastAsia="Times New Roman" w:hAnsi="Verdana" w:cs="Times New Roman"/>
          <w:color w:val="0E0E0E"/>
          <w:kern w:val="0"/>
          <w:lang w:val="es-ES" w:eastAsia="es-ES_tradnl"/>
          <w14:ligatures w14:val="none"/>
        </w:rPr>
        <w:t>smiles</w:t>
      </w:r>
      <w:proofErr w:type="spellEnd"/>
      <w:r w:rsidRPr="00076196">
        <w:rPr>
          <w:rFonts w:ascii="Verdana" w:eastAsia="Times New Roman" w:hAnsi="Verdana" w:cs="Times New Roman"/>
          <w:color w:val="0E0E0E"/>
          <w:kern w:val="0"/>
          <w:lang w:val="es-ES" w:eastAsia="es-ES_tradnl"/>
          <w14:ligatures w14:val="none"/>
        </w:rPr>
        <w:t>.</w:t>
      </w:r>
    </w:p>
    <w:p w14:paraId="5901589A" w14:textId="77777777" w:rsidR="00706ACD" w:rsidRPr="00B31018" w:rsidDel="00847F6C" w:rsidRDefault="00706ACD">
      <w:pPr>
        <w:rPr>
          <w:del w:id="0" w:author="Gareth Harding" w:date="2025-07-09T17:48:00Z" w16du:dateUtc="2025-07-09T15:48:00Z"/>
          <w:rFonts w:ascii="Verdana" w:hAnsi="Verdana"/>
        </w:rPr>
      </w:pPr>
    </w:p>
    <w:p w14:paraId="3096F466" w14:textId="77777777" w:rsidR="00CC1C44" w:rsidRPr="00B31018" w:rsidRDefault="00CC1C44">
      <w:pPr>
        <w:rPr>
          <w:rFonts w:ascii="Verdana" w:hAnsi="Verdana"/>
        </w:rPr>
      </w:pPr>
    </w:p>
    <w:p w14:paraId="13E23934" w14:textId="77777777" w:rsidR="00CC1C44" w:rsidRPr="00B31018" w:rsidRDefault="00CC1C44" w:rsidP="00CC1C44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t>Comprehension Questions</w:t>
      </w:r>
    </w:p>
    <w:p w14:paraId="6E5D7F1C" w14:textId="77777777" w:rsidR="00CC1C44" w:rsidRPr="00B31018" w:rsidRDefault="00CC1C44">
      <w:pPr>
        <w:rPr>
          <w:rFonts w:ascii="Verdana" w:hAnsi="Verdana"/>
        </w:rPr>
      </w:pPr>
    </w:p>
    <w:p w14:paraId="1C8BD76C" w14:textId="55E90716" w:rsidR="00CC1C44" w:rsidRPr="001E4900" w:rsidRDefault="00CC1C44">
      <w:pPr>
        <w:pStyle w:val="p1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1" w:author="Gareth Harding" w:date="2025-07-09T17:49:00Z" w16du:dateUtc="2025-07-09T15:49:00Z">
          <w:pPr>
            <w:pStyle w:val="p1"/>
            <w:numPr>
              <w:numId w:val="2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day is it in the story?</w:t>
      </w:r>
    </w:p>
    <w:p w14:paraId="3BD40BF2" w14:textId="181FD52C" w:rsidR="00CC1C44" w:rsidRPr="00B31018" w:rsidRDefault="00CC1C44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" w:author="Gareth Harding" w:date="2025-07-09T17:49:00Z" w16du:dateUtc="2025-07-09T15:49:00Z">
          <w:pPr>
            <w:pStyle w:val="p2"/>
          </w:pPr>
        </w:pPrChange>
      </w:pPr>
      <w:r w:rsidRPr="00B31018">
        <w:rPr>
          <w:rFonts w:ascii="Verdana" w:hAnsi="Verdana"/>
        </w:rPr>
        <w:t>Friday</w:t>
      </w:r>
    </w:p>
    <w:p w14:paraId="50DB2837" w14:textId="2B7CF5FC" w:rsidR="00CC1C44" w:rsidRPr="00B31018" w:rsidRDefault="00CC1C44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3" w:author="Gareth Harding" w:date="2025-07-09T17:49:00Z" w16du:dateUtc="2025-07-09T15:49:00Z">
          <w:pPr>
            <w:pStyle w:val="p2"/>
          </w:pPr>
        </w:pPrChange>
      </w:pPr>
      <w:proofErr w:type="spellStart"/>
      <w:r w:rsidRPr="00B31018">
        <w:rPr>
          <w:rFonts w:ascii="Verdana" w:hAnsi="Verdana"/>
          <w:highlight w:val="yellow"/>
        </w:rPr>
        <w:t>Monday</w:t>
      </w:r>
      <w:proofErr w:type="spellEnd"/>
    </w:p>
    <w:p w14:paraId="02A2B601" w14:textId="6991078C" w:rsidR="00CC1C44" w:rsidRDefault="00CC1C44">
      <w:pPr>
        <w:pStyle w:val="p2"/>
        <w:spacing w:before="0" w:beforeAutospacing="0" w:after="0" w:afterAutospacing="0"/>
        <w:ind w:left="426" w:hanging="426"/>
        <w:rPr>
          <w:ins w:id="4" w:author="Gareth Harding" w:date="2025-07-09T17:49:00Z" w16du:dateUtc="2025-07-09T15:49:00Z"/>
          <w:rFonts w:ascii="Verdana" w:hAnsi="Verdana"/>
        </w:rPr>
        <w:pPrChange w:id="5" w:author="Gareth Harding" w:date="2025-07-09T17:49:00Z" w16du:dateUtc="2025-07-09T15:49:00Z">
          <w:pPr>
            <w:pStyle w:val="p2"/>
            <w:spacing w:before="0" w:beforeAutospacing="0" w:after="0" w:afterAutospacing="0"/>
          </w:pPr>
        </w:pPrChange>
      </w:pPr>
      <w:proofErr w:type="spellStart"/>
      <w:r w:rsidRPr="00B31018">
        <w:rPr>
          <w:rFonts w:ascii="Verdana" w:hAnsi="Verdana"/>
        </w:rPr>
        <w:t>Pancake</w:t>
      </w:r>
      <w:proofErr w:type="spellEnd"/>
      <w:r w:rsidRPr="00B31018">
        <w:rPr>
          <w:rFonts w:ascii="Verdana" w:hAnsi="Verdana"/>
        </w:rPr>
        <w:t xml:space="preserve"> Day</w:t>
      </w:r>
    </w:p>
    <w:p w14:paraId="46FA9E0F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6" w:author="Gareth Harding" w:date="2025-07-09T17:49:00Z" w16du:dateUtc="2025-07-09T15:49:00Z">
          <w:pPr>
            <w:pStyle w:val="p2"/>
          </w:pPr>
        </w:pPrChange>
      </w:pPr>
    </w:p>
    <w:p w14:paraId="24F3D591" w14:textId="77777777" w:rsidR="00B03E31" w:rsidRPr="001E4900" w:rsidRDefault="00B03E31">
      <w:pPr>
        <w:pStyle w:val="p1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7" w:author="Gareth Harding" w:date="2025-07-09T17:49:00Z" w16du:dateUtc="2025-07-09T15:49:00Z">
          <w:pPr>
            <w:pStyle w:val="p1"/>
            <w:numPr>
              <w:numId w:val="2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is the student's name?</w:t>
      </w:r>
    </w:p>
    <w:p w14:paraId="3954E16F" w14:textId="77777777" w:rsidR="00B03E31" w:rsidRPr="00B31018" w:rsidRDefault="00B03E31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s-ES_tradnl"/>
        </w:rPr>
        <w:pPrChange w:id="8" w:author="Gareth Harding" w:date="2025-07-09T17:49:00Z" w16du:dateUtc="2025-07-09T15:49:00Z">
          <w:pPr>
            <w:pStyle w:val="p1"/>
          </w:pPr>
        </w:pPrChange>
      </w:pPr>
      <w:r w:rsidRPr="00B31018">
        <w:rPr>
          <w:rFonts w:ascii="Verdana" w:hAnsi="Verdana"/>
          <w:highlight w:val="yellow"/>
          <w:lang w:val="es-ES_tradnl"/>
        </w:rPr>
        <w:t>Emma</w:t>
      </w:r>
    </w:p>
    <w:p w14:paraId="08593D4A" w14:textId="77777777" w:rsidR="00B03E31" w:rsidRPr="00B31018" w:rsidRDefault="00B03E31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s-ES_tradnl"/>
        </w:rPr>
        <w:pPrChange w:id="9" w:author="Gareth Harding" w:date="2025-07-09T17:49:00Z" w16du:dateUtc="2025-07-09T15:49:00Z">
          <w:pPr>
            <w:pStyle w:val="p1"/>
          </w:pPr>
        </w:pPrChange>
      </w:pPr>
      <w:r w:rsidRPr="00B31018">
        <w:rPr>
          <w:rFonts w:ascii="Verdana" w:hAnsi="Verdana"/>
          <w:lang w:val="es-ES_tradnl"/>
        </w:rPr>
        <w:t>Friday</w:t>
      </w:r>
    </w:p>
    <w:p w14:paraId="4D5FC7E2" w14:textId="6B07CDAF" w:rsidR="00B03E31" w:rsidRDefault="00B03E31">
      <w:pPr>
        <w:pStyle w:val="p1"/>
        <w:spacing w:before="0" w:beforeAutospacing="0" w:after="0" w:afterAutospacing="0"/>
        <w:ind w:left="426" w:hanging="426"/>
        <w:rPr>
          <w:ins w:id="10" w:author="Gareth Harding" w:date="2025-07-09T17:49:00Z" w16du:dateUtc="2025-07-09T15:49:00Z"/>
          <w:rFonts w:ascii="Verdana" w:hAnsi="Verdana"/>
          <w:lang w:val="es-ES_tradnl"/>
        </w:rPr>
        <w:pPrChange w:id="11" w:author="Gareth Harding" w:date="2025-07-09T17:49:00Z" w16du:dateUtc="2025-07-09T15:49:00Z">
          <w:pPr>
            <w:pStyle w:val="p1"/>
            <w:spacing w:before="0" w:beforeAutospacing="0" w:after="0" w:afterAutospacing="0"/>
          </w:pPr>
        </w:pPrChange>
      </w:pPr>
      <w:r w:rsidRPr="00B31018">
        <w:rPr>
          <w:rFonts w:ascii="Verdana" w:hAnsi="Verdana"/>
          <w:lang w:val="es-ES_tradnl"/>
        </w:rPr>
        <w:t>Anna</w:t>
      </w:r>
    </w:p>
    <w:p w14:paraId="1287BAE7" w14:textId="77777777" w:rsidR="00847F6C" w:rsidRPr="00B31018" w:rsidRDefault="00847F6C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s-ES_tradnl"/>
        </w:rPr>
        <w:pPrChange w:id="12" w:author="Gareth Harding" w:date="2025-07-09T17:49:00Z" w16du:dateUtc="2025-07-09T15:49:00Z">
          <w:pPr>
            <w:pStyle w:val="p1"/>
          </w:pPr>
        </w:pPrChange>
      </w:pPr>
    </w:p>
    <w:p w14:paraId="59BA62BB" w14:textId="1442E147" w:rsidR="00D655AE" w:rsidRPr="001E4900" w:rsidRDefault="00D655AE">
      <w:pPr>
        <w:pStyle w:val="p1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13" w:author="Gareth Harding" w:date="2025-07-09T17:49:00Z" w16du:dateUtc="2025-07-09T15:49:00Z">
          <w:pPr>
            <w:pStyle w:val="p1"/>
            <w:numPr>
              <w:numId w:val="2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colour is her backpack?</w:t>
      </w:r>
    </w:p>
    <w:p w14:paraId="509A8265" w14:textId="3E3EA4F7" w:rsidR="00CC1C44" w:rsidRPr="00B31018" w:rsidRDefault="00CC1C44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4" w:author="Gareth Harding" w:date="2025-07-09T17:49:00Z" w16du:dateUtc="2025-07-09T15:49:00Z">
          <w:pPr>
            <w:pStyle w:val="p2"/>
          </w:pPr>
        </w:pPrChange>
      </w:pPr>
      <w:r w:rsidRPr="00B31018">
        <w:rPr>
          <w:rFonts w:ascii="Verdana" w:hAnsi="Verdana"/>
          <w:highlight w:val="yellow"/>
        </w:rPr>
        <w:t>Pink</w:t>
      </w:r>
    </w:p>
    <w:p w14:paraId="52893DB9" w14:textId="2DC11176" w:rsidR="00CC1C44" w:rsidRPr="00B31018" w:rsidRDefault="00CC1C44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5" w:author="Gareth Harding" w:date="2025-07-09T17:49:00Z" w16du:dateUtc="2025-07-09T15:49:00Z">
          <w:pPr>
            <w:pStyle w:val="p2"/>
          </w:pPr>
        </w:pPrChange>
      </w:pPr>
      <w:r w:rsidRPr="00B31018">
        <w:rPr>
          <w:rFonts w:ascii="Verdana" w:hAnsi="Verdana"/>
        </w:rPr>
        <w:t>Green</w:t>
      </w:r>
    </w:p>
    <w:p w14:paraId="7611C4A9" w14:textId="5D3ECCB7" w:rsidR="00CC1C44" w:rsidRDefault="00CC1C44">
      <w:pPr>
        <w:pStyle w:val="p2"/>
        <w:spacing w:before="0" w:beforeAutospacing="0" w:after="0" w:afterAutospacing="0"/>
        <w:ind w:left="426" w:hanging="426"/>
        <w:rPr>
          <w:ins w:id="16" w:author="Gareth Harding" w:date="2025-07-09T17:49:00Z" w16du:dateUtc="2025-07-09T15:49:00Z"/>
          <w:rFonts w:ascii="Verdana" w:hAnsi="Verdana"/>
        </w:rPr>
        <w:pPrChange w:id="17" w:author="Gareth Harding" w:date="2025-07-09T17:49:00Z" w16du:dateUtc="2025-07-09T15:49:00Z">
          <w:pPr>
            <w:pStyle w:val="p2"/>
            <w:spacing w:before="0" w:beforeAutospacing="0" w:after="0" w:afterAutospacing="0"/>
          </w:pPr>
        </w:pPrChange>
      </w:pPr>
      <w:proofErr w:type="spellStart"/>
      <w:r w:rsidRPr="00B31018">
        <w:rPr>
          <w:rFonts w:ascii="Verdana" w:hAnsi="Verdana"/>
        </w:rPr>
        <w:t>Rainbow</w:t>
      </w:r>
      <w:proofErr w:type="spellEnd"/>
    </w:p>
    <w:p w14:paraId="09DAD954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8" w:author="Gareth Harding" w:date="2025-07-09T17:49:00Z" w16du:dateUtc="2025-07-09T15:49:00Z">
          <w:pPr>
            <w:pStyle w:val="p2"/>
          </w:pPr>
        </w:pPrChange>
      </w:pPr>
    </w:p>
    <w:p w14:paraId="22B27B29" w14:textId="77777777" w:rsidR="00CC1C44" w:rsidRPr="00B31018" w:rsidRDefault="00CC1C44">
      <w:pPr>
        <w:pStyle w:val="p1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19" w:author="Gareth Harding" w:date="2025-07-09T17:49:00Z" w16du:dateUtc="2025-07-09T15:49:00Z">
          <w:pPr>
            <w:pStyle w:val="p1"/>
            <w:numPr>
              <w:numId w:val="2"/>
            </w:numPr>
            <w:ind w:left="720" w:hanging="360"/>
          </w:pPr>
        </w:pPrChange>
      </w:pPr>
      <w:proofErr w:type="spellStart"/>
      <w:r w:rsidRPr="00B31018">
        <w:rPr>
          <w:rFonts w:ascii="Verdana" w:hAnsi="Verdana"/>
          <w:b/>
          <w:bCs/>
        </w:rPr>
        <w:t>Where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does</w:t>
      </w:r>
      <w:proofErr w:type="spellEnd"/>
      <w:r w:rsidRPr="00B31018">
        <w:rPr>
          <w:rFonts w:ascii="Verdana" w:hAnsi="Verdana"/>
          <w:b/>
          <w:bCs/>
        </w:rPr>
        <w:t xml:space="preserve"> Emma </w:t>
      </w:r>
      <w:proofErr w:type="spellStart"/>
      <w:r w:rsidRPr="00B31018">
        <w:rPr>
          <w:rFonts w:ascii="Verdana" w:hAnsi="Verdana"/>
          <w:b/>
          <w:bCs/>
        </w:rPr>
        <w:t>go</w:t>
      </w:r>
      <w:proofErr w:type="spellEnd"/>
      <w:r w:rsidRPr="00B31018">
        <w:rPr>
          <w:rFonts w:ascii="Verdana" w:hAnsi="Verdana"/>
          <w:b/>
          <w:bCs/>
        </w:rPr>
        <w:t>?</w:t>
      </w:r>
    </w:p>
    <w:p w14:paraId="342B9FCC" w14:textId="5DB334D5" w:rsidR="00CC1C44" w:rsidRPr="00B31018" w:rsidRDefault="00CC1C44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0" w:author="Gareth Harding" w:date="2025-07-09T17:49:00Z" w16du:dateUtc="2025-07-09T15:49:00Z">
          <w:pPr>
            <w:pStyle w:val="p2"/>
          </w:pPr>
        </w:pPrChange>
      </w:pPr>
      <w:proofErr w:type="spellStart"/>
      <w:r w:rsidRPr="00B31018">
        <w:rPr>
          <w:rFonts w:ascii="Verdana" w:hAnsi="Verdana"/>
        </w:rPr>
        <w:t>To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supermarket</w:t>
      </w:r>
      <w:proofErr w:type="spellEnd"/>
    </w:p>
    <w:p w14:paraId="089E2F07" w14:textId="115AD213" w:rsidR="00CC1C44" w:rsidRPr="00B31018" w:rsidRDefault="00CC1C44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1" w:author="Gareth Harding" w:date="2025-07-09T17:49:00Z" w16du:dateUtc="2025-07-09T15:49:00Z">
          <w:pPr>
            <w:pStyle w:val="p2"/>
          </w:pPr>
        </w:pPrChange>
      </w:pPr>
      <w:proofErr w:type="spellStart"/>
      <w:r w:rsidRPr="00B31018">
        <w:rPr>
          <w:rFonts w:ascii="Verdana" w:hAnsi="Verdana"/>
          <w:highlight w:val="yellow"/>
        </w:rPr>
        <w:t>To</w:t>
      </w:r>
      <w:proofErr w:type="spellEnd"/>
      <w:r w:rsidRPr="00B31018">
        <w:rPr>
          <w:rFonts w:ascii="Verdana" w:hAnsi="Verdana"/>
          <w:highlight w:val="yellow"/>
        </w:rPr>
        <w:t xml:space="preserve"> </w:t>
      </w:r>
      <w:proofErr w:type="spellStart"/>
      <w:r w:rsidRPr="00B31018">
        <w:rPr>
          <w:rFonts w:ascii="Verdana" w:hAnsi="Verdana"/>
          <w:highlight w:val="yellow"/>
        </w:rPr>
        <w:t>school</w:t>
      </w:r>
      <w:proofErr w:type="spellEnd"/>
      <w:r w:rsidRPr="00B31018">
        <w:rPr>
          <w:rFonts w:ascii="Verdana" w:hAnsi="Verdana"/>
        </w:rPr>
        <w:t xml:space="preserve"> </w:t>
      </w:r>
    </w:p>
    <w:p w14:paraId="377ED1D2" w14:textId="2899E978" w:rsidR="00CC1C44" w:rsidRDefault="00CC1C44">
      <w:pPr>
        <w:pStyle w:val="p2"/>
        <w:spacing w:before="0" w:beforeAutospacing="0" w:after="0" w:afterAutospacing="0"/>
        <w:ind w:left="426" w:hanging="426"/>
        <w:rPr>
          <w:ins w:id="22" w:author="Gareth Harding" w:date="2025-07-09T17:49:00Z" w16du:dateUtc="2025-07-09T15:49:00Z"/>
          <w:rFonts w:ascii="Verdana" w:hAnsi="Verdana"/>
        </w:rPr>
        <w:pPrChange w:id="23" w:author="Gareth Harding" w:date="2025-07-09T17:49:00Z" w16du:dateUtc="2025-07-09T15:49:00Z">
          <w:pPr>
            <w:pStyle w:val="p2"/>
            <w:spacing w:before="0" w:beforeAutospacing="0" w:after="0" w:afterAutospacing="0"/>
          </w:pPr>
        </w:pPrChange>
      </w:pPr>
      <w:proofErr w:type="spellStart"/>
      <w:r w:rsidRPr="00B31018">
        <w:rPr>
          <w:rFonts w:ascii="Verdana" w:hAnsi="Verdana"/>
        </w:rPr>
        <w:t>To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moon</w:t>
      </w:r>
      <w:proofErr w:type="spellEnd"/>
    </w:p>
    <w:p w14:paraId="4C4E4F83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4" w:author="Gareth Harding" w:date="2025-07-09T17:49:00Z" w16du:dateUtc="2025-07-09T15:49:00Z">
          <w:pPr>
            <w:pStyle w:val="p2"/>
          </w:pPr>
        </w:pPrChange>
      </w:pPr>
    </w:p>
    <w:p w14:paraId="0CBECE35" w14:textId="132FF604" w:rsidR="00CC1C44" w:rsidRPr="001E4900" w:rsidRDefault="00CC1C44">
      <w:pPr>
        <w:pStyle w:val="p1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25" w:author="Gareth Harding" w:date="2025-07-09T17:49:00Z" w16du:dateUtc="2025-07-09T15:49:00Z">
          <w:pPr>
            <w:pStyle w:val="p1"/>
            <w:numPr>
              <w:numId w:val="2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 xml:space="preserve">How many pens </w:t>
      </w:r>
      <w:r w:rsidR="00B03E31" w:rsidRPr="001E4900">
        <w:rPr>
          <w:rFonts w:ascii="Verdana" w:hAnsi="Verdana"/>
          <w:b/>
          <w:bCs/>
          <w:lang w:val="en-GB"/>
        </w:rPr>
        <w:t>has</w:t>
      </w:r>
      <w:r w:rsidRPr="001E4900">
        <w:rPr>
          <w:rFonts w:ascii="Verdana" w:hAnsi="Verdana"/>
          <w:b/>
          <w:bCs/>
          <w:lang w:val="en-GB"/>
        </w:rPr>
        <w:t xml:space="preserve"> Emma </w:t>
      </w:r>
      <w:r w:rsidR="00B03E31" w:rsidRPr="001E4900">
        <w:rPr>
          <w:rFonts w:ascii="Verdana" w:hAnsi="Verdana"/>
          <w:b/>
          <w:bCs/>
          <w:lang w:val="en-GB"/>
        </w:rPr>
        <w:t>got</w:t>
      </w:r>
      <w:r w:rsidRPr="001E4900">
        <w:rPr>
          <w:rFonts w:ascii="Verdana" w:hAnsi="Verdana"/>
          <w:b/>
          <w:bCs/>
          <w:lang w:val="en-GB"/>
        </w:rPr>
        <w:t>?</w:t>
      </w:r>
    </w:p>
    <w:p w14:paraId="36FD6361" w14:textId="3C0A77FB" w:rsidR="00147711" w:rsidRPr="001E4900" w:rsidRDefault="00147711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26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highlight w:val="yellow"/>
          <w:lang w:val="en-GB"/>
        </w:rPr>
        <w:t>She has got two pens</w:t>
      </w:r>
    </w:p>
    <w:p w14:paraId="15696898" w14:textId="3037666D" w:rsidR="00147711" w:rsidRPr="001E4900" w:rsidRDefault="00147711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27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She has got five pens</w:t>
      </w:r>
    </w:p>
    <w:p w14:paraId="0908F055" w14:textId="09F5D4CF" w:rsidR="00147711" w:rsidRDefault="00147711">
      <w:pPr>
        <w:pStyle w:val="p2"/>
        <w:spacing w:before="0" w:beforeAutospacing="0" w:after="0" w:afterAutospacing="0"/>
        <w:ind w:left="426" w:hanging="426"/>
        <w:rPr>
          <w:ins w:id="28" w:author="Gareth Harding" w:date="2025-07-09T17:49:00Z" w16du:dateUtc="2025-07-09T15:49:00Z"/>
          <w:rFonts w:ascii="Verdana" w:hAnsi="Verdana"/>
        </w:rPr>
        <w:pPrChange w:id="29" w:author="Gareth Harding" w:date="2025-07-09T17:49:00Z" w16du:dateUtc="2025-07-09T15:49:00Z">
          <w:pPr>
            <w:pStyle w:val="p2"/>
            <w:spacing w:before="0" w:beforeAutospacing="0" w:after="0" w:afterAutospacing="0"/>
          </w:pPr>
        </w:pPrChange>
      </w:pPr>
      <w:proofErr w:type="spellStart"/>
      <w:r w:rsidRPr="00B31018">
        <w:rPr>
          <w:rFonts w:ascii="Verdana" w:hAnsi="Verdana"/>
        </w:rPr>
        <w:lastRenderedPageBreak/>
        <w:t>She</w:t>
      </w:r>
      <w:proofErr w:type="spellEnd"/>
      <w:r w:rsidRPr="00B31018">
        <w:rPr>
          <w:rFonts w:ascii="Verdana" w:hAnsi="Verdana"/>
        </w:rPr>
        <w:t xml:space="preserve"> has </w:t>
      </w:r>
      <w:proofErr w:type="spellStart"/>
      <w:r w:rsidRPr="00B31018">
        <w:rPr>
          <w:rFonts w:ascii="Verdana" w:hAnsi="Verdana"/>
        </w:rPr>
        <w:t>got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one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hundred</w:t>
      </w:r>
      <w:proofErr w:type="spellEnd"/>
    </w:p>
    <w:p w14:paraId="65DF357B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30" w:author="Gareth Harding" w:date="2025-07-09T17:49:00Z" w16du:dateUtc="2025-07-09T15:49:00Z">
          <w:pPr>
            <w:pStyle w:val="p2"/>
          </w:pPr>
        </w:pPrChange>
      </w:pPr>
    </w:p>
    <w:p w14:paraId="6723510E" w14:textId="55579436" w:rsidR="00B03E31" w:rsidRPr="001E4900" w:rsidRDefault="00B03E31">
      <w:pPr>
        <w:pStyle w:val="p1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31" w:author="Gareth Harding" w:date="2025-07-09T17:49:00Z" w16du:dateUtc="2025-07-09T15:49:00Z">
          <w:pPr>
            <w:pStyle w:val="p1"/>
            <w:numPr>
              <w:numId w:val="2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How many pencils has Emma got?</w:t>
      </w:r>
    </w:p>
    <w:p w14:paraId="50E96BB0" w14:textId="2329EFDD" w:rsidR="00B03E31" w:rsidRPr="001E4900" w:rsidRDefault="00147711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2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She has got t</w:t>
      </w:r>
      <w:r w:rsidR="00B03E31" w:rsidRPr="001E4900">
        <w:rPr>
          <w:rFonts w:ascii="Verdana" w:hAnsi="Verdana"/>
          <w:lang w:val="en-GB"/>
        </w:rPr>
        <w:t>wo</w:t>
      </w:r>
      <w:r w:rsidRPr="001E4900">
        <w:rPr>
          <w:rFonts w:ascii="Verdana" w:hAnsi="Verdana"/>
          <w:lang w:val="en-GB"/>
        </w:rPr>
        <w:t xml:space="preserve"> pencils</w:t>
      </w:r>
    </w:p>
    <w:p w14:paraId="51CBB14C" w14:textId="3B0FE074" w:rsidR="00147711" w:rsidRPr="001E4900" w:rsidRDefault="00147711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3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highlight w:val="yellow"/>
          <w:lang w:val="en-GB"/>
        </w:rPr>
        <w:t>She has got four pencils</w:t>
      </w:r>
    </w:p>
    <w:p w14:paraId="37C5F5BD" w14:textId="7C482381" w:rsidR="00B03E31" w:rsidRDefault="00147711">
      <w:pPr>
        <w:pStyle w:val="p2"/>
        <w:spacing w:before="0" w:beforeAutospacing="0" w:after="0" w:afterAutospacing="0"/>
        <w:ind w:left="426" w:hanging="426"/>
        <w:rPr>
          <w:ins w:id="34" w:author="Gareth Harding" w:date="2025-07-09T17:49:00Z" w16du:dateUtc="2025-07-09T15:49:00Z"/>
          <w:rFonts w:ascii="Verdana" w:hAnsi="Verdana"/>
        </w:rPr>
        <w:pPrChange w:id="35" w:author="Gareth Harding" w:date="2025-07-09T17:49:00Z" w16du:dateUtc="2025-07-09T15:49:00Z">
          <w:pPr>
            <w:pStyle w:val="p2"/>
            <w:spacing w:before="0" w:beforeAutospacing="0" w:after="0" w:afterAutospacing="0"/>
          </w:pPr>
        </w:pPrChange>
      </w:pPr>
      <w:proofErr w:type="spellStart"/>
      <w:r w:rsidRPr="00B31018">
        <w:rPr>
          <w:rFonts w:ascii="Verdana" w:hAnsi="Verdana"/>
        </w:rPr>
        <w:t>She</w:t>
      </w:r>
      <w:proofErr w:type="spellEnd"/>
      <w:r w:rsidRPr="00B31018">
        <w:rPr>
          <w:rFonts w:ascii="Verdana" w:hAnsi="Verdana"/>
        </w:rPr>
        <w:t xml:space="preserve"> has </w:t>
      </w:r>
      <w:proofErr w:type="spellStart"/>
      <w:r w:rsidRPr="00B31018">
        <w:rPr>
          <w:rFonts w:ascii="Verdana" w:hAnsi="Verdana"/>
        </w:rPr>
        <w:t>got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none</w:t>
      </w:r>
      <w:proofErr w:type="spellEnd"/>
    </w:p>
    <w:p w14:paraId="62843B10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36" w:author="Gareth Harding" w:date="2025-07-09T17:49:00Z" w16du:dateUtc="2025-07-09T15:49:00Z">
          <w:pPr>
            <w:pStyle w:val="p2"/>
          </w:pPr>
        </w:pPrChange>
      </w:pPr>
    </w:p>
    <w:p w14:paraId="1C0E4C38" w14:textId="0273CDD4" w:rsidR="00053F4B" w:rsidRPr="001E4900" w:rsidRDefault="00053F4B">
      <w:pPr>
        <w:pStyle w:val="p1"/>
        <w:numPr>
          <w:ilvl w:val="0"/>
          <w:numId w:val="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37" w:author="Gareth Harding" w:date="2025-07-09T17:49:00Z" w16du:dateUtc="2025-07-09T15:49:00Z">
          <w:pPr>
            <w:pStyle w:val="p1"/>
            <w:numPr>
              <w:numId w:val="2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Emma has got a ruler in her backpack</w:t>
      </w:r>
      <w:r w:rsidR="00365351" w:rsidRPr="001E4900">
        <w:rPr>
          <w:rFonts w:ascii="Verdana" w:hAnsi="Verdana"/>
          <w:b/>
          <w:bCs/>
          <w:lang w:val="en-GB"/>
        </w:rPr>
        <w:t>.</w:t>
      </w:r>
    </w:p>
    <w:p w14:paraId="206DF74E" w14:textId="77777777" w:rsidR="00B03E31" w:rsidRPr="00B31018" w:rsidRDefault="00053F4B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38" w:author="Gareth Harding" w:date="2025-07-09T17:49:00Z" w16du:dateUtc="2025-07-09T15:49:00Z">
          <w:pPr>
            <w:pStyle w:val="p2"/>
          </w:pPr>
        </w:pPrChange>
      </w:pPr>
      <w:r w:rsidRPr="00B31018">
        <w:rPr>
          <w:rFonts w:ascii="Verdana" w:hAnsi="Verdana"/>
        </w:rPr>
        <w:t>True</w:t>
      </w:r>
    </w:p>
    <w:p w14:paraId="19554EF0" w14:textId="686CADB0" w:rsidR="00EE7889" w:rsidRPr="00B31018" w:rsidRDefault="00053F4B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39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highlight w:val="yellow"/>
        </w:rPr>
        <w:t>False</w:t>
      </w:r>
    </w:p>
    <w:p w14:paraId="03ADE5C6" w14:textId="77777777" w:rsidR="00D43F44" w:rsidRPr="00B31018" w:rsidRDefault="00D43F44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40" w:author="Gareth Harding" w:date="2025-07-09T17:49:00Z" w16du:dateUtc="2025-07-09T15:49:00Z">
          <w:pPr>
            <w:pStyle w:val="p2"/>
          </w:pPr>
        </w:pPrChange>
      </w:pPr>
    </w:p>
    <w:p w14:paraId="50E6D5F9" w14:textId="77777777" w:rsidR="00672D15" w:rsidRPr="00672D15" w:rsidRDefault="00672D15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41" w:author="Gareth Harding" w:date="2025-07-09T17:49:00Z" w16du:dateUtc="2025-07-09T15:49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672D15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Ben and the Weather</w:t>
      </w:r>
    </w:p>
    <w:p w14:paraId="2F8C0737" w14:textId="77777777" w:rsidR="00672D15" w:rsidRPr="00B31018" w:rsidRDefault="00672D15">
      <w:pPr>
        <w:pStyle w:val="p2"/>
        <w:spacing w:before="0" w:beforeAutospacing="0" w:after="0" w:afterAutospacing="0"/>
        <w:rPr>
          <w:rFonts w:ascii="Verdana" w:hAnsi="Verdana"/>
        </w:rPr>
        <w:pPrChange w:id="42" w:author="Gareth Harding" w:date="2025-07-09T17:49:00Z" w16du:dateUtc="2025-07-09T15:49:00Z">
          <w:pPr>
            <w:pStyle w:val="p2"/>
          </w:pPr>
        </w:pPrChange>
      </w:pPr>
    </w:p>
    <w:p w14:paraId="020994B4" w14:textId="60AB87F7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43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It’s spring</w:t>
      </w:r>
      <w:r w:rsidR="00845572" w:rsidRPr="001E4900">
        <w:rPr>
          <w:rFonts w:ascii="Verdana" w:hAnsi="Verdana"/>
          <w:lang w:val="en-GB"/>
        </w:rPr>
        <w:t>, and t</w:t>
      </w:r>
      <w:r w:rsidRPr="001E4900">
        <w:rPr>
          <w:rFonts w:ascii="Verdana" w:hAnsi="Verdana"/>
          <w:lang w:val="en-GB"/>
        </w:rPr>
        <w:t>he flowers are pink and yellow.</w:t>
      </w:r>
    </w:p>
    <w:p w14:paraId="449A8193" w14:textId="55BF105B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44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Ben goes to the park.</w:t>
      </w:r>
    </w:p>
    <w:p w14:paraId="7669C97B" w14:textId="6CAC2DF7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45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He says</w:t>
      </w:r>
      <w:r w:rsidR="00672D15" w:rsidRPr="001E4900">
        <w:rPr>
          <w:rFonts w:ascii="Verdana" w:hAnsi="Verdana"/>
          <w:lang w:val="en-GB"/>
        </w:rPr>
        <w:t>,</w:t>
      </w:r>
      <w:r w:rsidRPr="001E4900">
        <w:rPr>
          <w:rFonts w:ascii="Verdana" w:hAnsi="Verdana"/>
          <w:lang w:val="en-GB"/>
        </w:rPr>
        <w:t xml:space="preserve"> “What’s the weather like today?”</w:t>
      </w:r>
    </w:p>
    <w:p w14:paraId="536365CC" w14:textId="77777777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46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It’s sunny, but a little windy.</w:t>
      </w:r>
    </w:p>
    <w:p w14:paraId="27453587" w14:textId="2818BE34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47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Ben flies his kite</w:t>
      </w:r>
      <w:r w:rsidR="00672D15" w:rsidRPr="001E4900">
        <w:rPr>
          <w:rFonts w:ascii="Verdana" w:hAnsi="Verdana"/>
          <w:lang w:val="en-GB"/>
        </w:rPr>
        <w:t>,</w:t>
      </w:r>
      <w:r w:rsidR="00845572" w:rsidRPr="001E4900">
        <w:rPr>
          <w:rFonts w:ascii="Verdana" w:hAnsi="Verdana"/>
          <w:lang w:val="en-GB"/>
        </w:rPr>
        <w:t xml:space="preserve"> and he smiles</w:t>
      </w:r>
      <w:r w:rsidRPr="001E4900">
        <w:rPr>
          <w:rFonts w:ascii="Verdana" w:hAnsi="Verdana"/>
          <w:lang w:val="en-GB"/>
        </w:rPr>
        <w:t>.</w:t>
      </w:r>
    </w:p>
    <w:p w14:paraId="25233D88" w14:textId="77777777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48" w:author="Gareth Harding" w:date="2025-07-09T17:49:00Z" w16du:dateUtc="2025-07-09T15:49:00Z">
          <w:pPr>
            <w:pStyle w:val="p2"/>
          </w:pPr>
        </w:pPrChange>
      </w:pPr>
    </w:p>
    <w:p w14:paraId="133466DB" w14:textId="44562DE1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49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It’s summer</w:t>
      </w:r>
      <w:r w:rsidR="00A92F4A" w:rsidRPr="001E4900">
        <w:rPr>
          <w:rFonts w:ascii="Verdana" w:hAnsi="Verdana"/>
          <w:lang w:val="en-GB"/>
        </w:rPr>
        <w:t>,</w:t>
      </w:r>
      <w:r w:rsidR="00845572" w:rsidRPr="001E4900">
        <w:rPr>
          <w:rFonts w:ascii="Verdana" w:hAnsi="Verdana"/>
          <w:lang w:val="en-GB"/>
        </w:rPr>
        <w:t xml:space="preserve"> and i</w:t>
      </w:r>
      <w:r w:rsidRPr="001E4900">
        <w:rPr>
          <w:rFonts w:ascii="Verdana" w:hAnsi="Verdana"/>
          <w:lang w:val="en-GB"/>
        </w:rPr>
        <w:t>t’s hot!</w:t>
      </w:r>
    </w:p>
    <w:p w14:paraId="1CC9EF49" w14:textId="58458869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50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Ben goes to the beach with his mum</w:t>
      </w:r>
      <w:r w:rsidR="00672D15" w:rsidRPr="001E4900">
        <w:rPr>
          <w:rFonts w:ascii="Verdana" w:hAnsi="Verdana"/>
          <w:lang w:val="en-GB"/>
        </w:rPr>
        <w:t>,</w:t>
      </w:r>
      <w:r w:rsidR="00845572" w:rsidRPr="001E4900">
        <w:rPr>
          <w:rFonts w:ascii="Verdana" w:hAnsi="Verdana"/>
          <w:lang w:val="en-GB"/>
        </w:rPr>
        <w:t xml:space="preserve"> and t</w:t>
      </w:r>
      <w:r w:rsidRPr="001E4900">
        <w:rPr>
          <w:rFonts w:ascii="Verdana" w:hAnsi="Verdana"/>
          <w:lang w:val="en-GB"/>
        </w:rPr>
        <w:t>hey swim.</w:t>
      </w:r>
    </w:p>
    <w:p w14:paraId="7720191D" w14:textId="77777777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51" w:author="Gareth Harding" w:date="2025-07-09T17:49:00Z" w16du:dateUtc="2025-07-09T15:49:00Z">
          <w:pPr>
            <w:pStyle w:val="p2"/>
          </w:pPr>
        </w:pPrChange>
      </w:pPr>
    </w:p>
    <w:p w14:paraId="655CBB56" w14:textId="7FA617A6" w:rsidR="00EE7889" w:rsidRPr="001E4900" w:rsidRDefault="00845572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52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It’s</w:t>
      </w:r>
      <w:r w:rsidR="00EE7889" w:rsidRPr="001E4900">
        <w:rPr>
          <w:rFonts w:ascii="Verdana" w:hAnsi="Verdana"/>
          <w:lang w:val="en-GB"/>
        </w:rPr>
        <w:t xml:space="preserve"> autumn</w:t>
      </w:r>
      <w:r w:rsidR="00A92F4A" w:rsidRPr="001E4900">
        <w:rPr>
          <w:rFonts w:ascii="Verdana" w:hAnsi="Verdana"/>
          <w:lang w:val="en-GB"/>
        </w:rPr>
        <w:t xml:space="preserve">, and </w:t>
      </w:r>
      <w:r w:rsidR="00045BA8" w:rsidRPr="001E4900">
        <w:rPr>
          <w:rFonts w:ascii="Verdana" w:hAnsi="Verdana"/>
          <w:lang w:val="en-GB"/>
        </w:rPr>
        <w:t>it’s rainy and cloudy</w:t>
      </w:r>
      <w:r w:rsidR="00EE7889" w:rsidRPr="001E4900">
        <w:rPr>
          <w:rFonts w:ascii="Verdana" w:hAnsi="Verdana"/>
          <w:lang w:val="en-GB"/>
        </w:rPr>
        <w:t>.</w:t>
      </w:r>
    </w:p>
    <w:p w14:paraId="318BBD64" w14:textId="1A077F3D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53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He says</w:t>
      </w:r>
      <w:r w:rsidR="00672D15" w:rsidRPr="001E4900">
        <w:rPr>
          <w:rFonts w:ascii="Verdana" w:hAnsi="Verdana"/>
          <w:lang w:val="en-GB"/>
        </w:rPr>
        <w:t>,</w:t>
      </w:r>
      <w:r w:rsidRPr="001E4900">
        <w:rPr>
          <w:rFonts w:ascii="Verdana" w:hAnsi="Verdana"/>
          <w:lang w:val="en-GB"/>
        </w:rPr>
        <w:t xml:space="preserve"> “What season is it?”</w:t>
      </w:r>
    </w:p>
    <w:p w14:paraId="58ED756D" w14:textId="7BDD62E5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54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 xml:space="preserve">“It’s autumn!” says </w:t>
      </w:r>
      <w:r w:rsidR="00045BA8" w:rsidRPr="001E4900">
        <w:rPr>
          <w:rFonts w:ascii="Verdana" w:hAnsi="Verdana"/>
          <w:lang w:val="en-GB"/>
        </w:rPr>
        <w:t>his grandma</w:t>
      </w:r>
      <w:r w:rsidRPr="001E4900">
        <w:rPr>
          <w:rFonts w:ascii="Verdana" w:hAnsi="Verdana"/>
          <w:lang w:val="en-GB"/>
        </w:rPr>
        <w:t>.</w:t>
      </w:r>
    </w:p>
    <w:p w14:paraId="37835EDA" w14:textId="77777777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55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Ben has got an umbrella.</w:t>
      </w:r>
    </w:p>
    <w:p w14:paraId="45DA9515" w14:textId="77777777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56" w:author="Gareth Harding" w:date="2025-07-09T17:49:00Z" w16du:dateUtc="2025-07-09T15:49:00Z">
          <w:pPr>
            <w:pStyle w:val="p2"/>
          </w:pPr>
        </w:pPrChange>
      </w:pPr>
    </w:p>
    <w:p w14:paraId="30EA49FA" w14:textId="521F36C6" w:rsidR="00EE7889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57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 xml:space="preserve">It’s </w:t>
      </w:r>
      <w:r w:rsidR="00672D15" w:rsidRPr="001E4900">
        <w:rPr>
          <w:rFonts w:ascii="Verdana" w:hAnsi="Verdana"/>
          <w:lang w:val="en-GB"/>
        </w:rPr>
        <w:t>w</w:t>
      </w:r>
      <w:r w:rsidR="00A92F4A" w:rsidRPr="001E4900">
        <w:rPr>
          <w:rFonts w:ascii="Verdana" w:hAnsi="Verdana"/>
          <w:lang w:val="en-GB"/>
        </w:rPr>
        <w:t>inter and i</w:t>
      </w:r>
      <w:r w:rsidRPr="001E4900">
        <w:rPr>
          <w:rFonts w:ascii="Verdana" w:hAnsi="Verdana"/>
          <w:lang w:val="en-GB"/>
        </w:rPr>
        <w:t>t’s snowing!</w:t>
      </w:r>
    </w:p>
    <w:p w14:paraId="68569DB4" w14:textId="4C6B1D77" w:rsidR="00CD73AA" w:rsidRPr="001E4900" w:rsidRDefault="00EE788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58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Ben makes a snowman</w:t>
      </w:r>
      <w:r w:rsidR="00A92F4A" w:rsidRPr="001E4900">
        <w:rPr>
          <w:rFonts w:ascii="Verdana" w:hAnsi="Verdana"/>
          <w:lang w:val="en-GB"/>
        </w:rPr>
        <w:t>, and his dog helps him</w:t>
      </w:r>
      <w:r w:rsidRPr="001E4900">
        <w:rPr>
          <w:rFonts w:ascii="Verdana" w:hAnsi="Verdana"/>
          <w:lang w:val="en-GB"/>
        </w:rPr>
        <w:t>.</w:t>
      </w:r>
    </w:p>
    <w:p w14:paraId="3076983F" w14:textId="77777777" w:rsidR="00CD73AA" w:rsidRPr="001E4900" w:rsidRDefault="00CD73AA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59" w:author="Gareth Harding" w:date="2025-07-09T17:49:00Z" w16du:dateUtc="2025-07-09T15:49:00Z">
          <w:pPr>
            <w:pStyle w:val="p2"/>
          </w:pPr>
        </w:pPrChange>
      </w:pPr>
    </w:p>
    <w:p w14:paraId="4498AAFC" w14:textId="5ED6C626" w:rsidR="00CD73AA" w:rsidRPr="00B31018" w:rsidRDefault="00CD73AA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t>Comprehension Questions</w:t>
      </w:r>
    </w:p>
    <w:p w14:paraId="760815EF" w14:textId="77777777" w:rsidR="00904C99" w:rsidRPr="00B31018" w:rsidRDefault="00904C99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</w:p>
    <w:p w14:paraId="0C443C63" w14:textId="77777777" w:rsidR="00904C99" w:rsidRPr="001E4900" w:rsidRDefault="00904C99">
      <w:pPr>
        <w:pStyle w:val="p1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60" w:author="Gareth Harding" w:date="2025-07-09T17:51:00Z" w16du:dateUtc="2025-07-09T15:51:00Z">
          <w:pPr>
            <w:pStyle w:val="p1"/>
            <w:numPr>
              <w:numId w:val="5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colour are the flowers in spring?</w:t>
      </w:r>
    </w:p>
    <w:p w14:paraId="30CD48EE" w14:textId="48A21B8F" w:rsidR="00904C99" w:rsidRPr="001E4900" w:rsidRDefault="00904C99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1" w:author="Gareth Harding" w:date="2025-07-09T17:51:00Z" w16du:dateUtc="2025-07-09T15:51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Blue and black</w:t>
      </w:r>
    </w:p>
    <w:p w14:paraId="4E739752" w14:textId="339CFE48" w:rsidR="00904C99" w:rsidRPr="001E4900" w:rsidRDefault="00904C99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2" w:author="Gareth Harding" w:date="2025-07-09T17:51:00Z" w16du:dateUtc="2025-07-09T15:51:00Z">
          <w:pPr>
            <w:pStyle w:val="p2"/>
          </w:pPr>
        </w:pPrChange>
      </w:pPr>
      <w:r w:rsidRPr="001E4900">
        <w:rPr>
          <w:rFonts w:ascii="Verdana" w:hAnsi="Verdana"/>
          <w:highlight w:val="yellow"/>
          <w:lang w:val="en-GB"/>
        </w:rPr>
        <w:t>Pink and yellow</w:t>
      </w:r>
    </w:p>
    <w:p w14:paraId="4380FBDB" w14:textId="655FE653" w:rsidR="00904C99" w:rsidRDefault="00904C99">
      <w:pPr>
        <w:pStyle w:val="p2"/>
        <w:spacing w:before="0" w:beforeAutospacing="0" w:after="0" w:afterAutospacing="0"/>
        <w:ind w:left="426" w:hanging="426"/>
        <w:rPr>
          <w:ins w:id="63" w:author="Gareth Harding" w:date="2025-07-09T17:50:00Z" w16du:dateUtc="2025-07-09T15:50:00Z"/>
          <w:rFonts w:ascii="Verdana" w:hAnsi="Verdana"/>
        </w:rPr>
        <w:pPrChange w:id="64" w:author="Gareth Harding" w:date="2025-07-09T17:51:00Z" w16du:dateUtc="2025-07-09T15:51:00Z">
          <w:pPr>
            <w:pStyle w:val="p2"/>
            <w:spacing w:before="0" w:beforeAutospacing="0" w:after="0" w:afterAutospacing="0"/>
          </w:pPr>
        </w:pPrChange>
      </w:pPr>
      <w:r w:rsidRPr="00B31018">
        <w:rPr>
          <w:rFonts w:ascii="Verdana" w:hAnsi="Verdana"/>
        </w:rPr>
        <w:t>Orange and chocolate</w:t>
      </w:r>
    </w:p>
    <w:p w14:paraId="1A58E5AE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65" w:author="Gareth Harding" w:date="2025-07-09T17:51:00Z" w16du:dateUtc="2025-07-09T15:51:00Z">
          <w:pPr>
            <w:pStyle w:val="p2"/>
          </w:pPr>
        </w:pPrChange>
      </w:pPr>
    </w:p>
    <w:p w14:paraId="5D34E2E1" w14:textId="77777777" w:rsidR="00904C99" w:rsidRPr="001E4900" w:rsidRDefault="00904C99">
      <w:pPr>
        <w:pStyle w:val="p1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66" w:author="Gareth Harding" w:date="2025-07-09T17:51:00Z" w16du:dateUtc="2025-07-09T15:51:00Z">
          <w:pPr>
            <w:pStyle w:val="p1"/>
            <w:numPr>
              <w:numId w:val="5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Where does Ben go in summer?</w:t>
      </w:r>
    </w:p>
    <w:p w14:paraId="50F0B637" w14:textId="4DD5C7A7" w:rsidR="00904C99" w:rsidRPr="001E4900" w:rsidRDefault="00904C99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7" w:author="Gareth Harding" w:date="2025-07-09T17:51:00Z" w16du:dateUtc="2025-07-09T15:51:00Z">
          <w:pPr>
            <w:pStyle w:val="p2"/>
          </w:pPr>
        </w:pPrChange>
      </w:pPr>
      <w:r w:rsidRPr="001E4900">
        <w:rPr>
          <w:rFonts w:ascii="Verdana" w:hAnsi="Verdana"/>
          <w:highlight w:val="yellow"/>
          <w:lang w:val="en-GB"/>
        </w:rPr>
        <w:t>To the beach</w:t>
      </w:r>
    </w:p>
    <w:p w14:paraId="3D8B4C13" w14:textId="7FFE165F" w:rsidR="00904C99" w:rsidRPr="001E4900" w:rsidRDefault="00904C99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8" w:author="Gareth Harding" w:date="2025-07-09T17:51:00Z" w16du:dateUtc="2025-07-09T15:51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To the dentist</w:t>
      </w:r>
    </w:p>
    <w:p w14:paraId="23F2448E" w14:textId="4F1A8203" w:rsidR="00904C99" w:rsidRDefault="00904C99">
      <w:pPr>
        <w:pStyle w:val="p2"/>
        <w:spacing w:before="0" w:beforeAutospacing="0" w:after="0" w:afterAutospacing="0"/>
        <w:ind w:left="426" w:hanging="426"/>
        <w:rPr>
          <w:ins w:id="69" w:author="Gareth Harding" w:date="2025-07-09T17:50:00Z" w16du:dateUtc="2025-07-09T15:50:00Z"/>
          <w:rFonts w:ascii="Verdana" w:hAnsi="Verdana"/>
        </w:rPr>
        <w:pPrChange w:id="70" w:author="Gareth Harding" w:date="2025-07-09T17:51:00Z" w16du:dateUtc="2025-07-09T15:51:00Z">
          <w:pPr>
            <w:pStyle w:val="p2"/>
            <w:spacing w:before="0" w:beforeAutospacing="0" w:after="0" w:afterAutospacing="0"/>
          </w:pPr>
        </w:pPrChange>
      </w:pPr>
      <w:proofErr w:type="spellStart"/>
      <w:r w:rsidRPr="00B31018">
        <w:rPr>
          <w:rFonts w:ascii="Verdana" w:hAnsi="Verdana"/>
        </w:rPr>
        <w:t>To</w:t>
      </w:r>
      <w:proofErr w:type="spellEnd"/>
      <w:r w:rsidRPr="00B31018">
        <w:rPr>
          <w:rFonts w:ascii="Verdana" w:hAnsi="Verdana"/>
        </w:rPr>
        <w:t xml:space="preserve"> a </w:t>
      </w:r>
      <w:proofErr w:type="spellStart"/>
      <w:r w:rsidRPr="00B31018">
        <w:rPr>
          <w:rFonts w:ascii="Verdana" w:hAnsi="Verdana"/>
        </w:rPr>
        <w:t>castle</w:t>
      </w:r>
      <w:proofErr w:type="spellEnd"/>
    </w:p>
    <w:p w14:paraId="2C803A60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71" w:author="Gareth Harding" w:date="2025-07-09T17:51:00Z" w16du:dateUtc="2025-07-09T15:51:00Z">
          <w:pPr>
            <w:pStyle w:val="p2"/>
          </w:pPr>
        </w:pPrChange>
      </w:pPr>
    </w:p>
    <w:p w14:paraId="6352D7A0" w14:textId="09496C53" w:rsidR="00904C99" w:rsidRPr="001E4900" w:rsidRDefault="00904C99">
      <w:pPr>
        <w:pStyle w:val="p1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72" w:author="Gareth Harding" w:date="2025-07-09T17:51:00Z" w16du:dateUtc="2025-07-09T15:51:00Z">
          <w:pPr>
            <w:pStyle w:val="p1"/>
            <w:numPr>
              <w:numId w:val="5"/>
            </w:numPr>
            <w:ind w:left="720" w:hanging="360"/>
          </w:pPr>
        </w:pPrChange>
      </w:pPr>
      <w:del w:id="73" w:author="Gareth Harding" w:date="2025-07-21T13:31:00Z" w16du:dateUtc="2025-07-21T11:31:00Z">
        <w:r w:rsidRPr="001E4900" w:rsidDel="007A0B24">
          <w:rPr>
            <w:rFonts w:ascii="Verdana" w:hAnsi="Verdana"/>
            <w:b/>
            <w:bCs/>
            <w:lang w:val="en-GB"/>
          </w:rPr>
          <w:delText xml:space="preserve">What </w:delText>
        </w:r>
      </w:del>
      <w:ins w:id="74" w:author="Gareth Harding" w:date="2025-07-21T13:31:00Z" w16du:dateUtc="2025-07-21T11:31:00Z">
        <w:r w:rsidR="007A0B24" w:rsidRPr="001E4900">
          <w:rPr>
            <w:rFonts w:ascii="Verdana" w:hAnsi="Verdana"/>
            <w:b/>
            <w:bCs/>
            <w:lang w:val="en-GB"/>
          </w:rPr>
          <w:t>Wh</w:t>
        </w:r>
        <w:r w:rsidR="007A0B24">
          <w:rPr>
            <w:rFonts w:ascii="Verdana" w:hAnsi="Verdana"/>
            <w:b/>
            <w:bCs/>
            <w:lang w:val="en-GB"/>
          </w:rPr>
          <w:t>ich</w:t>
        </w:r>
        <w:r w:rsidR="007A0B24" w:rsidRPr="001E4900">
          <w:rPr>
            <w:rFonts w:ascii="Verdana" w:hAnsi="Verdana"/>
            <w:b/>
            <w:bCs/>
            <w:lang w:val="en-GB"/>
          </w:rPr>
          <w:t xml:space="preserve"> </w:t>
        </w:r>
      </w:ins>
      <w:r w:rsidRPr="001E4900">
        <w:rPr>
          <w:rFonts w:ascii="Verdana" w:hAnsi="Verdana"/>
          <w:b/>
          <w:bCs/>
          <w:lang w:val="en-GB"/>
        </w:rPr>
        <w:t>season is rainy and cloudy?</w:t>
      </w:r>
    </w:p>
    <w:p w14:paraId="7C2703CA" w14:textId="7E302F9C" w:rsidR="00904C99" w:rsidRPr="00B31018" w:rsidRDefault="00904C99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75" w:author="Gareth Harding" w:date="2025-07-09T17:51:00Z" w16du:dateUtc="2025-07-09T15:51:00Z">
          <w:pPr>
            <w:pStyle w:val="p2"/>
          </w:pPr>
        </w:pPrChange>
      </w:pPr>
      <w:r w:rsidRPr="00B31018">
        <w:rPr>
          <w:rFonts w:ascii="Verdana" w:hAnsi="Verdana"/>
        </w:rPr>
        <w:t>Summer</w:t>
      </w:r>
    </w:p>
    <w:p w14:paraId="7FC96772" w14:textId="7C13A50E" w:rsidR="00904C99" w:rsidRPr="00B31018" w:rsidRDefault="00904C99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76" w:author="Gareth Harding" w:date="2025-07-09T17:51:00Z" w16du:dateUtc="2025-07-09T15:51:00Z">
          <w:pPr>
            <w:pStyle w:val="p2"/>
          </w:pPr>
        </w:pPrChange>
      </w:pPr>
      <w:proofErr w:type="spellStart"/>
      <w:r w:rsidRPr="00B31018">
        <w:rPr>
          <w:rFonts w:ascii="Verdana" w:hAnsi="Verdana"/>
          <w:highlight w:val="yellow"/>
        </w:rPr>
        <w:t>Autumn</w:t>
      </w:r>
      <w:proofErr w:type="spellEnd"/>
    </w:p>
    <w:p w14:paraId="2662FE63" w14:textId="78368C90" w:rsidR="00DA11D8" w:rsidRDefault="00904C99">
      <w:pPr>
        <w:pStyle w:val="p2"/>
        <w:spacing w:before="0" w:beforeAutospacing="0" w:after="0" w:afterAutospacing="0"/>
        <w:ind w:left="426" w:hanging="426"/>
        <w:rPr>
          <w:ins w:id="77" w:author="Gareth Harding" w:date="2025-07-09T17:50:00Z" w16du:dateUtc="2025-07-09T15:50:00Z"/>
          <w:rFonts w:ascii="Verdana" w:hAnsi="Verdana"/>
        </w:rPr>
        <w:pPrChange w:id="78" w:author="Gareth Harding" w:date="2025-07-09T17:51:00Z" w16du:dateUtc="2025-07-09T15:51:00Z">
          <w:pPr>
            <w:pStyle w:val="p2"/>
            <w:spacing w:before="0" w:beforeAutospacing="0" w:after="0" w:afterAutospacing="0"/>
          </w:pPr>
        </w:pPrChange>
      </w:pPr>
      <w:r w:rsidRPr="00B31018">
        <w:rPr>
          <w:rFonts w:ascii="Verdana" w:hAnsi="Verdana"/>
        </w:rPr>
        <w:t xml:space="preserve">Ice </w:t>
      </w:r>
      <w:proofErr w:type="spellStart"/>
      <w:r w:rsidRPr="00B31018">
        <w:rPr>
          <w:rFonts w:ascii="Verdana" w:hAnsi="Verdana"/>
        </w:rPr>
        <w:t>cream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season</w:t>
      </w:r>
      <w:proofErr w:type="spellEnd"/>
    </w:p>
    <w:p w14:paraId="125F2C53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79" w:author="Gareth Harding" w:date="2025-07-09T17:51:00Z" w16du:dateUtc="2025-07-09T15:51:00Z">
          <w:pPr>
            <w:pStyle w:val="p2"/>
          </w:pPr>
        </w:pPrChange>
      </w:pPr>
    </w:p>
    <w:p w14:paraId="4896928F" w14:textId="0E84C871" w:rsidR="00DA11D8" w:rsidRPr="001E4900" w:rsidRDefault="00DA11D8">
      <w:pPr>
        <w:pStyle w:val="p1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80" w:author="Gareth Harding" w:date="2025-07-09T17:51:00Z" w16du:dateUtc="2025-07-09T15:51:00Z">
          <w:pPr>
            <w:pStyle w:val="p1"/>
            <w:numPr>
              <w:numId w:val="5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What’s the weather like in summer?</w:t>
      </w:r>
    </w:p>
    <w:p w14:paraId="53814F3D" w14:textId="77777777" w:rsidR="00DA11D8" w:rsidRPr="001E4900" w:rsidRDefault="00DA11D8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81" w:author="Gareth Harding" w:date="2025-07-09T17:51:00Z" w16du:dateUtc="2025-07-09T15:51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lastRenderedPageBreak/>
        <w:t>Snowy and cold</w:t>
      </w:r>
    </w:p>
    <w:p w14:paraId="22C9C874" w14:textId="77777777" w:rsidR="00DA11D8" w:rsidRPr="001E4900" w:rsidRDefault="00DA11D8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82" w:author="Gareth Harding" w:date="2025-07-09T17:51:00Z" w16du:dateUtc="2025-07-09T15:51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Sunny and a little windy</w:t>
      </w:r>
    </w:p>
    <w:p w14:paraId="4846361B" w14:textId="38B0F868" w:rsidR="00DA11D8" w:rsidRDefault="00DA11D8">
      <w:pPr>
        <w:pStyle w:val="p2"/>
        <w:spacing w:before="0" w:beforeAutospacing="0" w:after="0" w:afterAutospacing="0"/>
        <w:ind w:left="426" w:hanging="426"/>
        <w:rPr>
          <w:ins w:id="83" w:author="Gareth Harding" w:date="2025-07-09T17:50:00Z" w16du:dateUtc="2025-07-09T15:50:00Z"/>
          <w:rFonts w:ascii="Verdana" w:hAnsi="Verdana"/>
        </w:rPr>
        <w:pPrChange w:id="84" w:author="Gareth Harding" w:date="2025-07-09T17:51:00Z" w16du:dateUtc="2025-07-09T15:51:00Z">
          <w:pPr>
            <w:pStyle w:val="p2"/>
            <w:spacing w:before="0" w:beforeAutospacing="0" w:after="0" w:afterAutospacing="0"/>
          </w:pPr>
        </w:pPrChange>
      </w:pPr>
      <w:proofErr w:type="spellStart"/>
      <w:r w:rsidRPr="00B31018">
        <w:rPr>
          <w:rFonts w:ascii="Verdana" w:hAnsi="Verdana"/>
          <w:highlight w:val="yellow"/>
        </w:rPr>
        <w:t>It’s</w:t>
      </w:r>
      <w:proofErr w:type="spellEnd"/>
      <w:r w:rsidRPr="00B31018">
        <w:rPr>
          <w:rFonts w:ascii="Verdana" w:hAnsi="Verdana"/>
          <w:highlight w:val="yellow"/>
        </w:rPr>
        <w:t xml:space="preserve"> </w:t>
      </w:r>
      <w:proofErr w:type="spellStart"/>
      <w:r w:rsidRPr="00B31018">
        <w:rPr>
          <w:rFonts w:ascii="Verdana" w:hAnsi="Verdana"/>
          <w:highlight w:val="yellow"/>
        </w:rPr>
        <w:t>hot</w:t>
      </w:r>
      <w:proofErr w:type="spellEnd"/>
      <w:del w:id="85" w:author="Gareth Harding" w:date="2025-07-09T11:07:00Z" w16du:dateUtc="2025-07-09T09:07:00Z">
        <w:r w:rsidRPr="00B31018" w:rsidDel="001E4900">
          <w:rPr>
            <w:rFonts w:ascii="Verdana" w:hAnsi="Verdana"/>
            <w:highlight w:val="yellow"/>
          </w:rPr>
          <w:delText>.</w:delText>
        </w:r>
      </w:del>
    </w:p>
    <w:p w14:paraId="21E92F3F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86" w:author="Gareth Harding" w:date="2025-07-09T17:51:00Z" w16du:dateUtc="2025-07-09T15:51:00Z">
          <w:pPr>
            <w:pStyle w:val="p2"/>
          </w:pPr>
        </w:pPrChange>
      </w:pPr>
    </w:p>
    <w:p w14:paraId="5A447216" w14:textId="6C604BC4" w:rsidR="00875DC4" w:rsidRPr="001E4900" w:rsidRDefault="00875DC4">
      <w:pPr>
        <w:pStyle w:val="p1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87" w:author="Gareth Harding" w:date="2025-07-09T17:51:00Z" w16du:dateUtc="2025-07-09T15:51:00Z">
          <w:pPr>
            <w:pStyle w:val="p1"/>
            <w:numPr>
              <w:numId w:val="5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What’s the weather like in autumn?</w:t>
      </w:r>
    </w:p>
    <w:p w14:paraId="1AE9FD3B" w14:textId="58B3BD59" w:rsidR="00875DC4" w:rsidRPr="001E4900" w:rsidRDefault="00875DC4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88" w:author="Gareth Harding" w:date="2025-07-09T17:51:00Z" w16du:dateUtc="2025-07-09T15:51:00Z">
          <w:pPr>
            <w:pStyle w:val="p2"/>
            <w:ind w:left="720"/>
          </w:pPr>
        </w:pPrChange>
      </w:pPr>
      <w:r w:rsidRPr="001E4900">
        <w:rPr>
          <w:rFonts w:ascii="Verdana" w:hAnsi="Verdana"/>
          <w:lang w:val="en-GB"/>
        </w:rPr>
        <w:t>It’s snowy</w:t>
      </w:r>
    </w:p>
    <w:p w14:paraId="137F16C1" w14:textId="0D989606" w:rsidR="00875DC4" w:rsidRPr="001E4900" w:rsidRDefault="00875DC4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89" w:author="Gareth Harding" w:date="2025-07-09T17:51:00Z" w16du:dateUtc="2025-07-09T15:51:00Z">
          <w:pPr>
            <w:pStyle w:val="p2"/>
            <w:ind w:left="720"/>
          </w:pPr>
        </w:pPrChange>
      </w:pPr>
      <w:r w:rsidRPr="001E4900">
        <w:rPr>
          <w:rFonts w:ascii="Verdana" w:hAnsi="Verdana"/>
          <w:highlight w:val="yellow"/>
          <w:lang w:val="en-GB"/>
        </w:rPr>
        <w:t>it’s rainy and cloudy</w:t>
      </w:r>
    </w:p>
    <w:p w14:paraId="645BD291" w14:textId="2C50224A" w:rsidR="00875DC4" w:rsidRDefault="00875DC4">
      <w:pPr>
        <w:pStyle w:val="p2"/>
        <w:spacing w:before="0" w:beforeAutospacing="0" w:after="0" w:afterAutospacing="0"/>
        <w:ind w:left="426" w:hanging="426"/>
        <w:rPr>
          <w:ins w:id="90" w:author="Gareth Harding" w:date="2025-07-09T17:51:00Z" w16du:dateUtc="2025-07-09T15:51:00Z"/>
          <w:rFonts w:ascii="Verdana" w:hAnsi="Verdana"/>
        </w:rPr>
        <w:pPrChange w:id="91" w:author="Gareth Harding" w:date="2025-07-09T17:51:00Z" w16du:dateUtc="2025-07-09T15:51:00Z">
          <w:pPr>
            <w:pStyle w:val="p2"/>
            <w:spacing w:before="0" w:beforeAutospacing="0" w:after="0" w:afterAutospacing="0"/>
            <w:ind w:left="720"/>
          </w:pPr>
        </w:pPrChange>
      </w:pPr>
      <w:proofErr w:type="spellStart"/>
      <w:r w:rsidRPr="00B31018">
        <w:rPr>
          <w:rFonts w:ascii="Verdana" w:hAnsi="Verdana"/>
        </w:rPr>
        <w:t>It’s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hot</w:t>
      </w:r>
      <w:proofErr w:type="spellEnd"/>
      <w:del w:id="92" w:author="Gareth Harding" w:date="2025-07-09T11:07:00Z" w16du:dateUtc="2025-07-09T09:07:00Z">
        <w:r w:rsidRPr="00B31018" w:rsidDel="001E4900">
          <w:rPr>
            <w:rFonts w:ascii="Verdana" w:hAnsi="Verdana"/>
          </w:rPr>
          <w:delText>.</w:delText>
        </w:r>
      </w:del>
    </w:p>
    <w:p w14:paraId="2D971897" w14:textId="77777777" w:rsidR="00847F6C" w:rsidRPr="002E2CFF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93" w:author="Gareth Harding" w:date="2025-07-09T17:51:00Z" w16du:dateUtc="2025-07-09T15:51:00Z">
          <w:pPr>
            <w:pStyle w:val="p2"/>
            <w:ind w:left="720"/>
          </w:pPr>
        </w:pPrChange>
      </w:pPr>
    </w:p>
    <w:p w14:paraId="490ED163" w14:textId="5715B801" w:rsidR="00A07F56" w:rsidRPr="001E4900" w:rsidRDefault="00A07F56">
      <w:pPr>
        <w:pStyle w:val="p1"/>
        <w:numPr>
          <w:ilvl w:val="0"/>
          <w:numId w:val="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94" w:author="Gareth Harding" w:date="2025-07-09T17:51:00Z" w16du:dateUtc="2025-07-09T15:51:00Z">
          <w:pPr>
            <w:pStyle w:val="p1"/>
            <w:numPr>
              <w:numId w:val="5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What’s the weather like in winter?</w:t>
      </w:r>
    </w:p>
    <w:p w14:paraId="687A7B91" w14:textId="2BAFB207" w:rsidR="00A07F56" w:rsidRPr="001E4900" w:rsidRDefault="00A07F56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95" w:author="Gareth Harding" w:date="2025-07-09T17:51:00Z" w16du:dateUtc="2025-07-09T15:51:00Z">
          <w:pPr>
            <w:pStyle w:val="p2"/>
            <w:ind w:firstLine="708"/>
          </w:pPr>
        </w:pPrChange>
      </w:pPr>
      <w:r w:rsidRPr="001E4900">
        <w:rPr>
          <w:rFonts w:ascii="Verdana" w:hAnsi="Verdana"/>
          <w:highlight w:val="yellow"/>
          <w:lang w:val="en-GB"/>
        </w:rPr>
        <w:t>It’s snowy</w:t>
      </w:r>
    </w:p>
    <w:p w14:paraId="3DE365FB" w14:textId="5449D705" w:rsidR="00A07F56" w:rsidRPr="001E4900" w:rsidRDefault="00A07F56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96" w:author="Gareth Harding" w:date="2025-07-09T17:51:00Z" w16du:dateUtc="2025-07-09T15:51:00Z">
          <w:pPr>
            <w:pStyle w:val="p2"/>
            <w:ind w:left="720"/>
          </w:pPr>
        </w:pPrChange>
      </w:pPr>
      <w:r w:rsidRPr="001E4900">
        <w:rPr>
          <w:rFonts w:ascii="Verdana" w:hAnsi="Verdana"/>
          <w:lang w:val="en-GB"/>
        </w:rPr>
        <w:t>it’s rainy</w:t>
      </w:r>
    </w:p>
    <w:p w14:paraId="57CC3522" w14:textId="2FCAB4E2" w:rsidR="00A07F56" w:rsidRPr="001E4900" w:rsidRDefault="00A07F56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97" w:author="Gareth Harding" w:date="2025-07-09T17:51:00Z" w16du:dateUtc="2025-07-09T15:51:00Z">
          <w:pPr>
            <w:pStyle w:val="p2"/>
            <w:ind w:left="720"/>
          </w:pPr>
        </w:pPrChange>
      </w:pPr>
      <w:r w:rsidRPr="001E4900">
        <w:rPr>
          <w:rFonts w:ascii="Verdana" w:hAnsi="Verdana"/>
          <w:lang w:val="en-GB"/>
        </w:rPr>
        <w:t>It’s hot</w:t>
      </w:r>
    </w:p>
    <w:p w14:paraId="280C6F63" w14:textId="77777777" w:rsidR="007B1FF0" w:rsidRPr="001E4900" w:rsidRDefault="007B1FF0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98" w:author="Gareth Harding" w:date="2025-07-09T17:51:00Z" w16du:dateUtc="2025-07-09T15:51:00Z">
          <w:pPr>
            <w:pStyle w:val="p2"/>
          </w:pPr>
        </w:pPrChange>
      </w:pPr>
    </w:p>
    <w:p w14:paraId="0AB1F334" w14:textId="0C1230C1" w:rsidR="00336215" w:rsidRPr="00336215" w:rsidRDefault="00336215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99" w:author="Gareth Harding" w:date="2025-07-09T17:51:00Z" w16du:dateUtc="2025-07-09T15:51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336215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At the Café</w:t>
      </w:r>
    </w:p>
    <w:p w14:paraId="10C127E6" w14:textId="77777777" w:rsidR="0070772B" w:rsidRPr="00B31018" w:rsidRDefault="0070772B">
      <w:pPr>
        <w:rPr>
          <w:rFonts w:ascii="Verdana" w:eastAsia="Times New Roman" w:hAnsi="Verdana" w:cs="Times New Roman"/>
          <w:b/>
          <w:bCs/>
          <w:kern w:val="0"/>
          <w:lang w:val="es-ES" w:eastAsia="es-ES_tradnl"/>
          <w14:ligatures w14:val="none"/>
        </w:rPr>
        <w:pPrChange w:id="100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67CBC85D" w14:textId="3A48AA7C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01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Waiter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: Hello, Leo. What food do you like?</w:t>
      </w:r>
    </w:p>
    <w:p w14:paraId="0FD273A7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02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Leo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: I like rice, and I like chicken.</w:t>
      </w:r>
    </w:p>
    <w:p w14:paraId="17AB754F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03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But I don’t like carrots!</w:t>
      </w:r>
    </w:p>
    <w:p w14:paraId="27C00E8C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04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0DFAE934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05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Waiter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: Do you like strawberries?</w:t>
      </w:r>
    </w:p>
    <w:p w14:paraId="6DD12949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06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Leo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: Yes! I like strawberries!</w:t>
      </w:r>
    </w:p>
    <w:p w14:paraId="0C29B49B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07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3702651E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08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Waiter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: What food does your sister like?</w:t>
      </w:r>
    </w:p>
    <w:p w14:paraId="71EDFC53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09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Leo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: She likes soup, but she doesn’t like broccoli.</w:t>
      </w:r>
    </w:p>
    <w:p w14:paraId="51F5E07B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10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60B1B0EA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11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Waiter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: And your friends?</w:t>
      </w:r>
    </w:p>
    <w:p w14:paraId="1BDCDFDF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12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Leo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: They like sausages and bacon, but they don’t like beans.</w:t>
      </w:r>
    </w:p>
    <w:p w14:paraId="03851FD8" w14:textId="77777777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13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683ED937" w14:textId="57DCA3DF" w:rsidR="00336215" w:rsidRPr="001E4900" w:rsidRDefault="00336215">
      <w:pPr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pPrChange w:id="114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Waiter: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Are you hungry?</w:t>
      </w:r>
    </w:p>
    <w:p w14:paraId="5B1978A7" w14:textId="3B3962FE" w:rsidR="00336215" w:rsidRPr="001E4900" w:rsidRDefault="00336215">
      <w:pPr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pPrChange w:id="115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Leo: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Yes! </w:t>
      </w:r>
      <w:r w:rsidR="0070772B"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I’m hungry!</w:t>
      </w:r>
    </w:p>
    <w:p w14:paraId="25234CEE" w14:textId="4EAD450D" w:rsidR="00336215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16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Waiter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: Great! One big plate of chicken, rice… and no carrots!</w:t>
      </w:r>
    </w:p>
    <w:p w14:paraId="3D002E2E" w14:textId="75EAF291" w:rsidR="00DB2713" w:rsidRPr="001E4900" w:rsidRDefault="0033621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17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Leo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: And a mountain of strawberries, please!</w:t>
      </w:r>
    </w:p>
    <w:p w14:paraId="3A11C615" w14:textId="77777777" w:rsidR="00DB2713" w:rsidRPr="001E4900" w:rsidRDefault="00DB2713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118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410D64B7" w14:textId="46CC5FC9" w:rsidR="00DB2713" w:rsidRDefault="00DB2713" w:rsidP="00847F6C">
      <w:pPr>
        <w:adjustRightInd w:val="0"/>
        <w:snapToGrid w:val="0"/>
        <w:rPr>
          <w:ins w:id="119" w:author="Gareth Harding" w:date="2025-07-09T17:51:00Z" w16du:dateUtc="2025-07-09T15:51:00Z"/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t>Comprehension Questions</w:t>
      </w:r>
    </w:p>
    <w:p w14:paraId="2D039430" w14:textId="77777777" w:rsidR="00847F6C" w:rsidRPr="00E424FA" w:rsidRDefault="00847F6C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</w:p>
    <w:p w14:paraId="7D471357" w14:textId="77777777" w:rsidR="00DB2713" w:rsidRPr="001E4900" w:rsidRDefault="00DB2713">
      <w:pPr>
        <w:pStyle w:val="p1"/>
        <w:numPr>
          <w:ilvl w:val="0"/>
          <w:numId w:val="10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120" w:author="Gareth Harding" w:date="2025-07-09T17:52:00Z" w16du:dateUtc="2025-07-09T15:52:00Z">
          <w:pPr>
            <w:pStyle w:val="p1"/>
            <w:numPr>
              <w:numId w:val="10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food does Leo like?</w:t>
      </w:r>
    </w:p>
    <w:p w14:paraId="2ABDF634" w14:textId="4A54F064" w:rsidR="00DB2713" w:rsidRPr="001E4900" w:rsidRDefault="00DB2713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21" w:author="Gareth Harding" w:date="2025-07-09T17:52:00Z" w16du:dateUtc="2025-07-09T15:52:00Z">
          <w:pPr>
            <w:pStyle w:val="p2"/>
            <w:ind w:left="720"/>
          </w:pPr>
        </w:pPrChange>
      </w:pPr>
      <w:r w:rsidRPr="001E4900">
        <w:rPr>
          <w:rFonts w:ascii="Verdana" w:hAnsi="Verdana"/>
          <w:highlight w:val="yellow"/>
          <w:lang w:val="en-GB"/>
        </w:rPr>
        <w:t>Rice and chicken</w:t>
      </w:r>
    </w:p>
    <w:p w14:paraId="549AFDA2" w14:textId="54014FCD" w:rsidR="00DB2713" w:rsidRPr="001E4900" w:rsidRDefault="00DB2713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22" w:author="Gareth Harding" w:date="2025-07-09T17:52:00Z" w16du:dateUtc="2025-07-09T15:52:00Z">
          <w:pPr>
            <w:pStyle w:val="p2"/>
            <w:ind w:left="720"/>
          </w:pPr>
        </w:pPrChange>
      </w:pPr>
      <w:r w:rsidRPr="001E4900">
        <w:rPr>
          <w:rFonts w:ascii="Verdana" w:hAnsi="Verdana"/>
          <w:lang w:val="en-GB"/>
        </w:rPr>
        <w:t>Pizza and ice cream</w:t>
      </w:r>
    </w:p>
    <w:p w14:paraId="59011A66" w14:textId="0003386C" w:rsidR="00DB2713" w:rsidRDefault="00DB2713">
      <w:pPr>
        <w:pStyle w:val="p2"/>
        <w:spacing w:before="0" w:beforeAutospacing="0" w:after="0" w:afterAutospacing="0"/>
        <w:ind w:left="426" w:hanging="426"/>
        <w:rPr>
          <w:ins w:id="123" w:author="Gareth Harding" w:date="2025-07-09T17:51:00Z" w16du:dateUtc="2025-07-09T15:51:00Z"/>
          <w:rFonts w:ascii="Verdana" w:hAnsi="Verdana"/>
        </w:rPr>
        <w:pPrChange w:id="124" w:author="Gareth Harding" w:date="2025-07-09T17:52:00Z" w16du:dateUtc="2025-07-09T15:52:00Z">
          <w:pPr>
            <w:pStyle w:val="p2"/>
            <w:spacing w:before="0" w:beforeAutospacing="0" w:after="0" w:afterAutospacing="0"/>
            <w:ind w:left="720"/>
          </w:pPr>
        </w:pPrChange>
      </w:pPr>
      <w:proofErr w:type="spellStart"/>
      <w:r w:rsidRPr="00B31018">
        <w:rPr>
          <w:rFonts w:ascii="Verdana" w:hAnsi="Verdana"/>
        </w:rPr>
        <w:t>Carrots</w:t>
      </w:r>
      <w:proofErr w:type="spellEnd"/>
      <w:r w:rsidRPr="00B31018">
        <w:rPr>
          <w:rFonts w:ascii="Verdana" w:hAnsi="Verdana"/>
        </w:rPr>
        <w:t xml:space="preserve"> and broccoli</w:t>
      </w:r>
    </w:p>
    <w:p w14:paraId="09B8F836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25" w:author="Gareth Harding" w:date="2025-07-09T17:52:00Z" w16du:dateUtc="2025-07-09T15:52:00Z">
          <w:pPr>
            <w:pStyle w:val="p2"/>
            <w:ind w:left="720"/>
          </w:pPr>
        </w:pPrChange>
      </w:pPr>
    </w:p>
    <w:p w14:paraId="1A5EA023" w14:textId="77777777" w:rsidR="00DB2713" w:rsidRPr="001E4900" w:rsidRDefault="00DB2713">
      <w:pPr>
        <w:pStyle w:val="p1"/>
        <w:numPr>
          <w:ilvl w:val="0"/>
          <w:numId w:val="10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126" w:author="Gareth Harding" w:date="2025-07-09T17:52:00Z" w16du:dateUtc="2025-07-09T15:52:00Z">
          <w:pPr>
            <w:pStyle w:val="p1"/>
            <w:numPr>
              <w:numId w:val="10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food doesn’t Leo like?</w:t>
      </w:r>
    </w:p>
    <w:p w14:paraId="3B321377" w14:textId="2AD973AB" w:rsidR="00DB2713" w:rsidRPr="00B31018" w:rsidRDefault="00DB2713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27" w:author="Gareth Harding" w:date="2025-07-09T17:52:00Z" w16du:dateUtc="2025-07-09T15:52:00Z">
          <w:pPr>
            <w:pStyle w:val="p2"/>
            <w:ind w:left="720"/>
          </w:pPr>
        </w:pPrChange>
      </w:pPr>
      <w:r w:rsidRPr="00B31018">
        <w:rPr>
          <w:rFonts w:ascii="Verdana" w:hAnsi="Verdana"/>
        </w:rPr>
        <w:t>Rice</w:t>
      </w:r>
    </w:p>
    <w:p w14:paraId="0B219147" w14:textId="6A48AB3C" w:rsidR="00DB2713" w:rsidRPr="00B31018" w:rsidRDefault="00DB2713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28" w:author="Gareth Harding" w:date="2025-07-09T17:52:00Z" w16du:dateUtc="2025-07-09T15:52:00Z">
          <w:pPr>
            <w:pStyle w:val="p2"/>
            <w:ind w:left="720"/>
          </w:pPr>
        </w:pPrChange>
      </w:pPr>
      <w:proofErr w:type="spellStart"/>
      <w:r w:rsidRPr="00B31018">
        <w:rPr>
          <w:rFonts w:ascii="Verdana" w:hAnsi="Verdana"/>
          <w:highlight w:val="yellow"/>
        </w:rPr>
        <w:t>Carrots</w:t>
      </w:r>
      <w:proofErr w:type="spellEnd"/>
    </w:p>
    <w:p w14:paraId="21CF0A7D" w14:textId="3610C949" w:rsidR="00DB2713" w:rsidRDefault="00DB2713">
      <w:pPr>
        <w:pStyle w:val="p2"/>
        <w:spacing w:before="0" w:beforeAutospacing="0" w:after="0" w:afterAutospacing="0"/>
        <w:ind w:left="426" w:hanging="426"/>
        <w:rPr>
          <w:ins w:id="129" w:author="Gareth Harding" w:date="2025-07-09T17:51:00Z" w16du:dateUtc="2025-07-09T15:51:00Z"/>
          <w:rFonts w:ascii="Verdana" w:hAnsi="Verdana"/>
        </w:rPr>
        <w:pPrChange w:id="130" w:author="Gareth Harding" w:date="2025-07-09T17:52:00Z" w16du:dateUtc="2025-07-09T15:52:00Z">
          <w:pPr>
            <w:pStyle w:val="p2"/>
            <w:spacing w:before="0" w:beforeAutospacing="0" w:after="0" w:afterAutospacing="0"/>
            <w:ind w:left="720"/>
          </w:pPr>
        </w:pPrChange>
      </w:pPr>
      <w:proofErr w:type="spellStart"/>
      <w:r w:rsidRPr="00B31018">
        <w:rPr>
          <w:rFonts w:ascii="Verdana" w:hAnsi="Verdana"/>
        </w:rPr>
        <w:t>Strawberries</w:t>
      </w:r>
      <w:proofErr w:type="spellEnd"/>
    </w:p>
    <w:p w14:paraId="76DA7BC5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31" w:author="Gareth Harding" w:date="2025-07-09T17:52:00Z" w16du:dateUtc="2025-07-09T15:52:00Z">
          <w:pPr>
            <w:pStyle w:val="p2"/>
            <w:ind w:left="720"/>
          </w:pPr>
        </w:pPrChange>
      </w:pPr>
    </w:p>
    <w:p w14:paraId="1ED23202" w14:textId="77777777" w:rsidR="00DB2713" w:rsidRPr="00B31018" w:rsidRDefault="00DB2713">
      <w:pPr>
        <w:pStyle w:val="p1"/>
        <w:numPr>
          <w:ilvl w:val="0"/>
          <w:numId w:val="10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132" w:author="Gareth Harding" w:date="2025-07-09T17:52:00Z" w16du:dateUtc="2025-07-09T15:52:00Z">
          <w:pPr>
            <w:pStyle w:val="p1"/>
            <w:numPr>
              <w:numId w:val="10"/>
            </w:numPr>
            <w:ind w:left="720" w:hanging="360"/>
          </w:pPr>
        </w:pPrChange>
      </w:pPr>
      <w:proofErr w:type="spellStart"/>
      <w:r w:rsidRPr="00B31018">
        <w:rPr>
          <w:rFonts w:ascii="Verdana" w:hAnsi="Verdana"/>
          <w:b/>
          <w:bCs/>
        </w:rPr>
        <w:t>Does</w:t>
      </w:r>
      <w:proofErr w:type="spellEnd"/>
      <w:r w:rsidRPr="00B31018">
        <w:rPr>
          <w:rFonts w:ascii="Verdana" w:hAnsi="Verdana"/>
          <w:b/>
          <w:bCs/>
        </w:rPr>
        <w:t xml:space="preserve"> Leo </w:t>
      </w:r>
      <w:proofErr w:type="spellStart"/>
      <w:r w:rsidRPr="00B31018">
        <w:rPr>
          <w:rFonts w:ascii="Verdana" w:hAnsi="Verdana"/>
          <w:b/>
          <w:bCs/>
        </w:rPr>
        <w:t>like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strawberries</w:t>
      </w:r>
      <w:proofErr w:type="spellEnd"/>
      <w:r w:rsidRPr="00B31018">
        <w:rPr>
          <w:rFonts w:ascii="Verdana" w:hAnsi="Verdana"/>
          <w:b/>
          <w:bCs/>
        </w:rPr>
        <w:t>?</w:t>
      </w:r>
    </w:p>
    <w:p w14:paraId="00D52CFB" w14:textId="1414DE8F" w:rsidR="00DB2713" w:rsidRPr="00B31018" w:rsidRDefault="00DB2713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33" w:author="Gareth Harding" w:date="2025-07-09T17:52:00Z" w16du:dateUtc="2025-07-09T15:52:00Z">
          <w:pPr>
            <w:pStyle w:val="p2"/>
            <w:ind w:left="720"/>
          </w:pPr>
        </w:pPrChange>
      </w:pPr>
      <w:r w:rsidRPr="00B31018">
        <w:rPr>
          <w:rFonts w:ascii="Verdana" w:hAnsi="Verdana"/>
        </w:rPr>
        <w:t xml:space="preserve">No, he </w:t>
      </w:r>
      <w:proofErr w:type="spellStart"/>
      <w:r w:rsidRPr="00B31018">
        <w:rPr>
          <w:rFonts w:ascii="Verdana" w:hAnsi="Verdana"/>
        </w:rPr>
        <w:t>doesn’t</w:t>
      </w:r>
      <w:proofErr w:type="spellEnd"/>
    </w:p>
    <w:p w14:paraId="0D2B39C8" w14:textId="5BE97FB6" w:rsidR="00DB2713" w:rsidRPr="00B31018" w:rsidRDefault="00DB2713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34" w:author="Gareth Harding" w:date="2025-07-09T17:52:00Z" w16du:dateUtc="2025-07-09T15:52:00Z">
          <w:pPr>
            <w:pStyle w:val="p2"/>
            <w:ind w:left="720"/>
          </w:pPr>
        </w:pPrChange>
      </w:pPr>
      <w:r w:rsidRPr="00B31018">
        <w:rPr>
          <w:rFonts w:ascii="Verdana" w:hAnsi="Verdana"/>
          <w:highlight w:val="yellow"/>
        </w:rPr>
        <w:lastRenderedPageBreak/>
        <w:t xml:space="preserve">Yes, he </w:t>
      </w:r>
      <w:proofErr w:type="spellStart"/>
      <w:r w:rsidRPr="00B31018">
        <w:rPr>
          <w:rFonts w:ascii="Verdana" w:hAnsi="Verdana"/>
          <w:highlight w:val="yellow"/>
        </w:rPr>
        <w:t>does</w:t>
      </w:r>
      <w:proofErr w:type="spellEnd"/>
    </w:p>
    <w:p w14:paraId="247B43E0" w14:textId="77777777" w:rsidR="009B752C" w:rsidRDefault="009B752C">
      <w:pPr>
        <w:pStyle w:val="p1"/>
        <w:spacing w:before="0" w:beforeAutospacing="0" w:after="0" w:afterAutospacing="0"/>
        <w:ind w:left="426" w:hanging="426"/>
        <w:rPr>
          <w:ins w:id="135" w:author="Gareth Harding" w:date="2025-07-09T17:51:00Z" w16du:dateUtc="2025-07-09T15:51:00Z"/>
          <w:rFonts w:ascii="Verdana" w:hAnsi="Verdana"/>
        </w:rPr>
        <w:pPrChange w:id="136" w:author="Gareth Harding" w:date="2025-07-09T17:52:00Z" w16du:dateUtc="2025-07-09T15:52:00Z">
          <w:pPr>
            <w:pStyle w:val="p1"/>
            <w:spacing w:before="0" w:beforeAutospacing="0" w:after="0" w:afterAutospacing="0"/>
            <w:ind w:left="720"/>
          </w:pPr>
        </w:pPrChange>
      </w:pPr>
      <w:proofErr w:type="spellStart"/>
      <w:r w:rsidRPr="00B31018">
        <w:rPr>
          <w:rFonts w:ascii="Verdana" w:hAnsi="Verdana"/>
        </w:rPr>
        <w:t>Only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on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Tuesdays</w:t>
      </w:r>
      <w:proofErr w:type="spellEnd"/>
    </w:p>
    <w:p w14:paraId="29ABC1EC" w14:textId="77777777" w:rsidR="00847F6C" w:rsidRPr="00B31018" w:rsidRDefault="00847F6C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137" w:author="Gareth Harding" w:date="2025-07-09T17:52:00Z" w16du:dateUtc="2025-07-09T15:52:00Z">
          <w:pPr>
            <w:pStyle w:val="p1"/>
            <w:ind w:left="720"/>
          </w:pPr>
        </w:pPrChange>
      </w:pPr>
    </w:p>
    <w:p w14:paraId="1633519F" w14:textId="77777777" w:rsidR="00DB2713" w:rsidRPr="001E4900" w:rsidRDefault="00DB2713">
      <w:pPr>
        <w:pStyle w:val="p1"/>
        <w:numPr>
          <w:ilvl w:val="0"/>
          <w:numId w:val="10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138" w:author="Gareth Harding" w:date="2025-07-09T17:52:00Z" w16du:dateUtc="2025-07-09T15:52:00Z">
          <w:pPr>
            <w:pStyle w:val="p1"/>
            <w:numPr>
              <w:numId w:val="10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food does Leo’s sister like?</w:t>
      </w:r>
    </w:p>
    <w:p w14:paraId="49CF0BFD" w14:textId="006CF139" w:rsidR="00DB2713" w:rsidRPr="00B31018" w:rsidRDefault="00DB2713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39" w:author="Gareth Harding" w:date="2025-07-09T17:52:00Z" w16du:dateUtc="2025-07-09T15:52:00Z">
          <w:pPr>
            <w:pStyle w:val="p2"/>
            <w:ind w:left="720"/>
          </w:pPr>
        </w:pPrChange>
      </w:pPr>
      <w:proofErr w:type="spellStart"/>
      <w:r w:rsidRPr="00B31018">
        <w:rPr>
          <w:rFonts w:ascii="Verdana" w:hAnsi="Verdana"/>
          <w:highlight w:val="yellow"/>
        </w:rPr>
        <w:t>Soup</w:t>
      </w:r>
      <w:proofErr w:type="spellEnd"/>
    </w:p>
    <w:p w14:paraId="270BD0D6" w14:textId="1CA00C3B" w:rsidR="00DB2713" w:rsidRPr="00B31018" w:rsidRDefault="00DB2713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40" w:author="Gareth Harding" w:date="2025-07-09T17:52:00Z" w16du:dateUtc="2025-07-09T15:52:00Z">
          <w:pPr>
            <w:pStyle w:val="p2"/>
            <w:ind w:left="720"/>
          </w:pPr>
        </w:pPrChange>
      </w:pPr>
      <w:proofErr w:type="spellStart"/>
      <w:r w:rsidRPr="00B31018">
        <w:rPr>
          <w:rFonts w:ascii="Verdana" w:hAnsi="Verdana"/>
        </w:rPr>
        <w:t>Sausages</w:t>
      </w:r>
      <w:proofErr w:type="spellEnd"/>
    </w:p>
    <w:p w14:paraId="0B57791D" w14:textId="203B9C69" w:rsidR="00DB2713" w:rsidRDefault="00DB2713">
      <w:pPr>
        <w:pStyle w:val="p2"/>
        <w:spacing w:before="0" w:beforeAutospacing="0" w:after="0" w:afterAutospacing="0"/>
        <w:ind w:left="426" w:hanging="426"/>
        <w:rPr>
          <w:ins w:id="141" w:author="Gareth Harding" w:date="2025-07-09T17:51:00Z" w16du:dateUtc="2025-07-09T15:51:00Z"/>
          <w:rFonts w:ascii="Verdana" w:hAnsi="Verdana"/>
        </w:rPr>
        <w:pPrChange w:id="142" w:author="Gareth Harding" w:date="2025-07-09T17:52:00Z" w16du:dateUtc="2025-07-09T15:52:00Z">
          <w:pPr>
            <w:pStyle w:val="p2"/>
            <w:spacing w:before="0" w:beforeAutospacing="0" w:after="0" w:afterAutospacing="0"/>
            <w:ind w:left="720"/>
          </w:pPr>
        </w:pPrChange>
      </w:pPr>
      <w:r w:rsidRPr="00B31018">
        <w:rPr>
          <w:rFonts w:ascii="Verdana" w:hAnsi="Verdana"/>
        </w:rPr>
        <w:t xml:space="preserve">Ice </w:t>
      </w:r>
      <w:proofErr w:type="spellStart"/>
      <w:r w:rsidRPr="00B31018">
        <w:rPr>
          <w:rFonts w:ascii="Verdana" w:hAnsi="Verdana"/>
        </w:rPr>
        <w:t>cream</w:t>
      </w:r>
      <w:proofErr w:type="spellEnd"/>
    </w:p>
    <w:p w14:paraId="7143FCAF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43" w:author="Gareth Harding" w:date="2025-07-09T17:52:00Z" w16du:dateUtc="2025-07-09T15:52:00Z">
          <w:pPr>
            <w:pStyle w:val="p2"/>
            <w:ind w:left="720"/>
          </w:pPr>
        </w:pPrChange>
      </w:pPr>
    </w:p>
    <w:p w14:paraId="35CDF912" w14:textId="77777777" w:rsidR="00DB2713" w:rsidRPr="001E4900" w:rsidRDefault="00DB2713">
      <w:pPr>
        <w:pStyle w:val="p1"/>
        <w:numPr>
          <w:ilvl w:val="0"/>
          <w:numId w:val="10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144" w:author="Gareth Harding" w:date="2025-07-09T17:52:00Z" w16du:dateUtc="2025-07-09T15:52:00Z">
          <w:pPr>
            <w:pStyle w:val="p1"/>
            <w:numPr>
              <w:numId w:val="10"/>
            </w:numPr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Leo’s sister doesn’t like broccoli.</w:t>
      </w:r>
    </w:p>
    <w:p w14:paraId="39D8EF79" w14:textId="0049397E" w:rsidR="00DB2713" w:rsidRPr="00B31018" w:rsidRDefault="00DB2713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45" w:author="Gareth Harding" w:date="2025-07-09T17:52:00Z" w16du:dateUtc="2025-07-09T15:52:00Z">
          <w:pPr>
            <w:pStyle w:val="p2"/>
            <w:ind w:left="720"/>
          </w:pPr>
        </w:pPrChange>
      </w:pPr>
      <w:r w:rsidRPr="00B31018">
        <w:rPr>
          <w:rFonts w:ascii="Verdana" w:hAnsi="Verdana"/>
          <w:highlight w:val="yellow"/>
        </w:rPr>
        <w:t>True</w:t>
      </w:r>
    </w:p>
    <w:p w14:paraId="5267B6D1" w14:textId="1B181C02" w:rsidR="00DB2713" w:rsidRDefault="00DB2713">
      <w:pPr>
        <w:pStyle w:val="p2"/>
        <w:spacing w:before="0" w:beforeAutospacing="0" w:after="0" w:afterAutospacing="0"/>
        <w:ind w:left="426" w:hanging="426"/>
        <w:rPr>
          <w:ins w:id="146" w:author="Gareth Harding" w:date="2025-07-09T17:51:00Z" w16du:dateUtc="2025-07-09T15:51:00Z"/>
          <w:rFonts w:ascii="Verdana" w:hAnsi="Verdana"/>
        </w:rPr>
        <w:pPrChange w:id="147" w:author="Gareth Harding" w:date="2025-07-09T17:52:00Z" w16du:dateUtc="2025-07-09T15:52:00Z">
          <w:pPr>
            <w:pStyle w:val="p2"/>
            <w:spacing w:before="0" w:beforeAutospacing="0" w:after="0" w:afterAutospacing="0"/>
            <w:ind w:left="720"/>
          </w:pPr>
        </w:pPrChange>
      </w:pPr>
      <w:r w:rsidRPr="00B31018">
        <w:rPr>
          <w:rFonts w:ascii="Verdana" w:hAnsi="Verdana"/>
        </w:rPr>
        <w:t>False</w:t>
      </w:r>
    </w:p>
    <w:p w14:paraId="56E8C2C5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48" w:author="Gareth Harding" w:date="2025-07-09T17:52:00Z" w16du:dateUtc="2025-07-09T15:52:00Z">
          <w:pPr>
            <w:pStyle w:val="p2"/>
            <w:ind w:left="720"/>
          </w:pPr>
        </w:pPrChange>
      </w:pPr>
    </w:p>
    <w:p w14:paraId="395418F2" w14:textId="77777777" w:rsidR="00DB2713" w:rsidRPr="00B31018" w:rsidRDefault="00DB2713">
      <w:pPr>
        <w:pStyle w:val="p1"/>
        <w:numPr>
          <w:ilvl w:val="0"/>
          <w:numId w:val="10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149" w:author="Gareth Harding" w:date="2025-07-09T17:52:00Z" w16du:dateUtc="2025-07-09T15:52:00Z">
          <w:pPr>
            <w:pStyle w:val="p1"/>
            <w:numPr>
              <w:numId w:val="10"/>
            </w:numPr>
            <w:ind w:left="720" w:hanging="360"/>
          </w:pPr>
        </w:pPrChange>
      </w:pPr>
      <w:r w:rsidRPr="00B31018">
        <w:rPr>
          <w:rFonts w:ascii="Verdana" w:hAnsi="Verdana"/>
          <w:b/>
          <w:bCs/>
        </w:rPr>
        <w:t xml:space="preserve">Leo </w:t>
      </w:r>
      <w:proofErr w:type="spellStart"/>
      <w:r w:rsidRPr="00B31018">
        <w:rPr>
          <w:rFonts w:ascii="Verdana" w:hAnsi="Verdana"/>
          <w:b/>
          <w:bCs/>
        </w:rPr>
        <w:t>is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not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hungry</w:t>
      </w:r>
      <w:proofErr w:type="spellEnd"/>
      <w:r w:rsidRPr="00B31018">
        <w:rPr>
          <w:rFonts w:ascii="Verdana" w:hAnsi="Verdana"/>
          <w:b/>
          <w:bCs/>
        </w:rPr>
        <w:t>.</w:t>
      </w:r>
    </w:p>
    <w:p w14:paraId="6A4DC81D" w14:textId="623B99F3" w:rsidR="00DB2713" w:rsidRPr="00B31018" w:rsidRDefault="00DB2713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50" w:author="Gareth Harding" w:date="2025-07-09T17:52:00Z" w16du:dateUtc="2025-07-09T15:52:00Z">
          <w:pPr>
            <w:pStyle w:val="p2"/>
            <w:ind w:left="720"/>
          </w:pPr>
        </w:pPrChange>
      </w:pPr>
      <w:r w:rsidRPr="00B31018">
        <w:rPr>
          <w:rFonts w:ascii="Verdana" w:hAnsi="Verdana"/>
        </w:rPr>
        <w:t>True</w:t>
      </w:r>
    </w:p>
    <w:p w14:paraId="4502F653" w14:textId="38491EBC" w:rsidR="00DB2713" w:rsidRPr="00B31018" w:rsidRDefault="00DB2713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151" w:author="Gareth Harding" w:date="2025-07-09T17:52:00Z" w16du:dateUtc="2025-07-09T15:52:00Z">
          <w:pPr>
            <w:pStyle w:val="p2"/>
            <w:ind w:left="720"/>
          </w:pPr>
        </w:pPrChange>
      </w:pPr>
      <w:r w:rsidRPr="00B31018">
        <w:rPr>
          <w:rFonts w:ascii="Verdana" w:hAnsi="Verdana"/>
          <w:highlight w:val="yellow"/>
        </w:rPr>
        <w:t>False</w:t>
      </w:r>
    </w:p>
    <w:p w14:paraId="03BB6162" w14:textId="77777777" w:rsidR="00DB2713" w:rsidRPr="00B31018" w:rsidRDefault="00DB2713">
      <w:pPr>
        <w:ind w:left="426" w:hanging="426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152" w:author="Gareth Harding" w:date="2025-07-09T17:52:00Z" w16du:dateUtc="2025-07-09T15:52:00Z">
          <w:pPr>
            <w:spacing w:before="100" w:beforeAutospacing="1" w:after="100" w:afterAutospacing="1"/>
          </w:pPr>
        </w:pPrChange>
      </w:pPr>
    </w:p>
    <w:p w14:paraId="13FB9A34" w14:textId="77777777" w:rsidR="000E365C" w:rsidRPr="000E365C" w:rsidRDefault="000E365C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153" w:author="Gareth Harding" w:date="2025-07-09T17:52:00Z" w16du:dateUtc="2025-07-09T15:52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0E365C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What Day Was Yesterday?</w:t>
      </w:r>
    </w:p>
    <w:p w14:paraId="5613266C" w14:textId="77777777" w:rsidR="009B752C" w:rsidRPr="00B31018" w:rsidRDefault="009B752C">
      <w:pPr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154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797333AF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55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It is </w:t>
      </w:r>
      <w:r w:rsidRPr="001E4900">
        <w:rPr>
          <w:rFonts w:ascii="Verdana" w:hAnsi="Verdana"/>
          <w:b/>
          <w:bCs/>
          <w:lang w:val="en-GB"/>
        </w:rPr>
        <w:t>Monday</w:t>
      </w:r>
      <w:r w:rsidRPr="001E4900">
        <w:rPr>
          <w:rFonts w:ascii="Verdana" w:hAnsi="Verdana"/>
          <w:lang w:val="en-GB"/>
        </w:rPr>
        <w:t>, and Tony wakes up early.</w:t>
      </w:r>
    </w:p>
    <w:p w14:paraId="3D28E46D" w14:textId="56EFEAC1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56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He looks out of the window, and he sees the sun.</w:t>
      </w:r>
    </w:p>
    <w:p w14:paraId="64D00190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57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Tony says, “Today is Monday.”</w:t>
      </w:r>
    </w:p>
    <w:p w14:paraId="1AD8D498" w14:textId="77777777" w:rsidR="00E353DB" w:rsidRPr="001E4900" w:rsidRDefault="00E353DB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158" w:author="Gareth Harding" w:date="2025-07-09T17:49:00Z" w16du:dateUtc="2025-07-09T15:49:00Z">
          <w:pPr>
            <w:pStyle w:val="p2"/>
          </w:pPr>
        </w:pPrChange>
      </w:pPr>
    </w:p>
    <w:p w14:paraId="0B60988C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59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On </w:t>
      </w:r>
      <w:r w:rsidRPr="001E4900">
        <w:rPr>
          <w:rFonts w:ascii="Verdana" w:hAnsi="Verdana"/>
          <w:b/>
          <w:bCs/>
          <w:lang w:val="en-GB"/>
        </w:rPr>
        <w:t>Tuesday</w:t>
      </w:r>
      <w:r w:rsidRPr="001E4900">
        <w:rPr>
          <w:rFonts w:ascii="Verdana" w:hAnsi="Verdana"/>
          <w:lang w:val="en-GB"/>
        </w:rPr>
        <w:t>, Tony goes to school.</w:t>
      </w:r>
    </w:p>
    <w:p w14:paraId="13C8F7B9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60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He thinks, “Today is Tuesday, and yesterday was Monday.”</w:t>
      </w:r>
    </w:p>
    <w:p w14:paraId="1FD424EA" w14:textId="77777777" w:rsidR="00E353DB" w:rsidRPr="001E4900" w:rsidRDefault="00E353DB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161" w:author="Gareth Harding" w:date="2025-07-09T17:49:00Z" w16du:dateUtc="2025-07-09T15:49:00Z">
          <w:pPr>
            <w:pStyle w:val="p2"/>
          </w:pPr>
        </w:pPrChange>
      </w:pPr>
    </w:p>
    <w:p w14:paraId="2898DB08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62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On </w:t>
      </w:r>
      <w:r w:rsidRPr="001E4900">
        <w:rPr>
          <w:rFonts w:ascii="Verdana" w:hAnsi="Verdana"/>
          <w:b/>
          <w:bCs/>
          <w:lang w:val="en-GB"/>
        </w:rPr>
        <w:t>Wednesday</w:t>
      </w:r>
      <w:r w:rsidRPr="001E4900">
        <w:rPr>
          <w:rFonts w:ascii="Verdana" w:hAnsi="Verdana"/>
          <w:lang w:val="en-GB"/>
        </w:rPr>
        <w:t>, Tony goes to the cinema.</w:t>
      </w:r>
    </w:p>
    <w:p w14:paraId="0B179A53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63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He says, “Today is Wednesday, and yesterday was Tuesday.”</w:t>
      </w:r>
    </w:p>
    <w:p w14:paraId="23882285" w14:textId="77777777" w:rsidR="00E353DB" w:rsidRPr="001E4900" w:rsidRDefault="00E353DB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164" w:author="Gareth Harding" w:date="2025-07-09T17:49:00Z" w16du:dateUtc="2025-07-09T15:49:00Z">
          <w:pPr>
            <w:pStyle w:val="p2"/>
          </w:pPr>
        </w:pPrChange>
      </w:pPr>
    </w:p>
    <w:p w14:paraId="38A0FCEB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65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On </w:t>
      </w:r>
      <w:r w:rsidRPr="001E4900">
        <w:rPr>
          <w:rFonts w:ascii="Verdana" w:hAnsi="Verdana"/>
          <w:b/>
          <w:bCs/>
          <w:lang w:val="en-GB"/>
        </w:rPr>
        <w:t>Thursday</w:t>
      </w:r>
      <w:r w:rsidRPr="001E4900">
        <w:rPr>
          <w:rFonts w:ascii="Verdana" w:hAnsi="Verdana"/>
          <w:lang w:val="en-GB"/>
        </w:rPr>
        <w:t>, Tony plays football.</w:t>
      </w:r>
    </w:p>
    <w:p w14:paraId="13138A7B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66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He says, “Today is Thursday, and yesterday was Wednesday.”</w:t>
      </w:r>
    </w:p>
    <w:p w14:paraId="6FB4529E" w14:textId="77777777" w:rsidR="00E353DB" w:rsidRPr="001E4900" w:rsidRDefault="00E353DB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167" w:author="Gareth Harding" w:date="2025-07-09T17:49:00Z" w16du:dateUtc="2025-07-09T15:49:00Z">
          <w:pPr>
            <w:pStyle w:val="p2"/>
          </w:pPr>
        </w:pPrChange>
      </w:pPr>
    </w:p>
    <w:p w14:paraId="73D2719B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68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On </w:t>
      </w:r>
      <w:r w:rsidRPr="001E4900">
        <w:rPr>
          <w:rFonts w:ascii="Verdana" w:hAnsi="Verdana"/>
          <w:b/>
          <w:bCs/>
          <w:lang w:val="en-GB"/>
        </w:rPr>
        <w:t>Friday</w:t>
      </w:r>
      <w:r w:rsidRPr="001E4900">
        <w:rPr>
          <w:rFonts w:ascii="Verdana" w:hAnsi="Verdana"/>
          <w:lang w:val="en-GB"/>
        </w:rPr>
        <w:t>, Tony reads comics.</w:t>
      </w:r>
    </w:p>
    <w:p w14:paraId="248FC6C3" w14:textId="1ACD19E8" w:rsidR="009476AF" w:rsidRPr="001E4900" w:rsidRDefault="009476AF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69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He says, “Today is Friday</w:t>
      </w:r>
      <w:ins w:id="170" w:author="48105" w:date="2025-07-24T17:55:00Z" w16du:dateUtc="2025-07-24T15:55:00Z">
        <w:r w:rsidR="0050707A">
          <w:rPr>
            <w:rFonts w:ascii="Verdana" w:hAnsi="Verdana"/>
            <w:lang w:val="en-GB"/>
          </w:rPr>
          <w:t>,</w:t>
        </w:r>
      </w:ins>
      <w:del w:id="171" w:author="48105" w:date="2025-07-24T17:55:00Z" w16du:dateUtc="2025-07-24T15:55:00Z">
        <w:r w:rsidRPr="001E4900" w:rsidDel="0050707A">
          <w:rPr>
            <w:rFonts w:ascii="Verdana" w:hAnsi="Verdana"/>
            <w:lang w:val="en-GB"/>
          </w:rPr>
          <w:delText>.</w:delText>
        </w:r>
      </w:del>
      <w:r w:rsidRPr="001E4900">
        <w:rPr>
          <w:rFonts w:ascii="Verdana" w:hAnsi="Verdana"/>
          <w:lang w:val="en-GB"/>
        </w:rPr>
        <w:t xml:space="preserve"> </w:t>
      </w:r>
      <w:ins w:id="172" w:author="48105" w:date="2025-07-24T17:55:00Z" w16du:dateUtc="2025-07-24T15:55:00Z">
        <w:r w:rsidR="0050707A" w:rsidRPr="001E4900">
          <w:rPr>
            <w:rFonts w:ascii="Verdana" w:hAnsi="Verdana"/>
            <w:lang w:val="en-GB"/>
          </w:rPr>
          <w:t xml:space="preserve">and yesterday was </w:t>
        </w:r>
        <w:r w:rsidR="0050707A">
          <w:rPr>
            <w:rFonts w:ascii="Verdana" w:hAnsi="Verdana"/>
            <w:lang w:val="en-GB"/>
          </w:rPr>
          <w:t>Thursday.</w:t>
        </w:r>
      </w:ins>
      <w:del w:id="173" w:author="48105" w:date="2025-07-24T17:55:00Z" w16du:dateUtc="2025-07-24T15:55:00Z">
        <w:r w:rsidRPr="001E4900" w:rsidDel="0050707A">
          <w:rPr>
            <w:rFonts w:ascii="Verdana" w:hAnsi="Verdana"/>
            <w:lang w:val="en-GB"/>
          </w:rPr>
          <w:delText>Yesterday wasn’t Saturday.</w:delText>
        </w:r>
      </w:del>
      <w:r w:rsidRPr="001E4900">
        <w:rPr>
          <w:rFonts w:ascii="Verdana" w:hAnsi="Verdana"/>
          <w:lang w:val="en-GB"/>
        </w:rPr>
        <w:t>”</w:t>
      </w:r>
    </w:p>
    <w:p w14:paraId="7048EF7A" w14:textId="77777777" w:rsidR="00E353DB" w:rsidRPr="001E4900" w:rsidRDefault="00E353DB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174" w:author="Gareth Harding" w:date="2025-07-09T17:49:00Z" w16du:dateUtc="2025-07-09T15:49:00Z">
          <w:pPr>
            <w:pStyle w:val="p2"/>
          </w:pPr>
        </w:pPrChange>
      </w:pPr>
    </w:p>
    <w:p w14:paraId="39181B39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75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On </w:t>
      </w:r>
      <w:r w:rsidRPr="001E4900">
        <w:rPr>
          <w:rFonts w:ascii="Verdana" w:hAnsi="Verdana"/>
          <w:b/>
          <w:bCs/>
          <w:lang w:val="en-GB"/>
        </w:rPr>
        <w:t>Saturday</w:t>
      </w:r>
      <w:r w:rsidRPr="001E4900">
        <w:rPr>
          <w:rFonts w:ascii="Verdana" w:hAnsi="Verdana"/>
          <w:lang w:val="en-GB"/>
        </w:rPr>
        <w:t>, Tony sleeps late and eats pancakes.</w:t>
      </w:r>
    </w:p>
    <w:p w14:paraId="6CD935F1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76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He says, “Today is Saturday, and yesterday was Friday.”</w:t>
      </w:r>
    </w:p>
    <w:p w14:paraId="63F74F64" w14:textId="77777777" w:rsidR="00E353DB" w:rsidRPr="001E4900" w:rsidRDefault="00E353DB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177" w:author="Gareth Harding" w:date="2025-07-09T17:49:00Z" w16du:dateUtc="2025-07-09T15:49:00Z">
          <w:pPr>
            <w:pStyle w:val="p2"/>
          </w:pPr>
        </w:pPrChange>
      </w:pPr>
    </w:p>
    <w:p w14:paraId="21AD9E4D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78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On </w:t>
      </w:r>
      <w:r w:rsidRPr="001E4900">
        <w:rPr>
          <w:rFonts w:ascii="Verdana" w:hAnsi="Verdana"/>
          <w:b/>
          <w:bCs/>
          <w:lang w:val="en-GB"/>
        </w:rPr>
        <w:t>Sunday</w:t>
      </w:r>
      <w:r w:rsidRPr="001E4900">
        <w:rPr>
          <w:rFonts w:ascii="Verdana" w:hAnsi="Verdana"/>
          <w:lang w:val="en-GB"/>
        </w:rPr>
        <w:t>, Tony visits his grandma.</w:t>
      </w:r>
    </w:p>
    <w:p w14:paraId="339B2F07" w14:textId="2A87B832" w:rsidR="009476AF" w:rsidRPr="001E4900" w:rsidRDefault="009476AF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79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He says, “Today is Sunday</w:t>
      </w:r>
      <w:ins w:id="180" w:author="48105" w:date="2025-07-24T17:55:00Z" w16du:dateUtc="2025-07-24T15:55:00Z">
        <w:r w:rsidR="0050707A">
          <w:rPr>
            <w:rFonts w:ascii="Verdana" w:hAnsi="Verdana"/>
            <w:lang w:val="en-GB"/>
          </w:rPr>
          <w:t xml:space="preserve">, </w:t>
        </w:r>
        <w:r w:rsidR="0050707A" w:rsidRPr="001E4900">
          <w:rPr>
            <w:rFonts w:ascii="Verdana" w:hAnsi="Verdana"/>
            <w:lang w:val="en-GB"/>
          </w:rPr>
          <w:t xml:space="preserve">and yesterday was </w:t>
        </w:r>
        <w:proofErr w:type="spellStart"/>
        <w:r w:rsidR="0050707A">
          <w:rPr>
            <w:rFonts w:ascii="Verdana" w:hAnsi="Verdana"/>
            <w:lang w:val="en-GB"/>
          </w:rPr>
          <w:t>Satuday</w:t>
        </w:r>
      </w:ins>
      <w:proofErr w:type="spellEnd"/>
      <w:del w:id="181" w:author="48105" w:date="2025-07-24T17:55:00Z" w16du:dateUtc="2025-07-24T15:55:00Z">
        <w:r w:rsidRPr="001E4900" w:rsidDel="0050707A">
          <w:rPr>
            <w:rFonts w:ascii="Verdana" w:hAnsi="Verdana"/>
            <w:lang w:val="en-GB"/>
          </w:rPr>
          <w:delText>. Yesterday wasn’t Monday</w:delText>
        </w:r>
      </w:del>
      <w:r w:rsidRPr="001E4900">
        <w:rPr>
          <w:rFonts w:ascii="Verdana" w:hAnsi="Verdana"/>
          <w:lang w:val="en-GB"/>
        </w:rPr>
        <w:t>.”</w:t>
      </w:r>
    </w:p>
    <w:p w14:paraId="0CFFA3CE" w14:textId="77777777" w:rsidR="00E353DB" w:rsidRPr="001E4900" w:rsidRDefault="00E353DB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82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Tony likes Sundays because he sees his family.</w:t>
      </w:r>
    </w:p>
    <w:p w14:paraId="4EA24F7E" w14:textId="77777777" w:rsidR="009476AF" w:rsidRPr="001E4900" w:rsidRDefault="009476AF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183" w:author="Gareth Harding" w:date="2025-07-09T17:49:00Z" w16du:dateUtc="2025-07-09T15:49:00Z">
          <w:pPr>
            <w:pStyle w:val="p1"/>
          </w:pPr>
        </w:pPrChange>
      </w:pPr>
    </w:p>
    <w:p w14:paraId="3F41D3F4" w14:textId="11363B6A" w:rsidR="008520AD" w:rsidRPr="00B31018" w:rsidRDefault="008533C6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t>Comprehension Questions</w:t>
      </w:r>
    </w:p>
    <w:p w14:paraId="45F57C49" w14:textId="77777777" w:rsidR="00552D82" w:rsidRPr="00B31018" w:rsidRDefault="00552D82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</w:p>
    <w:p w14:paraId="3AB0E5FD" w14:textId="77777777" w:rsidR="008520AD" w:rsidRPr="001E4900" w:rsidRDefault="008520AD">
      <w:pPr>
        <w:pStyle w:val="p1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84" w:author="Gareth Harding" w:date="2025-07-09T17:53:00Z" w16du:dateUtc="2025-07-09T15:53:00Z">
          <w:pPr>
            <w:pStyle w:val="p1"/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does Tony do on Monday?</w:t>
      </w:r>
    </w:p>
    <w:p w14:paraId="2F73E83D" w14:textId="77777777" w:rsidR="008520AD" w:rsidRPr="001E4900" w:rsidRDefault="008520AD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85" w:author="Gareth Harding" w:date="2025-07-09T17:53:00Z" w16du:dateUtc="2025-07-09T15:53:00Z">
          <w:pPr>
            <w:pStyle w:val="p1"/>
            <w:ind w:left="720"/>
          </w:pPr>
        </w:pPrChange>
      </w:pPr>
      <w:r w:rsidRPr="001E4900">
        <w:rPr>
          <w:rFonts w:ascii="Verdana" w:hAnsi="Verdana"/>
          <w:highlight w:val="yellow"/>
          <w:lang w:val="en-GB"/>
        </w:rPr>
        <w:t>He wakes up early</w:t>
      </w:r>
      <w:del w:id="186" w:author="Gareth Harding" w:date="2025-07-09T11:09:00Z" w16du:dateUtc="2025-07-09T09:09:00Z">
        <w:r w:rsidRPr="001E4900" w:rsidDel="001E4900">
          <w:rPr>
            <w:rFonts w:ascii="Verdana" w:hAnsi="Verdana"/>
            <w:highlight w:val="yellow"/>
            <w:lang w:val="en-GB"/>
          </w:rPr>
          <w:delText>.</w:delText>
        </w:r>
      </w:del>
    </w:p>
    <w:p w14:paraId="0CA13106" w14:textId="77777777" w:rsidR="008520AD" w:rsidRPr="001E4900" w:rsidRDefault="008520AD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87" w:author="Gareth Harding" w:date="2025-07-09T17:53:00Z" w16du:dateUtc="2025-07-09T15:53:00Z">
          <w:pPr>
            <w:pStyle w:val="p2"/>
            <w:ind w:left="720"/>
          </w:pPr>
        </w:pPrChange>
      </w:pPr>
      <w:r w:rsidRPr="001E4900">
        <w:rPr>
          <w:rFonts w:ascii="Verdana" w:hAnsi="Verdana"/>
          <w:lang w:val="en-GB"/>
        </w:rPr>
        <w:t>He goes to the cinema</w:t>
      </w:r>
      <w:del w:id="188" w:author="Gareth Harding" w:date="2025-07-09T11:09:00Z" w16du:dateUtc="2025-07-09T09:09:00Z">
        <w:r w:rsidRPr="001E4900" w:rsidDel="001E4900">
          <w:rPr>
            <w:rFonts w:ascii="Verdana" w:hAnsi="Verdana"/>
            <w:lang w:val="en-GB"/>
          </w:rPr>
          <w:delText>.</w:delText>
        </w:r>
      </w:del>
    </w:p>
    <w:p w14:paraId="1EE263E3" w14:textId="56BA7F32" w:rsidR="008520AD" w:rsidRDefault="008520AD">
      <w:pPr>
        <w:pStyle w:val="p2"/>
        <w:spacing w:before="0" w:beforeAutospacing="0" w:after="0" w:afterAutospacing="0"/>
        <w:ind w:left="426" w:hanging="426"/>
        <w:rPr>
          <w:ins w:id="189" w:author="Gareth Harding" w:date="2025-07-09T17:52:00Z" w16du:dateUtc="2025-07-09T15:52:00Z"/>
          <w:rFonts w:ascii="Verdana" w:hAnsi="Verdana"/>
          <w:lang w:val="en-GB"/>
        </w:rPr>
        <w:pPrChange w:id="190" w:author="Gareth Harding" w:date="2025-07-09T17:53:00Z" w16du:dateUtc="2025-07-09T15:53:00Z">
          <w:pPr>
            <w:pStyle w:val="p2"/>
            <w:spacing w:before="0" w:beforeAutospacing="0" w:after="0" w:afterAutospacing="0"/>
            <w:ind w:left="720"/>
          </w:pPr>
        </w:pPrChange>
      </w:pPr>
      <w:r w:rsidRPr="001E4900">
        <w:rPr>
          <w:rFonts w:ascii="Verdana" w:hAnsi="Verdana"/>
          <w:lang w:val="en-GB"/>
        </w:rPr>
        <w:t xml:space="preserve">He swims with a </w:t>
      </w:r>
      <w:del w:id="191" w:author="Gareth Harding" w:date="2025-07-09T11:09:00Z" w16du:dateUtc="2025-07-09T09:09:00Z">
        <w:r w:rsidRPr="001E4900" w:rsidDel="001E4900">
          <w:rPr>
            <w:rFonts w:ascii="Verdana" w:hAnsi="Verdana"/>
            <w:lang w:val="en-GB"/>
          </w:rPr>
          <w:delText>Dolphin</w:delText>
        </w:r>
      </w:del>
      <w:ins w:id="192" w:author="Gareth Harding" w:date="2025-07-09T11:09:00Z" w16du:dateUtc="2025-07-09T09:09:00Z">
        <w:r w:rsidR="001E4900">
          <w:rPr>
            <w:rFonts w:ascii="Verdana" w:hAnsi="Verdana"/>
            <w:lang w:val="en-GB"/>
          </w:rPr>
          <w:t>d</w:t>
        </w:r>
        <w:r w:rsidR="001E4900" w:rsidRPr="001E4900">
          <w:rPr>
            <w:rFonts w:ascii="Verdana" w:hAnsi="Verdana"/>
            <w:lang w:val="en-GB"/>
          </w:rPr>
          <w:t>olphin</w:t>
        </w:r>
      </w:ins>
      <w:del w:id="193" w:author="Gareth Harding" w:date="2025-07-09T11:09:00Z" w16du:dateUtc="2025-07-09T09:09:00Z">
        <w:r w:rsidRPr="001E4900" w:rsidDel="001E4900">
          <w:rPr>
            <w:rFonts w:ascii="Verdana" w:hAnsi="Verdana"/>
            <w:lang w:val="en-GB"/>
          </w:rPr>
          <w:delText>.</w:delText>
        </w:r>
      </w:del>
    </w:p>
    <w:p w14:paraId="3A967F2C" w14:textId="77777777" w:rsidR="00847F6C" w:rsidRPr="001E4900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94" w:author="Gareth Harding" w:date="2025-07-09T17:53:00Z" w16du:dateUtc="2025-07-09T15:53:00Z">
          <w:pPr>
            <w:pStyle w:val="p2"/>
            <w:ind w:left="720"/>
          </w:pPr>
        </w:pPrChange>
      </w:pPr>
    </w:p>
    <w:p w14:paraId="3A14E182" w14:textId="77777777" w:rsidR="008520AD" w:rsidRPr="001E4900" w:rsidRDefault="008520AD">
      <w:pPr>
        <w:pStyle w:val="p1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95" w:author="Gareth Harding" w:date="2025-07-09T17:53:00Z" w16du:dateUtc="2025-07-09T15:53:00Z">
          <w:pPr>
            <w:pStyle w:val="p1"/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lastRenderedPageBreak/>
        <w:t>Where does Tony go on Tuesday?</w:t>
      </w:r>
    </w:p>
    <w:p w14:paraId="4E1BFF7C" w14:textId="77777777" w:rsidR="008520AD" w:rsidRPr="001E4900" w:rsidRDefault="008520AD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96" w:author="Gareth Harding" w:date="2025-07-09T17:53:00Z" w16du:dateUtc="2025-07-09T15:53:00Z">
          <w:pPr>
            <w:pStyle w:val="p1"/>
            <w:ind w:left="720"/>
          </w:pPr>
        </w:pPrChange>
      </w:pPr>
      <w:r w:rsidRPr="001E4900">
        <w:rPr>
          <w:rFonts w:ascii="Verdana" w:hAnsi="Verdana"/>
          <w:highlight w:val="yellow"/>
          <w:lang w:val="en-GB"/>
        </w:rPr>
        <w:t>To school</w:t>
      </w:r>
    </w:p>
    <w:p w14:paraId="232507EC" w14:textId="77777777" w:rsidR="008520AD" w:rsidRPr="001E4900" w:rsidRDefault="008520AD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197" w:author="Gareth Harding" w:date="2025-07-09T17:53:00Z" w16du:dateUtc="2025-07-09T15:53:00Z">
          <w:pPr>
            <w:pStyle w:val="p2"/>
            <w:ind w:left="720"/>
          </w:pPr>
        </w:pPrChange>
      </w:pPr>
      <w:r w:rsidRPr="001E4900">
        <w:rPr>
          <w:rFonts w:ascii="Verdana" w:hAnsi="Verdana"/>
          <w:lang w:val="en-GB"/>
        </w:rPr>
        <w:t>To the park</w:t>
      </w:r>
    </w:p>
    <w:p w14:paraId="0418241E" w14:textId="2225B388" w:rsidR="008520AD" w:rsidRDefault="008520AD">
      <w:pPr>
        <w:pStyle w:val="p2"/>
        <w:spacing w:before="0" w:beforeAutospacing="0" w:after="0" w:afterAutospacing="0"/>
        <w:ind w:left="426" w:hanging="426"/>
        <w:rPr>
          <w:ins w:id="198" w:author="Gareth Harding" w:date="2025-07-09T17:52:00Z" w16du:dateUtc="2025-07-09T15:52:00Z"/>
          <w:rFonts w:ascii="Verdana" w:hAnsi="Verdana"/>
          <w:lang w:val="en-GB"/>
        </w:rPr>
        <w:pPrChange w:id="199" w:author="Gareth Harding" w:date="2025-07-09T17:53:00Z" w16du:dateUtc="2025-07-09T15:53:00Z">
          <w:pPr>
            <w:pStyle w:val="p2"/>
            <w:spacing w:before="0" w:beforeAutospacing="0" w:after="0" w:afterAutospacing="0"/>
            <w:ind w:left="720"/>
          </w:pPr>
        </w:pPrChange>
      </w:pPr>
      <w:r w:rsidRPr="001E4900">
        <w:rPr>
          <w:rFonts w:ascii="Verdana" w:hAnsi="Verdana"/>
          <w:lang w:val="en-GB"/>
        </w:rPr>
        <w:t>To the moon</w:t>
      </w:r>
    </w:p>
    <w:p w14:paraId="3A51CB8D" w14:textId="77777777" w:rsidR="00847F6C" w:rsidRPr="001E4900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200" w:author="Gareth Harding" w:date="2025-07-09T17:53:00Z" w16du:dateUtc="2025-07-09T15:53:00Z">
          <w:pPr>
            <w:pStyle w:val="p2"/>
            <w:ind w:left="720"/>
          </w:pPr>
        </w:pPrChange>
      </w:pPr>
    </w:p>
    <w:p w14:paraId="4A3DA7F2" w14:textId="77777777" w:rsidR="007453F2" w:rsidRPr="001E4900" w:rsidRDefault="007453F2">
      <w:pPr>
        <w:pStyle w:val="p1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201" w:author="Gareth Harding" w:date="2025-07-09T17:53:00Z" w16du:dateUtc="2025-07-09T15:53:00Z">
          <w:pPr>
            <w:pStyle w:val="p1"/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does Tony do on Wednesday?</w:t>
      </w:r>
    </w:p>
    <w:p w14:paraId="3A60C1EE" w14:textId="3888F69A" w:rsidR="007453F2" w:rsidRPr="001E4900" w:rsidRDefault="007453F2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202" w:author="Gareth Harding" w:date="2025-07-09T17:53:00Z" w16du:dateUtc="2025-07-09T15:53:00Z">
          <w:pPr>
            <w:pStyle w:val="p2"/>
            <w:ind w:left="720"/>
          </w:pPr>
        </w:pPrChange>
      </w:pPr>
      <w:r w:rsidRPr="001E4900">
        <w:rPr>
          <w:rFonts w:ascii="Verdana" w:hAnsi="Verdana"/>
          <w:lang w:val="en-GB"/>
        </w:rPr>
        <w:t>He plays football</w:t>
      </w:r>
      <w:del w:id="203" w:author="Gareth Harding" w:date="2025-07-09T11:09:00Z" w16du:dateUtc="2025-07-09T09:09:00Z">
        <w:r w:rsidRPr="001E4900" w:rsidDel="001E4900">
          <w:rPr>
            <w:rFonts w:ascii="Verdana" w:hAnsi="Verdana"/>
            <w:lang w:val="en-GB"/>
          </w:rPr>
          <w:delText>.</w:delText>
        </w:r>
      </w:del>
    </w:p>
    <w:p w14:paraId="2CFC9A68" w14:textId="5EC924BA" w:rsidR="007453F2" w:rsidRPr="001E4900" w:rsidRDefault="007453F2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204" w:author="Gareth Harding" w:date="2025-07-09T17:53:00Z" w16du:dateUtc="2025-07-09T15:53:00Z">
          <w:pPr>
            <w:pStyle w:val="p1"/>
            <w:ind w:left="720"/>
          </w:pPr>
        </w:pPrChange>
      </w:pPr>
      <w:r w:rsidRPr="001E4900">
        <w:rPr>
          <w:rFonts w:ascii="Verdana" w:hAnsi="Verdana"/>
          <w:highlight w:val="yellow"/>
          <w:lang w:val="en-GB"/>
        </w:rPr>
        <w:t>He goes to the cinema</w:t>
      </w:r>
      <w:del w:id="205" w:author="Gareth Harding" w:date="2025-07-09T11:09:00Z" w16du:dateUtc="2025-07-09T09:09:00Z">
        <w:r w:rsidRPr="001E4900" w:rsidDel="001E4900">
          <w:rPr>
            <w:rFonts w:ascii="Verdana" w:hAnsi="Verdana"/>
            <w:highlight w:val="yellow"/>
            <w:lang w:val="en-GB"/>
          </w:rPr>
          <w:delText>.</w:delText>
        </w:r>
      </w:del>
    </w:p>
    <w:p w14:paraId="1B52FAAA" w14:textId="1B651DD5" w:rsidR="008520AD" w:rsidRDefault="007453F2">
      <w:pPr>
        <w:pStyle w:val="p2"/>
        <w:spacing w:before="0" w:beforeAutospacing="0" w:after="0" w:afterAutospacing="0"/>
        <w:ind w:left="426" w:hanging="426"/>
        <w:rPr>
          <w:ins w:id="206" w:author="Gareth Harding" w:date="2025-07-09T17:52:00Z" w16du:dateUtc="2025-07-09T15:52:00Z"/>
          <w:rFonts w:ascii="Verdana" w:hAnsi="Verdana"/>
          <w:lang w:val="en-GB"/>
        </w:rPr>
        <w:pPrChange w:id="207" w:author="Gareth Harding" w:date="2025-07-09T17:53:00Z" w16du:dateUtc="2025-07-09T15:53:00Z">
          <w:pPr>
            <w:pStyle w:val="p2"/>
            <w:spacing w:before="0" w:beforeAutospacing="0" w:after="0" w:afterAutospacing="0"/>
            <w:ind w:left="720"/>
          </w:pPr>
        </w:pPrChange>
      </w:pPr>
      <w:r w:rsidRPr="001E4900">
        <w:rPr>
          <w:rFonts w:ascii="Verdana" w:hAnsi="Verdana"/>
          <w:lang w:val="en-GB"/>
        </w:rPr>
        <w:t>He eats pizza in space</w:t>
      </w:r>
      <w:del w:id="208" w:author="Gareth Harding" w:date="2025-07-09T11:09:00Z" w16du:dateUtc="2025-07-09T09:09:00Z">
        <w:r w:rsidRPr="001E4900" w:rsidDel="001E4900">
          <w:rPr>
            <w:rFonts w:ascii="Verdana" w:hAnsi="Verdana"/>
            <w:lang w:val="en-GB"/>
          </w:rPr>
          <w:delText>.</w:delText>
        </w:r>
      </w:del>
    </w:p>
    <w:p w14:paraId="14C5D950" w14:textId="77777777" w:rsidR="00847F6C" w:rsidRPr="001E4900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209" w:author="Gareth Harding" w:date="2025-07-09T17:53:00Z" w16du:dateUtc="2025-07-09T15:53:00Z">
          <w:pPr>
            <w:pStyle w:val="p2"/>
            <w:ind w:left="720"/>
          </w:pPr>
        </w:pPrChange>
      </w:pPr>
    </w:p>
    <w:p w14:paraId="6369FD63" w14:textId="77777777" w:rsidR="007453F2" w:rsidRPr="001E4900" w:rsidRDefault="007453F2">
      <w:pPr>
        <w:pStyle w:val="p1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210" w:author="Gareth Harding" w:date="2025-07-09T17:53:00Z" w16du:dateUtc="2025-07-09T15:53:00Z">
          <w:pPr>
            <w:pStyle w:val="p1"/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day does Tony visit his grandma?</w:t>
      </w:r>
    </w:p>
    <w:p w14:paraId="742AB786" w14:textId="581F82C7" w:rsidR="007453F2" w:rsidRPr="00B31018" w:rsidRDefault="007453F2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211" w:author="Gareth Harding" w:date="2025-07-09T17:53:00Z" w16du:dateUtc="2025-07-09T15:53:00Z">
          <w:pPr>
            <w:pStyle w:val="p1"/>
            <w:ind w:left="720"/>
          </w:pPr>
        </w:pPrChange>
      </w:pPr>
      <w:proofErr w:type="spellStart"/>
      <w:r w:rsidRPr="00B31018">
        <w:rPr>
          <w:rFonts w:ascii="Verdana" w:hAnsi="Verdana"/>
          <w:highlight w:val="yellow"/>
        </w:rPr>
        <w:t>Sunday</w:t>
      </w:r>
      <w:proofErr w:type="spellEnd"/>
    </w:p>
    <w:p w14:paraId="25CF737C" w14:textId="7BBEAA26" w:rsidR="007453F2" w:rsidRPr="00B31018" w:rsidRDefault="007453F2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12" w:author="Gareth Harding" w:date="2025-07-09T17:53:00Z" w16du:dateUtc="2025-07-09T15:53:00Z">
          <w:pPr>
            <w:pStyle w:val="p2"/>
            <w:ind w:left="720"/>
          </w:pPr>
        </w:pPrChange>
      </w:pPr>
      <w:proofErr w:type="spellStart"/>
      <w:r w:rsidRPr="00B31018">
        <w:rPr>
          <w:rFonts w:ascii="Verdana" w:hAnsi="Verdana"/>
        </w:rPr>
        <w:t>Saturday</w:t>
      </w:r>
      <w:proofErr w:type="spellEnd"/>
    </w:p>
    <w:p w14:paraId="228E33CA" w14:textId="1A6BB42A" w:rsidR="007453F2" w:rsidRDefault="007453F2">
      <w:pPr>
        <w:pStyle w:val="p2"/>
        <w:spacing w:before="0" w:beforeAutospacing="0" w:after="0" w:afterAutospacing="0"/>
        <w:ind w:left="426" w:hanging="426"/>
        <w:rPr>
          <w:ins w:id="213" w:author="Gareth Harding" w:date="2025-07-09T17:52:00Z" w16du:dateUtc="2025-07-09T15:52:00Z"/>
          <w:rFonts w:ascii="Verdana" w:hAnsi="Verdana"/>
        </w:rPr>
        <w:pPrChange w:id="214" w:author="Gareth Harding" w:date="2025-07-09T17:53:00Z" w16du:dateUtc="2025-07-09T15:53:00Z">
          <w:pPr>
            <w:pStyle w:val="p2"/>
            <w:spacing w:before="0" w:beforeAutospacing="0" w:after="0" w:afterAutospacing="0"/>
            <w:ind w:left="720"/>
          </w:pPr>
        </w:pPrChange>
      </w:pPr>
      <w:proofErr w:type="spellStart"/>
      <w:r w:rsidRPr="00B31018">
        <w:rPr>
          <w:rFonts w:ascii="Verdana" w:hAnsi="Verdana"/>
        </w:rPr>
        <w:t>Monday</w:t>
      </w:r>
      <w:proofErr w:type="spellEnd"/>
    </w:p>
    <w:p w14:paraId="3017B553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15" w:author="Gareth Harding" w:date="2025-07-09T17:53:00Z" w16du:dateUtc="2025-07-09T15:53:00Z">
          <w:pPr>
            <w:pStyle w:val="p2"/>
            <w:ind w:left="720"/>
          </w:pPr>
        </w:pPrChange>
      </w:pPr>
    </w:p>
    <w:p w14:paraId="44659AC2" w14:textId="77777777" w:rsidR="007453F2" w:rsidRPr="001E4900" w:rsidRDefault="007453F2">
      <w:pPr>
        <w:pStyle w:val="p1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216" w:author="Gareth Harding" w:date="2025-07-09T17:53:00Z" w16du:dateUtc="2025-07-09T15:53:00Z">
          <w:pPr>
            <w:pStyle w:val="p1"/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does Tony eat on Saturday?</w:t>
      </w:r>
    </w:p>
    <w:p w14:paraId="08EEDE2B" w14:textId="1628BACE" w:rsidR="007453F2" w:rsidRPr="00B31018" w:rsidRDefault="007453F2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217" w:author="Gareth Harding" w:date="2025-07-09T17:53:00Z" w16du:dateUtc="2025-07-09T15:53:00Z">
          <w:pPr>
            <w:pStyle w:val="p1"/>
            <w:ind w:left="720"/>
          </w:pPr>
        </w:pPrChange>
      </w:pPr>
      <w:proofErr w:type="spellStart"/>
      <w:r w:rsidRPr="00B31018">
        <w:rPr>
          <w:rFonts w:ascii="Verdana" w:hAnsi="Verdana"/>
          <w:highlight w:val="yellow"/>
        </w:rPr>
        <w:t>Pancakes</w:t>
      </w:r>
      <w:proofErr w:type="spellEnd"/>
    </w:p>
    <w:p w14:paraId="4ECDDB5B" w14:textId="1D7DC85E" w:rsidR="007453F2" w:rsidRPr="00B31018" w:rsidRDefault="007453F2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18" w:author="Gareth Harding" w:date="2025-07-09T17:53:00Z" w16du:dateUtc="2025-07-09T15:53:00Z">
          <w:pPr>
            <w:pStyle w:val="p2"/>
            <w:ind w:left="720"/>
          </w:pPr>
        </w:pPrChange>
      </w:pPr>
      <w:proofErr w:type="spellStart"/>
      <w:r w:rsidRPr="00B31018">
        <w:rPr>
          <w:rFonts w:ascii="Verdana" w:hAnsi="Verdana"/>
        </w:rPr>
        <w:t>Soup</w:t>
      </w:r>
      <w:proofErr w:type="spellEnd"/>
    </w:p>
    <w:p w14:paraId="4A6513B1" w14:textId="4F8449D3" w:rsidR="007453F2" w:rsidRDefault="007453F2">
      <w:pPr>
        <w:pStyle w:val="p2"/>
        <w:spacing w:before="0" w:beforeAutospacing="0" w:after="0" w:afterAutospacing="0"/>
        <w:ind w:left="426" w:hanging="426"/>
        <w:rPr>
          <w:ins w:id="219" w:author="Gareth Harding" w:date="2025-07-09T17:52:00Z" w16du:dateUtc="2025-07-09T15:52:00Z"/>
          <w:rFonts w:ascii="Verdana" w:hAnsi="Verdana"/>
        </w:rPr>
        <w:pPrChange w:id="220" w:author="Gareth Harding" w:date="2025-07-09T17:53:00Z" w16du:dateUtc="2025-07-09T15:53:00Z">
          <w:pPr>
            <w:pStyle w:val="p2"/>
            <w:spacing w:before="0" w:beforeAutospacing="0" w:after="0" w:afterAutospacing="0"/>
            <w:ind w:left="720"/>
          </w:pPr>
        </w:pPrChange>
      </w:pPr>
      <w:proofErr w:type="spellStart"/>
      <w:r w:rsidRPr="00B31018">
        <w:rPr>
          <w:rFonts w:ascii="Verdana" w:hAnsi="Verdana"/>
        </w:rPr>
        <w:t>Carrots</w:t>
      </w:r>
      <w:proofErr w:type="spellEnd"/>
    </w:p>
    <w:p w14:paraId="0C7591B3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21" w:author="Gareth Harding" w:date="2025-07-09T17:53:00Z" w16du:dateUtc="2025-07-09T15:53:00Z">
          <w:pPr>
            <w:pStyle w:val="p2"/>
            <w:ind w:left="720"/>
          </w:pPr>
        </w:pPrChange>
      </w:pPr>
    </w:p>
    <w:p w14:paraId="57840F34" w14:textId="472907DF" w:rsidR="007453F2" w:rsidRPr="001E4900" w:rsidRDefault="007453F2">
      <w:pPr>
        <w:pStyle w:val="p1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222" w:author="Gareth Harding" w:date="2025-07-09T17:53:00Z" w16du:dateUtc="2025-07-09T15:53:00Z">
          <w:pPr>
            <w:pStyle w:val="p1"/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On Friday, Tony plays football.</w:t>
      </w:r>
    </w:p>
    <w:p w14:paraId="004821C6" w14:textId="1FA1C74A" w:rsidR="007453F2" w:rsidRPr="00B31018" w:rsidRDefault="007453F2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223" w:author="Gareth Harding" w:date="2025-07-09T17:53:00Z" w16du:dateUtc="2025-07-09T15:53:00Z">
          <w:pPr>
            <w:pStyle w:val="p1"/>
            <w:ind w:left="720"/>
          </w:pPr>
        </w:pPrChange>
      </w:pPr>
      <w:r w:rsidRPr="00B31018">
        <w:rPr>
          <w:rFonts w:ascii="Verdana" w:hAnsi="Verdana"/>
        </w:rPr>
        <w:t>True</w:t>
      </w:r>
    </w:p>
    <w:p w14:paraId="6A446146" w14:textId="48966197" w:rsidR="007453F2" w:rsidRDefault="007453F2">
      <w:pPr>
        <w:pStyle w:val="p2"/>
        <w:spacing w:before="0" w:beforeAutospacing="0" w:after="0" w:afterAutospacing="0"/>
        <w:ind w:left="426" w:hanging="426"/>
        <w:rPr>
          <w:ins w:id="224" w:author="Gareth Harding" w:date="2025-07-09T17:52:00Z" w16du:dateUtc="2025-07-09T15:52:00Z"/>
          <w:rFonts w:ascii="Verdana" w:hAnsi="Verdana"/>
        </w:rPr>
        <w:pPrChange w:id="225" w:author="Gareth Harding" w:date="2025-07-09T17:53:00Z" w16du:dateUtc="2025-07-09T15:53:00Z">
          <w:pPr>
            <w:pStyle w:val="p2"/>
            <w:spacing w:before="0" w:beforeAutospacing="0" w:after="0" w:afterAutospacing="0"/>
            <w:ind w:left="720"/>
          </w:pPr>
        </w:pPrChange>
      </w:pPr>
      <w:r w:rsidRPr="00B31018">
        <w:rPr>
          <w:rFonts w:ascii="Verdana" w:hAnsi="Verdana"/>
          <w:highlight w:val="yellow"/>
        </w:rPr>
        <w:t>False</w:t>
      </w:r>
    </w:p>
    <w:p w14:paraId="67F584FC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26" w:author="Gareth Harding" w:date="2025-07-09T17:53:00Z" w16du:dateUtc="2025-07-09T15:53:00Z">
          <w:pPr>
            <w:pStyle w:val="p2"/>
            <w:ind w:left="720"/>
          </w:pPr>
        </w:pPrChange>
      </w:pPr>
    </w:p>
    <w:p w14:paraId="5C54AB0C" w14:textId="79770592" w:rsidR="007453F2" w:rsidRPr="001E4900" w:rsidRDefault="007453F2">
      <w:pPr>
        <w:pStyle w:val="p1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227" w:author="Gareth Harding" w:date="2025-07-09T17:53:00Z" w16du:dateUtc="2025-07-09T15:53:00Z">
          <w:pPr>
            <w:pStyle w:val="p1"/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Tony sleeps late on Saturday.</w:t>
      </w:r>
    </w:p>
    <w:p w14:paraId="3732D3CF" w14:textId="0D3CA002" w:rsidR="007453F2" w:rsidRPr="00B31018" w:rsidRDefault="007453F2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28" w:author="Gareth Harding" w:date="2025-07-09T17:53:00Z" w16du:dateUtc="2025-07-09T15:53:00Z">
          <w:pPr>
            <w:pStyle w:val="p2"/>
            <w:ind w:left="720"/>
          </w:pPr>
        </w:pPrChange>
      </w:pPr>
      <w:r w:rsidRPr="00B31018">
        <w:rPr>
          <w:rFonts w:ascii="Verdana" w:hAnsi="Verdana"/>
          <w:highlight w:val="yellow"/>
        </w:rPr>
        <w:t>True</w:t>
      </w:r>
    </w:p>
    <w:p w14:paraId="33F48DFB" w14:textId="02E2A008" w:rsidR="007453F2" w:rsidRPr="00B31018" w:rsidRDefault="007453F2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229" w:author="Gareth Harding" w:date="2025-07-09T17:53:00Z" w16du:dateUtc="2025-07-09T15:53:00Z">
          <w:pPr>
            <w:pStyle w:val="p1"/>
            <w:ind w:left="720"/>
          </w:pPr>
        </w:pPrChange>
      </w:pPr>
      <w:r w:rsidRPr="00B31018">
        <w:rPr>
          <w:rFonts w:ascii="Verdana" w:hAnsi="Verdana"/>
        </w:rPr>
        <w:t>False</w:t>
      </w:r>
    </w:p>
    <w:p w14:paraId="1F6DDACE" w14:textId="77777777" w:rsidR="00DF2F67" w:rsidRPr="00B31018" w:rsidRDefault="00DF2F67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30" w:author="Gareth Harding" w:date="2025-07-09T17:53:00Z" w16du:dateUtc="2025-07-09T15:53:00Z">
          <w:pPr>
            <w:pStyle w:val="p2"/>
          </w:pPr>
        </w:pPrChange>
      </w:pPr>
    </w:p>
    <w:p w14:paraId="6696B95E" w14:textId="6495501C" w:rsidR="00DF2F67" w:rsidRDefault="00DF2F67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ins w:id="231" w:author="Gareth Harding" w:date="2025-07-09T11:25:00Z" w16du:dateUtc="2025-07-09T09:25:00Z"/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232" w:author="Gareth Harding" w:date="2025-07-09T17:53:00Z" w16du:dateUtc="2025-07-09T15:53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DF2F67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At School – Talking About Yesterday</w:t>
      </w:r>
    </w:p>
    <w:p w14:paraId="6916742D" w14:textId="77777777" w:rsidR="003F1801" w:rsidRPr="003F1801" w:rsidRDefault="003F1801">
      <w:pPr>
        <w:adjustRightInd w:val="0"/>
        <w:snapToGrid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  <w:rPrChange w:id="233" w:author="Gareth Harding" w:date="2025-07-09T11:25:00Z" w16du:dateUtc="2025-07-09T09:25:00Z">
            <w:rPr>
              <w:lang w:eastAsia="es-ES_tradnl"/>
            </w:rPr>
          </w:rPrChange>
        </w:rPr>
        <w:pPrChange w:id="234" w:author="Gareth Harding" w:date="2025-07-09T17:49:00Z" w16du:dateUtc="2025-07-09T15:49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</w:p>
    <w:p w14:paraId="4FEB725B" w14:textId="68B409AA" w:rsidR="00DF2F67" w:rsidRPr="001E4900" w:rsidRDefault="00DF2F67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235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Teacher: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Good morning, Mia. Where were you yesterday?</w:t>
      </w:r>
    </w:p>
    <w:p w14:paraId="01936A5F" w14:textId="37FD9925" w:rsidR="00DF2F67" w:rsidRPr="001E4900" w:rsidRDefault="00DF2F67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236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Mia: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Yesterday I was at the zoo, and it was fun</w:t>
      </w:r>
      <w:r w:rsidR="004C05F7"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!</w:t>
      </w:r>
      <w:r w:rsidR="00A04D4B"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I love 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monkeys.</w:t>
      </w:r>
    </w:p>
    <w:p w14:paraId="1ACF1016" w14:textId="026CF436" w:rsidR="00DF2F67" w:rsidRPr="001E4900" w:rsidRDefault="00DF2F67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237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Teacher: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Nice! And where was your brother?</w:t>
      </w:r>
    </w:p>
    <w:p w14:paraId="2E272DEE" w14:textId="28E16A60" w:rsidR="00DF2F67" w:rsidRPr="001E4900" w:rsidRDefault="00DF2F67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238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Mia: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He wasn’t at the zoo. He was at the library because he loves books.</w:t>
      </w:r>
    </w:p>
    <w:p w14:paraId="6B1C36C7" w14:textId="6ABAA58A" w:rsidR="00DF2F67" w:rsidRPr="001E4900" w:rsidRDefault="00DF2F67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239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Teacher: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Oh, that’s great! And your parents?</w:t>
      </w:r>
    </w:p>
    <w:p w14:paraId="079E8ABA" w14:textId="35FA9175" w:rsidR="00DF2F67" w:rsidRPr="001E4900" w:rsidRDefault="00DF2F67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240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Mia: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They weren’t at the library. They were at the cinema.</w:t>
      </w:r>
    </w:p>
    <w:p w14:paraId="796DDC63" w14:textId="68AB09F2" w:rsidR="00DF2F67" w:rsidRPr="001E4900" w:rsidRDefault="00DF2F67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241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Teacher: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What about your friend Leo?</w:t>
      </w:r>
    </w:p>
    <w:p w14:paraId="290706CF" w14:textId="4F2F3436" w:rsidR="00DF2F67" w:rsidRPr="001E4900" w:rsidRDefault="00DF2F67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242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Mia: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He was at the park</w:t>
      </w:r>
      <w:r w:rsidR="00A04D4B"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. </w:t>
      </w:r>
    </w:p>
    <w:p w14:paraId="59FF0D5A" w14:textId="5D92B9B8" w:rsidR="00DF2F67" w:rsidRPr="001E4900" w:rsidRDefault="00DF2F67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243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Teacher: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Were you at home in the evening?</w:t>
      </w:r>
    </w:p>
    <w:p w14:paraId="28B0135C" w14:textId="77777777" w:rsidR="00DF2F67" w:rsidRPr="001E4900" w:rsidRDefault="00DF2F67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244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1E4900">
        <w:rPr>
          <w:rFonts w:ascii="Verdana" w:eastAsia="Times New Roman" w:hAnsi="Verdana" w:cs="Times New Roman"/>
          <w:b/>
          <w:bCs/>
          <w:kern w:val="0"/>
          <w:lang w:eastAsia="es-ES_tradnl"/>
          <w14:ligatures w14:val="none"/>
        </w:rPr>
        <w:t>Mia:</w:t>
      </w: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 xml:space="preserve"> No, I wasn’t at home. I was at the swimming pool with my cousin.</w:t>
      </w:r>
    </w:p>
    <w:p w14:paraId="61B940FB" w14:textId="77777777" w:rsidR="00DF2F67" w:rsidRPr="001E4900" w:rsidRDefault="00DF2F67">
      <w:pPr>
        <w:pStyle w:val="p2"/>
        <w:spacing w:before="0" w:beforeAutospacing="0" w:after="0" w:afterAutospacing="0"/>
        <w:ind w:left="720"/>
        <w:rPr>
          <w:rFonts w:ascii="Verdana" w:hAnsi="Verdana"/>
          <w:lang w:val="en-GB"/>
        </w:rPr>
        <w:pPrChange w:id="245" w:author="Gareth Harding" w:date="2025-07-09T17:49:00Z" w16du:dateUtc="2025-07-09T15:49:00Z">
          <w:pPr>
            <w:pStyle w:val="p2"/>
            <w:ind w:left="720"/>
          </w:pPr>
        </w:pPrChange>
      </w:pPr>
    </w:p>
    <w:p w14:paraId="6EB331B3" w14:textId="77777777" w:rsidR="004C05F7" w:rsidRPr="00B31018" w:rsidRDefault="004C05F7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t>Comprehension Questions</w:t>
      </w:r>
    </w:p>
    <w:p w14:paraId="01B41AE5" w14:textId="77777777" w:rsidR="004C05F7" w:rsidRPr="00B31018" w:rsidRDefault="004C05F7">
      <w:pPr>
        <w:pStyle w:val="p2"/>
        <w:spacing w:before="0" w:beforeAutospacing="0" w:after="0" w:afterAutospacing="0"/>
        <w:rPr>
          <w:rFonts w:ascii="Verdana" w:hAnsi="Verdana"/>
        </w:rPr>
        <w:pPrChange w:id="246" w:author="Gareth Harding" w:date="2025-07-09T17:49:00Z" w16du:dateUtc="2025-07-09T15:49:00Z">
          <w:pPr>
            <w:pStyle w:val="p2"/>
          </w:pPr>
        </w:pPrChange>
      </w:pPr>
    </w:p>
    <w:p w14:paraId="15DDA61E" w14:textId="77777777" w:rsidR="004C05F7" w:rsidRPr="00B31018" w:rsidRDefault="004C05F7">
      <w:pPr>
        <w:pStyle w:val="p1"/>
        <w:numPr>
          <w:ilvl w:val="0"/>
          <w:numId w:val="14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247" w:author="Gareth Harding" w:date="2025-07-09T17:55:00Z" w16du:dateUtc="2025-07-09T15:55:00Z">
          <w:pPr>
            <w:pStyle w:val="p1"/>
            <w:numPr>
              <w:numId w:val="14"/>
            </w:numPr>
            <w:tabs>
              <w:tab w:val="num" w:pos="720"/>
            </w:tabs>
            <w:ind w:left="720" w:hanging="360"/>
          </w:pPr>
        </w:pPrChange>
      </w:pPr>
      <w:proofErr w:type="spellStart"/>
      <w:r w:rsidRPr="00B31018">
        <w:rPr>
          <w:rFonts w:ascii="Verdana" w:hAnsi="Verdana"/>
          <w:b/>
          <w:bCs/>
        </w:rPr>
        <w:t>Where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was</w:t>
      </w:r>
      <w:proofErr w:type="spellEnd"/>
      <w:r w:rsidRPr="00B31018">
        <w:rPr>
          <w:rFonts w:ascii="Verdana" w:hAnsi="Verdana"/>
          <w:b/>
          <w:bCs/>
        </w:rPr>
        <w:t xml:space="preserve"> Mia </w:t>
      </w:r>
      <w:proofErr w:type="spellStart"/>
      <w:r w:rsidRPr="00B31018">
        <w:rPr>
          <w:rFonts w:ascii="Verdana" w:hAnsi="Verdana"/>
          <w:b/>
          <w:bCs/>
        </w:rPr>
        <w:t>yesterday</w:t>
      </w:r>
      <w:proofErr w:type="spellEnd"/>
      <w:r w:rsidRPr="00B31018">
        <w:rPr>
          <w:rFonts w:ascii="Verdana" w:hAnsi="Verdana"/>
          <w:b/>
          <w:bCs/>
        </w:rPr>
        <w:t>?</w:t>
      </w:r>
    </w:p>
    <w:p w14:paraId="733A9B1F" w14:textId="61A396C8" w:rsidR="004C05F7" w:rsidRPr="00B31018" w:rsidRDefault="004C05F7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48" w:author="Gareth Harding" w:date="2025-07-09T17:55:00Z" w16du:dateUtc="2025-07-09T15:55:00Z">
          <w:pPr>
            <w:pStyle w:val="p2"/>
            <w:ind w:left="720"/>
          </w:pPr>
        </w:pPrChange>
      </w:pPr>
      <w:r w:rsidRPr="00B31018">
        <w:rPr>
          <w:rFonts w:ascii="Verdana" w:hAnsi="Verdana"/>
        </w:rPr>
        <w:t xml:space="preserve">At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swimming</w:t>
      </w:r>
      <w:proofErr w:type="spellEnd"/>
      <w:r w:rsidRPr="00B31018">
        <w:rPr>
          <w:rFonts w:ascii="Verdana" w:hAnsi="Verdana"/>
        </w:rPr>
        <w:t xml:space="preserve"> pool</w:t>
      </w:r>
    </w:p>
    <w:p w14:paraId="2A5DE661" w14:textId="288F22D2" w:rsidR="004C05F7" w:rsidRPr="00B31018" w:rsidRDefault="004C05F7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49" w:author="Gareth Harding" w:date="2025-07-09T17:55:00Z" w16du:dateUtc="2025-07-09T15:55:00Z">
          <w:pPr>
            <w:pStyle w:val="p2"/>
            <w:ind w:left="720"/>
          </w:pPr>
        </w:pPrChange>
      </w:pPr>
      <w:r w:rsidRPr="00B31018">
        <w:rPr>
          <w:rFonts w:ascii="Verdana" w:hAnsi="Verdana"/>
          <w:highlight w:val="yellow"/>
        </w:rPr>
        <w:t xml:space="preserve">At </w:t>
      </w:r>
      <w:proofErr w:type="spellStart"/>
      <w:r w:rsidRPr="00B31018">
        <w:rPr>
          <w:rFonts w:ascii="Verdana" w:hAnsi="Verdana"/>
          <w:highlight w:val="yellow"/>
        </w:rPr>
        <w:t>the</w:t>
      </w:r>
      <w:proofErr w:type="spellEnd"/>
      <w:r w:rsidRPr="00B31018">
        <w:rPr>
          <w:rFonts w:ascii="Verdana" w:hAnsi="Verdana"/>
          <w:highlight w:val="yellow"/>
        </w:rPr>
        <w:t xml:space="preserve"> zoo</w:t>
      </w:r>
    </w:p>
    <w:p w14:paraId="6F5BE34A" w14:textId="115C962E" w:rsidR="004C05F7" w:rsidRDefault="004C05F7">
      <w:pPr>
        <w:pStyle w:val="p2"/>
        <w:spacing w:before="0" w:beforeAutospacing="0" w:after="0" w:afterAutospacing="0"/>
        <w:ind w:left="426" w:hanging="426"/>
        <w:rPr>
          <w:ins w:id="250" w:author="Gareth Harding" w:date="2025-07-09T17:55:00Z" w16du:dateUtc="2025-07-09T15:55:00Z"/>
          <w:rFonts w:ascii="Verdana" w:hAnsi="Verdana"/>
        </w:rPr>
        <w:pPrChange w:id="251" w:author="Gareth Harding" w:date="2025-07-09T17:55:00Z" w16du:dateUtc="2025-07-09T15:55:00Z">
          <w:pPr>
            <w:pStyle w:val="p2"/>
            <w:spacing w:before="0" w:beforeAutospacing="0" w:after="0" w:afterAutospacing="0"/>
            <w:ind w:left="720"/>
          </w:pPr>
        </w:pPrChange>
      </w:pPr>
      <w:r w:rsidRPr="00B31018">
        <w:rPr>
          <w:rFonts w:ascii="Verdana" w:hAnsi="Verdana"/>
        </w:rPr>
        <w:lastRenderedPageBreak/>
        <w:t xml:space="preserve">At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cinema</w:t>
      </w:r>
    </w:p>
    <w:p w14:paraId="28ABD02E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52" w:author="Gareth Harding" w:date="2025-07-09T17:55:00Z" w16du:dateUtc="2025-07-09T15:55:00Z">
          <w:pPr>
            <w:pStyle w:val="p2"/>
            <w:ind w:left="720"/>
          </w:pPr>
        </w:pPrChange>
      </w:pPr>
    </w:p>
    <w:p w14:paraId="332B75BC" w14:textId="77777777" w:rsidR="004C05F7" w:rsidRPr="001E4900" w:rsidRDefault="004C05F7">
      <w:pPr>
        <w:pStyle w:val="p1"/>
        <w:numPr>
          <w:ilvl w:val="0"/>
          <w:numId w:val="14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253" w:author="Gareth Harding" w:date="2025-07-09T17:55:00Z" w16du:dateUtc="2025-07-09T15:55:00Z">
          <w:pPr>
            <w:pStyle w:val="p1"/>
            <w:numPr>
              <w:numId w:val="14"/>
            </w:numPr>
            <w:tabs>
              <w:tab w:val="num" w:pos="720"/>
            </w:tabs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did Mia say about the monkeys?</w:t>
      </w:r>
    </w:p>
    <w:p w14:paraId="7C02D3C9" w14:textId="597E38E9" w:rsidR="00BD1E84" w:rsidRPr="001E4900" w:rsidRDefault="00BD1E84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254" w:author="Gareth Harding" w:date="2025-07-09T17:55:00Z" w16du:dateUtc="2025-07-09T15:55:00Z">
          <w:pPr>
            <w:pStyle w:val="p2"/>
            <w:ind w:left="720"/>
          </w:pPr>
        </w:pPrChange>
      </w:pPr>
      <w:r w:rsidRPr="001E4900">
        <w:rPr>
          <w:rFonts w:ascii="Verdana" w:hAnsi="Verdana"/>
          <w:lang w:val="en-GB"/>
        </w:rPr>
        <w:t>She loves lions</w:t>
      </w:r>
    </w:p>
    <w:p w14:paraId="1BF2EBAF" w14:textId="33F58387" w:rsidR="004C05F7" w:rsidRPr="001E4900" w:rsidRDefault="004C05F7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255" w:author="Gareth Harding" w:date="2025-07-09T17:55:00Z" w16du:dateUtc="2025-07-09T15:55:00Z">
          <w:pPr>
            <w:pStyle w:val="p2"/>
            <w:ind w:left="720"/>
          </w:pPr>
        </w:pPrChange>
      </w:pPr>
      <w:r w:rsidRPr="001E4900">
        <w:rPr>
          <w:rFonts w:ascii="Verdana" w:hAnsi="Verdana"/>
          <w:lang w:val="en-GB"/>
        </w:rPr>
        <w:t xml:space="preserve">She loves </w:t>
      </w:r>
      <w:r w:rsidR="00BD1E84" w:rsidRPr="001E4900">
        <w:rPr>
          <w:rFonts w:ascii="Verdana" w:hAnsi="Verdana"/>
          <w:lang w:val="en-GB"/>
        </w:rPr>
        <w:t>elephants</w:t>
      </w:r>
    </w:p>
    <w:p w14:paraId="51486021" w14:textId="71087972" w:rsidR="004C05F7" w:rsidRDefault="004C05F7">
      <w:pPr>
        <w:pStyle w:val="p2"/>
        <w:spacing w:before="0" w:beforeAutospacing="0" w:after="0" w:afterAutospacing="0"/>
        <w:ind w:left="426" w:hanging="426"/>
        <w:rPr>
          <w:ins w:id="256" w:author="Gareth Harding" w:date="2025-07-09T17:55:00Z" w16du:dateUtc="2025-07-09T15:55:00Z"/>
          <w:rFonts w:ascii="Verdana" w:hAnsi="Verdana"/>
        </w:rPr>
        <w:pPrChange w:id="257" w:author="Gareth Harding" w:date="2025-07-09T17:55:00Z" w16du:dateUtc="2025-07-09T15:55:00Z">
          <w:pPr>
            <w:pStyle w:val="p2"/>
            <w:spacing w:before="0" w:beforeAutospacing="0" w:after="0" w:afterAutospacing="0"/>
            <w:ind w:left="720"/>
          </w:pPr>
        </w:pPrChange>
      </w:pPr>
      <w:proofErr w:type="spellStart"/>
      <w:r w:rsidRPr="00B31018">
        <w:rPr>
          <w:rFonts w:ascii="Verdana" w:hAnsi="Verdana"/>
          <w:highlight w:val="yellow"/>
        </w:rPr>
        <w:t>She</w:t>
      </w:r>
      <w:proofErr w:type="spellEnd"/>
      <w:r w:rsidRPr="00B31018">
        <w:rPr>
          <w:rFonts w:ascii="Verdana" w:hAnsi="Verdana"/>
          <w:highlight w:val="yellow"/>
        </w:rPr>
        <w:t xml:space="preserve"> </w:t>
      </w:r>
      <w:proofErr w:type="spellStart"/>
      <w:r w:rsidRPr="00B31018">
        <w:rPr>
          <w:rFonts w:ascii="Verdana" w:hAnsi="Verdana"/>
          <w:highlight w:val="yellow"/>
        </w:rPr>
        <w:t>loves</w:t>
      </w:r>
      <w:proofErr w:type="spellEnd"/>
      <w:r w:rsidRPr="00B31018">
        <w:rPr>
          <w:rFonts w:ascii="Verdana" w:hAnsi="Verdana"/>
          <w:highlight w:val="yellow"/>
        </w:rPr>
        <w:t xml:space="preserve"> </w:t>
      </w:r>
      <w:proofErr w:type="spellStart"/>
      <w:r w:rsidRPr="00B31018">
        <w:rPr>
          <w:rFonts w:ascii="Verdana" w:hAnsi="Verdana"/>
          <w:highlight w:val="yellow"/>
        </w:rPr>
        <w:t>monkeys</w:t>
      </w:r>
      <w:proofErr w:type="spellEnd"/>
    </w:p>
    <w:p w14:paraId="75252331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58" w:author="Gareth Harding" w:date="2025-07-09T17:55:00Z" w16du:dateUtc="2025-07-09T15:55:00Z">
          <w:pPr>
            <w:pStyle w:val="p2"/>
            <w:ind w:left="720"/>
          </w:pPr>
        </w:pPrChange>
      </w:pPr>
    </w:p>
    <w:p w14:paraId="609CBDBC" w14:textId="77777777" w:rsidR="004C05F7" w:rsidRPr="00B31018" w:rsidRDefault="004C05F7">
      <w:pPr>
        <w:pStyle w:val="p1"/>
        <w:numPr>
          <w:ilvl w:val="0"/>
          <w:numId w:val="14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259" w:author="Gareth Harding" w:date="2025-07-09T17:55:00Z" w16du:dateUtc="2025-07-09T15:55:00Z">
          <w:pPr>
            <w:pStyle w:val="p1"/>
            <w:numPr>
              <w:numId w:val="14"/>
            </w:numPr>
            <w:tabs>
              <w:tab w:val="num" w:pos="720"/>
            </w:tabs>
            <w:ind w:left="720" w:hanging="360"/>
          </w:pPr>
        </w:pPrChange>
      </w:pPr>
      <w:proofErr w:type="spellStart"/>
      <w:r w:rsidRPr="00B31018">
        <w:rPr>
          <w:rFonts w:ascii="Verdana" w:hAnsi="Verdana"/>
          <w:b/>
          <w:bCs/>
        </w:rPr>
        <w:t>Where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was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Mia’s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brother</w:t>
      </w:r>
      <w:proofErr w:type="spellEnd"/>
      <w:r w:rsidRPr="00B31018">
        <w:rPr>
          <w:rFonts w:ascii="Verdana" w:hAnsi="Verdana"/>
          <w:b/>
          <w:bCs/>
        </w:rPr>
        <w:t>?</w:t>
      </w:r>
    </w:p>
    <w:p w14:paraId="7827B6C7" w14:textId="0A320E20" w:rsidR="004C05F7" w:rsidRPr="00B31018" w:rsidRDefault="004C05F7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60" w:author="Gareth Harding" w:date="2025-07-09T17:55:00Z" w16du:dateUtc="2025-07-09T15:55:00Z">
          <w:pPr>
            <w:pStyle w:val="p2"/>
            <w:ind w:left="720"/>
          </w:pPr>
        </w:pPrChange>
      </w:pPr>
      <w:r w:rsidRPr="00B31018">
        <w:rPr>
          <w:rFonts w:ascii="Verdana" w:hAnsi="Verdana"/>
        </w:rPr>
        <w:t xml:space="preserve">At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park</w:t>
      </w:r>
      <w:proofErr w:type="spellEnd"/>
    </w:p>
    <w:p w14:paraId="269BD633" w14:textId="52896EAD" w:rsidR="004C05F7" w:rsidRPr="00B31018" w:rsidRDefault="004C05F7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61" w:author="Gareth Harding" w:date="2025-07-09T17:55:00Z" w16du:dateUtc="2025-07-09T15:55:00Z">
          <w:pPr>
            <w:pStyle w:val="p2"/>
            <w:ind w:left="720"/>
          </w:pPr>
        </w:pPrChange>
      </w:pPr>
      <w:r w:rsidRPr="00B31018">
        <w:rPr>
          <w:rFonts w:ascii="Verdana" w:hAnsi="Verdana"/>
          <w:highlight w:val="yellow"/>
        </w:rPr>
        <w:t xml:space="preserve">At </w:t>
      </w:r>
      <w:proofErr w:type="spellStart"/>
      <w:r w:rsidRPr="00B31018">
        <w:rPr>
          <w:rFonts w:ascii="Verdana" w:hAnsi="Verdana"/>
          <w:highlight w:val="yellow"/>
        </w:rPr>
        <w:t>the</w:t>
      </w:r>
      <w:proofErr w:type="spellEnd"/>
      <w:r w:rsidRPr="00B31018">
        <w:rPr>
          <w:rFonts w:ascii="Verdana" w:hAnsi="Verdana"/>
          <w:highlight w:val="yellow"/>
        </w:rPr>
        <w:t xml:space="preserve"> </w:t>
      </w:r>
      <w:proofErr w:type="spellStart"/>
      <w:r w:rsidRPr="00B31018">
        <w:rPr>
          <w:rFonts w:ascii="Verdana" w:hAnsi="Verdana"/>
          <w:highlight w:val="yellow"/>
        </w:rPr>
        <w:t>library</w:t>
      </w:r>
      <w:proofErr w:type="spellEnd"/>
    </w:p>
    <w:p w14:paraId="43751734" w14:textId="4B5E2EE1" w:rsidR="004C05F7" w:rsidRDefault="004C05F7">
      <w:pPr>
        <w:pStyle w:val="p2"/>
        <w:spacing w:before="0" w:beforeAutospacing="0" w:after="0" w:afterAutospacing="0"/>
        <w:ind w:left="426" w:hanging="426"/>
        <w:rPr>
          <w:ins w:id="262" w:author="Gareth Harding" w:date="2025-07-09T17:55:00Z" w16du:dateUtc="2025-07-09T15:55:00Z"/>
          <w:rFonts w:ascii="Verdana" w:hAnsi="Verdana"/>
        </w:rPr>
        <w:pPrChange w:id="263" w:author="Gareth Harding" w:date="2025-07-09T17:55:00Z" w16du:dateUtc="2025-07-09T15:55:00Z">
          <w:pPr>
            <w:pStyle w:val="p2"/>
            <w:spacing w:before="0" w:beforeAutospacing="0" w:after="0" w:afterAutospacing="0"/>
            <w:ind w:left="720"/>
          </w:pPr>
        </w:pPrChange>
      </w:pPr>
      <w:r w:rsidRPr="00B31018">
        <w:rPr>
          <w:rFonts w:ascii="Verdana" w:hAnsi="Verdana"/>
        </w:rPr>
        <w:t xml:space="preserve">At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zoo</w:t>
      </w:r>
    </w:p>
    <w:p w14:paraId="68983DF0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64" w:author="Gareth Harding" w:date="2025-07-09T17:55:00Z" w16du:dateUtc="2025-07-09T15:55:00Z">
          <w:pPr>
            <w:pStyle w:val="p2"/>
            <w:ind w:left="720"/>
          </w:pPr>
        </w:pPrChange>
      </w:pPr>
    </w:p>
    <w:p w14:paraId="7E07F3F6" w14:textId="77777777" w:rsidR="004C05F7" w:rsidRPr="00B31018" w:rsidRDefault="004C05F7">
      <w:pPr>
        <w:pStyle w:val="p1"/>
        <w:numPr>
          <w:ilvl w:val="0"/>
          <w:numId w:val="14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265" w:author="Gareth Harding" w:date="2025-07-09T17:55:00Z" w16du:dateUtc="2025-07-09T15:55:00Z">
          <w:pPr>
            <w:pStyle w:val="p1"/>
            <w:numPr>
              <w:numId w:val="14"/>
            </w:numPr>
            <w:tabs>
              <w:tab w:val="num" w:pos="720"/>
            </w:tabs>
            <w:ind w:left="720" w:hanging="360"/>
          </w:pPr>
        </w:pPrChange>
      </w:pPr>
      <w:proofErr w:type="spellStart"/>
      <w:r w:rsidRPr="00B31018">
        <w:rPr>
          <w:rFonts w:ascii="Verdana" w:hAnsi="Verdana"/>
          <w:b/>
          <w:bCs/>
        </w:rPr>
        <w:t>Where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were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Mia’s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parents</w:t>
      </w:r>
      <w:proofErr w:type="spellEnd"/>
      <w:r w:rsidRPr="00B31018">
        <w:rPr>
          <w:rFonts w:ascii="Verdana" w:hAnsi="Verdana"/>
          <w:b/>
          <w:bCs/>
        </w:rPr>
        <w:t>?</w:t>
      </w:r>
    </w:p>
    <w:p w14:paraId="12272EEA" w14:textId="75E6729A" w:rsidR="004C05F7" w:rsidRPr="00B31018" w:rsidRDefault="004C05F7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66" w:author="Gareth Harding" w:date="2025-07-09T17:55:00Z" w16du:dateUtc="2025-07-09T15:55:00Z">
          <w:pPr>
            <w:pStyle w:val="p2"/>
            <w:ind w:left="720"/>
          </w:pPr>
        </w:pPrChange>
      </w:pPr>
      <w:r w:rsidRPr="00B31018">
        <w:rPr>
          <w:rFonts w:ascii="Verdana" w:hAnsi="Verdana"/>
        </w:rPr>
        <w:t xml:space="preserve">At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zoo</w:t>
      </w:r>
    </w:p>
    <w:p w14:paraId="043F74F1" w14:textId="440D03D1" w:rsidR="004C05F7" w:rsidRPr="00B31018" w:rsidRDefault="004C05F7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67" w:author="Gareth Harding" w:date="2025-07-09T17:55:00Z" w16du:dateUtc="2025-07-09T15:55:00Z">
          <w:pPr>
            <w:pStyle w:val="p2"/>
            <w:ind w:left="720"/>
          </w:pPr>
        </w:pPrChange>
      </w:pPr>
      <w:r w:rsidRPr="00B31018">
        <w:rPr>
          <w:rFonts w:ascii="Verdana" w:hAnsi="Verdana"/>
        </w:rPr>
        <w:t xml:space="preserve">At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swimming</w:t>
      </w:r>
      <w:proofErr w:type="spellEnd"/>
      <w:r w:rsidRPr="00B31018">
        <w:rPr>
          <w:rFonts w:ascii="Verdana" w:hAnsi="Verdana"/>
        </w:rPr>
        <w:t xml:space="preserve"> pool</w:t>
      </w:r>
    </w:p>
    <w:p w14:paraId="1176024B" w14:textId="209D06B7" w:rsidR="004C05F7" w:rsidRDefault="004C05F7">
      <w:pPr>
        <w:pStyle w:val="p2"/>
        <w:spacing w:before="0" w:beforeAutospacing="0" w:after="0" w:afterAutospacing="0"/>
        <w:ind w:left="426" w:hanging="426"/>
        <w:rPr>
          <w:ins w:id="268" w:author="Gareth Harding" w:date="2025-07-09T17:55:00Z" w16du:dateUtc="2025-07-09T15:55:00Z"/>
          <w:rFonts w:ascii="Verdana" w:hAnsi="Verdana"/>
        </w:rPr>
        <w:pPrChange w:id="269" w:author="Gareth Harding" w:date="2025-07-09T17:55:00Z" w16du:dateUtc="2025-07-09T15:55:00Z">
          <w:pPr>
            <w:pStyle w:val="p2"/>
            <w:spacing w:before="0" w:beforeAutospacing="0" w:after="0" w:afterAutospacing="0"/>
            <w:ind w:left="720"/>
          </w:pPr>
        </w:pPrChange>
      </w:pPr>
      <w:r w:rsidRPr="00B31018">
        <w:rPr>
          <w:rFonts w:ascii="Verdana" w:hAnsi="Verdana"/>
          <w:highlight w:val="yellow"/>
        </w:rPr>
        <w:t xml:space="preserve">At </w:t>
      </w:r>
      <w:proofErr w:type="spellStart"/>
      <w:r w:rsidRPr="00B31018">
        <w:rPr>
          <w:rFonts w:ascii="Verdana" w:hAnsi="Verdana"/>
          <w:highlight w:val="yellow"/>
        </w:rPr>
        <w:t>the</w:t>
      </w:r>
      <w:proofErr w:type="spellEnd"/>
      <w:r w:rsidRPr="00B31018">
        <w:rPr>
          <w:rFonts w:ascii="Verdana" w:hAnsi="Verdana"/>
          <w:highlight w:val="yellow"/>
        </w:rPr>
        <w:t xml:space="preserve"> cinema</w:t>
      </w:r>
    </w:p>
    <w:p w14:paraId="0D15DD67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70" w:author="Gareth Harding" w:date="2025-07-09T17:55:00Z" w16du:dateUtc="2025-07-09T15:55:00Z">
          <w:pPr>
            <w:pStyle w:val="p2"/>
            <w:ind w:left="720"/>
          </w:pPr>
        </w:pPrChange>
      </w:pPr>
    </w:p>
    <w:p w14:paraId="7742A852" w14:textId="77777777" w:rsidR="004C05F7" w:rsidRPr="00B31018" w:rsidRDefault="004C05F7">
      <w:pPr>
        <w:pStyle w:val="p1"/>
        <w:numPr>
          <w:ilvl w:val="0"/>
          <w:numId w:val="14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271" w:author="Gareth Harding" w:date="2025-07-09T17:55:00Z" w16du:dateUtc="2025-07-09T15:55:00Z">
          <w:pPr>
            <w:pStyle w:val="p1"/>
            <w:numPr>
              <w:numId w:val="14"/>
            </w:numPr>
            <w:tabs>
              <w:tab w:val="num" w:pos="720"/>
            </w:tabs>
            <w:ind w:left="720" w:hanging="360"/>
          </w:pPr>
        </w:pPrChange>
      </w:pPr>
      <w:proofErr w:type="spellStart"/>
      <w:r w:rsidRPr="00B31018">
        <w:rPr>
          <w:rFonts w:ascii="Verdana" w:hAnsi="Verdana"/>
          <w:b/>
          <w:bCs/>
        </w:rPr>
        <w:t>Where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was</w:t>
      </w:r>
      <w:proofErr w:type="spellEnd"/>
      <w:r w:rsidRPr="00B31018">
        <w:rPr>
          <w:rFonts w:ascii="Verdana" w:hAnsi="Verdana"/>
          <w:b/>
          <w:bCs/>
        </w:rPr>
        <w:t xml:space="preserve"> Leo?</w:t>
      </w:r>
    </w:p>
    <w:p w14:paraId="53405104" w14:textId="6A966444" w:rsidR="004C05F7" w:rsidRPr="00B31018" w:rsidRDefault="004C05F7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72" w:author="Gareth Harding" w:date="2025-07-09T17:55:00Z" w16du:dateUtc="2025-07-09T15:55:00Z">
          <w:pPr>
            <w:pStyle w:val="p2"/>
            <w:ind w:left="720"/>
          </w:pPr>
        </w:pPrChange>
      </w:pPr>
      <w:r w:rsidRPr="00B31018">
        <w:rPr>
          <w:rFonts w:ascii="Verdana" w:hAnsi="Verdana"/>
        </w:rPr>
        <w:t xml:space="preserve">At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cinema</w:t>
      </w:r>
    </w:p>
    <w:p w14:paraId="6570F0A0" w14:textId="716A9B53" w:rsidR="004C05F7" w:rsidRPr="00B31018" w:rsidRDefault="004C05F7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73" w:author="Gareth Harding" w:date="2025-07-09T17:55:00Z" w16du:dateUtc="2025-07-09T15:55:00Z">
          <w:pPr>
            <w:pStyle w:val="p2"/>
            <w:ind w:left="720"/>
          </w:pPr>
        </w:pPrChange>
      </w:pPr>
      <w:r w:rsidRPr="00B31018">
        <w:rPr>
          <w:rFonts w:ascii="Verdana" w:hAnsi="Verdana"/>
          <w:highlight w:val="yellow"/>
        </w:rPr>
        <w:t xml:space="preserve">At </w:t>
      </w:r>
      <w:proofErr w:type="spellStart"/>
      <w:r w:rsidRPr="00B31018">
        <w:rPr>
          <w:rFonts w:ascii="Verdana" w:hAnsi="Verdana"/>
          <w:highlight w:val="yellow"/>
        </w:rPr>
        <w:t>the</w:t>
      </w:r>
      <w:proofErr w:type="spellEnd"/>
      <w:r w:rsidRPr="00B31018">
        <w:rPr>
          <w:rFonts w:ascii="Verdana" w:hAnsi="Verdana"/>
          <w:highlight w:val="yellow"/>
        </w:rPr>
        <w:t xml:space="preserve"> </w:t>
      </w:r>
      <w:proofErr w:type="spellStart"/>
      <w:r w:rsidRPr="00B31018">
        <w:rPr>
          <w:rFonts w:ascii="Verdana" w:hAnsi="Verdana"/>
          <w:highlight w:val="yellow"/>
        </w:rPr>
        <w:t>park</w:t>
      </w:r>
      <w:proofErr w:type="spellEnd"/>
    </w:p>
    <w:p w14:paraId="38CC12BA" w14:textId="25BBD133" w:rsidR="004C05F7" w:rsidRDefault="004C05F7">
      <w:pPr>
        <w:pStyle w:val="p2"/>
        <w:spacing w:before="0" w:beforeAutospacing="0" w:after="0" w:afterAutospacing="0"/>
        <w:ind w:left="426" w:hanging="426"/>
        <w:rPr>
          <w:ins w:id="274" w:author="Gareth Harding" w:date="2025-07-09T17:55:00Z" w16du:dateUtc="2025-07-09T15:55:00Z"/>
          <w:rFonts w:ascii="Verdana" w:hAnsi="Verdana"/>
        </w:rPr>
        <w:pPrChange w:id="275" w:author="Gareth Harding" w:date="2025-07-09T17:55:00Z" w16du:dateUtc="2025-07-09T15:55:00Z">
          <w:pPr>
            <w:pStyle w:val="p2"/>
            <w:spacing w:before="0" w:beforeAutospacing="0" w:after="0" w:afterAutospacing="0"/>
            <w:ind w:left="720"/>
          </w:pPr>
        </w:pPrChange>
      </w:pPr>
      <w:r w:rsidRPr="00B31018">
        <w:rPr>
          <w:rFonts w:ascii="Verdana" w:hAnsi="Verdana"/>
        </w:rPr>
        <w:t xml:space="preserve">At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library</w:t>
      </w:r>
      <w:proofErr w:type="spellEnd"/>
    </w:p>
    <w:p w14:paraId="360AEAE3" w14:textId="77777777" w:rsidR="00847F6C" w:rsidRPr="00B31018" w:rsidRDefault="00847F6C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76" w:author="Gareth Harding" w:date="2025-07-09T17:55:00Z" w16du:dateUtc="2025-07-09T15:55:00Z">
          <w:pPr>
            <w:pStyle w:val="p2"/>
            <w:ind w:left="720"/>
          </w:pPr>
        </w:pPrChange>
      </w:pPr>
    </w:p>
    <w:p w14:paraId="07F732EE" w14:textId="4B0E2A40" w:rsidR="004C05F7" w:rsidRPr="001E4900" w:rsidRDefault="004C05F7">
      <w:pPr>
        <w:pStyle w:val="p1"/>
        <w:numPr>
          <w:ilvl w:val="0"/>
          <w:numId w:val="14"/>
        </w:numPr>
        <w:tabs>
          <w:tab w:val="clear" w:pos="720"/>
        </w:tabs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277" w:author="Gareth Harding" w:date="2025-07-09T17:55:00Z" w16du:dateUtc="2025-07-09T15:55:00Z">
          <w:pPr>
            <w:pStyle w:val="p1"/>
            <w:numPr>
              <w:numId w:val="14"/>
            </w:numPr>
            <w:tabs>
              <w:tab w:val="num" w:pos="720"/>
            </w:tabs>
            <w:ind w:left="72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Mia was at home in the evening.</w:t>
      </w:r>
    </w:p>
    <w:p w14:paraId="31698145" w14:textId="2DD6780A" w:rsidR="004C05F7" w:rsidRPr="00B31018" w:rsidRDefault="004C05F7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78" w:author="Gareth Harding" w:date="2025-07-09T17:55:00Z" w16du:dateUtc="2025-07-09T15:55:00Z">
          <w:pPr>
            <w:pStyle w:val="p2"/>
            <w:ind w:left="720"/>
          </w:pPr>
        </w:pPrChange>
      </w:pPr>
      <w:r w:rsidRPr="00B31018">
        <w:rPr>
          <w:rFonts w:ascii="Verdana" w:hAnsi="Verdana"/>
          <w:highlight w:val="yellow"/>
        </w:rPr>
        <w:t>False</w:t>
      </w:r>
    </w:p>
    <w:p w14:paraId="0F6DC4F3" w14:textId="7977B2A3" w:rsidR="00552D82" w:rsidRPr="00B31018" w:rsidRDefault="004C05F7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79" w:author="Gareth Harding" w:date="2025-07-09T17:55:00Z" w16du:dateUtc="2025-07-09T15:55:00Z">
          <w:pPr>
            <w:pStyle w:val="p2"/>
            <w:ind w:left="720"/>
          </w:pPr>
        </w:pPrChange>
      </w:pPr>
      <w:r w:rsidRPr="00B31018">
        <w:rPr>
          <w:rFonts w:ascii="Verdana" w:hAnsi="Verdana"/>
        </w:rPr>
        <w:t>True</w:t>
      </w:r>
    </w:p>
    <w:p w14:paraId="10CAE0DA" w14:textId="77777777" w:rsidR="00367F10" w:rsidRPr="00B31018" w:rsidDel="003F1801" w:rsidRDefault="00367F10">
      <w:pPr>
        <w:pStyle w:val="p2"/>
        <w:spacing w:before="0" w:beforeAutospacing="0" w:after="0" w:afterAutospacing="0"/>
        <w:ind w:left="426" w:hanging="426"/>
        <w:rPr>
          <w:del w:id="280" w:author="Gareth Harding" w:date="2025-07-09T11:26:00Z" w16du:dateUtc="2025-07-09T09:26:00Z"/>
          <w:rFonts w:ascii="Verdana" w:hAnsi="Verdana"/>
        </w:rPr>
        <w:pPrChange w:id="281" w:author="Gareth Harding" w:date="2025-07-09T17:55:00Z" w16du:dateUtc="2025-07-09T15:55:00Z">
          <w:pPr>
            <w:pStyle w:val="p2"/>
            <w:ind w:left="720"/>
          </w:pPr>
        </w:pPrChange>
      </w:pPr>
    </w:p>
    <w:p w14:paraId="4C036C62" w14:textId="77777777" w:rsidR="00367F10" w:rsidRPr="00B31018" w:rsidRDefault="00367F10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282" w:author="Gareth Harding" w:date="2025-07-09T17:55:00Z" w16du:dateUtc="2025-07-09T15:55:00Z">
          <w:pPr>
            <w:pStyle w:val="p2"/>
            <w:ind w:left="720"/>
          </w:pPr>
        </w:pPrChange>
      </w:pPr>
    </w:p>
    <w:p w14:paraId="4C2AA288" w14:textId="77777777" w:rsidR="00367F10" w:rsidRPr="00BC3237" w:rsidRDefault="00367F10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283" w:author="Gareth Harding" w:date="2025-07-09T17:55:00Z" w16du:dateUtc="2025-07-09T15:55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BC3237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The Young King in Spring</w:t>
      </w:r>
    </w:p>
    <w:p w14:paraId="1AAA0A88" w14:textId="77777777" w:rsidR="00367F10" w:rsidRPr="00BC3237" w:rsidRDefault="00367F10">
      <w:pPr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284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00689145" w14:textId="1D0924D3" w:rsidR="00EA1714" w:rsidRPr="00BC3237" w:rsidDel="003F1801" w:rsidRDefault="00EA1714">
      <w:pPr>
        <w:outlineLvl w:val="2"/>
        <w:rPr>
          <w:del w:id="285" w:author="Gareth Harding" w:date="2025-07-09T11:26:00Z" w16du:dateUtc="2025-07-09T09:26:00Z"/>
          <w:rFonts w:ascii="Verdana" w:eastAsia="Times New Roman" w:hAnsi="Verdana" w:cs="Times New Roman"/>
          <w:b/>
          <w:bCs/>
          <w:kern w:val="0"/>
          <w:lang w:val="es-ES" w:eastAsia="es-ES_tradnl"/>
          <w14:ligatures w14:val="none"/>
        </w:rPr>
        <w:pPrChange w:id="286" w:author="Gareth Harding" w:date="2025-07-09T17:49:00Z" w16du:dateUtc="2025-07-09T15:49:00Z">
          <w:pPr>
            <w:spacing w:before="100" w:beforeAutospacing="1" w:after="100" w:afterAutospacing="1"/>
            <w:outlineLvl w:val="2"/>
          </w:pPr>
        </w:pPrChange>
      </w:pPr>
      <w:del w:id="287" w:author="Gareth Harding" w:date="2025-07-09T11:26:00Z" w16du:dateUtc="2025-07-09T09:26:00Z">
        <w:r w:rsidRPr="00BC3237" w:rsidDel="003F1801">
          <w:rPr>
            <w:rFonts w:ascii="Verdana" w:eastAsia="Times New Roman" w:hAnsi="Verdana" w:cs="Times New Roman"/>
            <w:b/>
            <w:bCs/>
            <w:kern w:val="0"/>
            <w:lang w:val="es-ES" w:eastAsia="es-ES_tradnl"/>
            <w14:ligatures w14:val="none"/>
          </w:rPr>
          <w:delText>The Young King in Spring</w:delText>
        </w:r>
      </w:del>
    </w:p>
    <w:p w14:paraId="4699A735" w14:textId="02D66D07" w:rsidR="00EA1714" w:rsidRPr="00BC3237" w:rsidDel="003F1801" w:rsidRDefault="00EA1714">
      <w:pPr>
        <w:rPr>
          <w:del w:id="288" w:author="Gareth Harding" w:date="2025-07-09T11:26:00Z" w16du:dateUtc="2025-07-09T09:26:00Z"/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289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0FB07D5E" w14:textId="77777777" w:rsidR="00EA1714" w:rsidRPr="00F720E6" w:rsidRDefault="00EA1714">
      <w:pPr>
        <w:rPr>
          <w:rFonts w:ascii="Verdana" w:hAnsi="Verdana"/>
        </w:rPr>
        <w:pPrChange w:id="290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 xml:space="preserve">It is </w:t>
      </w:r>
      <w:r w:rsidRPr="00F720E6">
        <w:rPr>
          <w:rFonts w:ascii="Verdana" w:hAnsi="Verdana"/>
          <w:b/>
          <w:bCs/>
        </w:rPr>
        <w:t>spring</w:t>
      </w:r>
      <w:r w:rsidRPr="00F720E6">
        <w:rPr>
          <w:rFonts w:ascii="Verdana" w:hAnsi="Verdana"/>
        </w:rPr>
        <w:t>, and the sun is shining.</w:t>
      </w:r>
    </w:p>
    <w:p w14:paraId="00C62A3D" w14:textId="77777777" w:rsidR="00EA1714" w:rsidRPr="00F720E6" w:rsidRDefault="00EA1714">
      <w:pPr>
        <w:rPr>
          <w:rFonts w:ascii="Verdana" w:hAnsi="Verdana"/>
        </w:rPr>
        <w:pPrChange w:id="291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 xml:space="preserve">There is a </w:t>
      </w:r>
      <w:r w:rsidRPr="00F720E6">
        <w:rPr>
          <w:rFonts w:ascii="Verdana" w:eastAsia="Times New Roman" w:hAnsi="Verdana"/>
        </w:rPr>
        <w:t xml:space="preserve">young </w:t>
      </w:r>
      <w:r w:rsidRPr="00F720E6">
        <w:rPr>
          <w:rFonts w:ascii="Verdana" w:eastAsia="Times New Roman" w:hAnsi="Verdana"/>
          <w:b/>
          <w:bCs/>
        </w:rPr>
        <w:t>king</w:t>
      </w:r>
      <w:r w:rsidRPr="00F720E6">
        <w:rPr>
          <w:rFonts w:ascii="Verdana" w:hAnsi="Verdana"/>
        </w:rPr>
        <w:t xml:space="preserve"> in the garden.</w:t>
      </w:r>
    </w:p>
    <w:p w14:paraId="4D4F0448" w14:textId="77777777" w:rsidR="00EA1714" w:rsidRPr="00F720E6" w:rsidRDefault="00EA1714">
      <w:pPr>
        <w:rPr>
          <w:rFonts w:ascii="Verdana" w:hAnsi="Verdana"/>
        </w:rPr>
        <w:pPrChange w:id="292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 xml:space="preserve">He is small, </w:t>
      </w:r>
      <w:r w:rsidRPr="00F720E6">
        <w:rPr>
          <w:rFonts w:ascii="Verdana" w:eastAsia="Times New Roman" w:hAnsi="Verdana"/>
        </w:rPr>
        <w:t>but</w:t>
      </w:r>
      <w:r w:rsidRPr="00F720E6">
        <w:rPr>
          <w:rFonts w:ascii="Verdana" w:hAnsi="Verdana"/>
        </w:rPr>
        <w:t xml:space="preserve"> he is very </w:t>
      </w:r>
      <w:r w:rsidRPr="00F720E6">
        <w:rPr>
          <w:rFonts w:ascii="Verdana" w:hAnsi="Verdana"/>
          <w:b/>
          <w:bCs/>
        </w:rPr>
        <w:t>strong</w:t>
      </w:r>
      <w:r w:rsidRPr="00F720E6">
        <w:rPr>
          <w:rFonts w:ascii="Verdana" w:hAnsi="Verdana"/>
        </w:rPr>
        <w:t>!</w:t>
      </w:r>
    </w:p>
    <w:p w14:paraId="6B6418BE" w14:textId="77777777" w:rsidR="00EA1714" w:rsidRPr="00F720E6" w:rsidRDefault="00EA1714">
      <w:pPr>
        <w:rPr>
          <w:rFonts w:ascii="Verdana" w:hAnsi="Verdana"/>
        </w:rPr>
        <w:pPrChange w:id="293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7A162D7A" w14:textId="77777777" w:rsidR="00EA1714" w:rsidRPr="00F720E6" w:rsidRDefault="00EA1714">
      <w:pPr>
        <w:rPr>
          <w:rFonts w:ascii="Verdana" w:hAnsi="Verdana"/>
        </w:rPr>
        <w:pPrChange w:id="294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 xml:space="preserve">He plays on the </w:t>
      </w:r>
      <w:r w:rsidRPr="00F720E6">
        <w:rPr>
          <w:rFonts w:ascii="Verdana" w:eastAsia="Times New Roman" w:hAnsi="Verdana"/>
          <w:b/>
          <w:bCs/>
        </w:rPr>
        <w:t>swing</w:t>
      </w:r>
      <w:r w:rsidRPr="00F720E6">
        <w:rPr>
          <w:rFonts w:ascii="Verdana" w:hAnsi="Verdana"/>
        </w:rPr>
        <w:t xml:space="preserve">, and he </w:t>
      </w:r>
      <w:r w:rsidRPr="00F720E6">
        <w:rPr>
          <w:rFonts w:ascii="Verdana" w:hAnsi="Verdana"/>
          <w:b/>
          <w:bCs/>
        </w:rPr>
        <w:t>sings</w:t>
      </w:r>
      <w:r w:rsidRPr="00F720E6">
        <w:rPr>
          <w:rFonts w:ascii="Verdana" w:hAnsi="Verdana"/>
        </w:rPr>
        <w:t xml:space="preserve"> a funny </w:t>
      </w:r>
      <w:r w:rsidRPr="00F720E6">
        <w:rPr>
          <w:rFonts w:ascii="Verdana" w:hAnsi="Verdana"/>
          <w:b/>
          <w:bCs/>
        </w:rPr>
        <w:t>song</w:t>
      </w:r>
      <w:r w:rsidRPr="00F720E6">
        <w:rPr>
          <w:rFonts w:ascii="Verdana" w:hAnsi="Verdana"/>
        </w:rPr>
        <w:t>.</w:t>
      </w:r>
    </w:p>
    <w:p w14:paraId="3FDB9649" w14:textId="77777777" w:rsidR="00EA1714" w:rsidRPr="00F720E6" w:rsidRDefault="00EA1714">
      <w:pPr>
        <w:rPr>
          <w:rFonts w:ascii="Verdana" w:hAnsi="Verdana"/>
        </w:rPr>
        <w:pPrChange w:id="295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 xml:space="preserve">The </w:t>
      </w:r>
      <w:r w:rsidRPr="00F720E6">
        <w:rPr>
          <w:rFonts w:ascii="Verdana" w:hAnsi="Verdana"/>
          <w:b/>
          <w:bCs/>
        </w:rPr>
        <w:t>swing</w:t>
      </w:r>
      <w:r w:rsidRPr="00F720E6">
        <w:rPr>
          <w:rFonts w:ascii="Verdana" w:hAnsi="Verdana"/>
        </w:rPr>
        <w:t xml:space="preserve"> goes up… and up… and up!</w:t>
      </w:r>
    </w:p>
    <w:p w14:paraId="662136D3" w14:textId="77777777" w:rsidR="00EA1714" w:rsidRPr="00F720E6" w:rsidRDefault="00EA1714">
      <w:pPr>
        <w:rPr>
          <w:rFonts w:ascii="Verdana" w:hAnsi="Verdana"/>
        </w:rPr>
        <w:pPrChange w:id="296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 xml:space="preserve">The </w:t>
      </w:r>
      <w:r w:rsidRPr="00F720E6">
        <w:rPr>
          <w:rFonts w:ascii="Verdana" w:hAnsi="Verdana"/>
          <w:b/>
          <w:bCs/>
        </w:rPr>
        <w:t>king</w:t>
      </w:r>
      <w:r w:rsidRPr="00F720E6">
        <w:rPr>
          <w:rFonts w:ascii="Verdana" w:hAnsi="Verdana"/>
        </w:rPr>
        <w:t xml:space="preserve"> laughs </w:t>
      </w:r>
      <w:r w:rsidRPr="00F720E6">
        <w:rPr>
          <w:rFonts w:ascii="Verdana" w:eastAsia="Times New Roman" w:hAnsi="Verdana"/>
        </w:rPr>
        <w:t xml:space="preserve">with his </w:t>
      </w:r>
      <w:r w:rsidRPr="00F720E6">
        <w:rPr>
          <w:rFonts w:ascii="Verdana" w:eastAsia="Times New Roman" w:hAnsi="Verdana"/>
          <w:b/>
          <w:bCs/>
        </w:rPr>
        <w:t>tongue</w:t>
      </w:r>
      <w:r w:rsidRPr="00F720E6">
        <w:rPr>
          <w:rFonts w:ascii="Verdana" w:eastAsia="Times New Roman" w:hAnsi="Verdana"/>
        </w:rPr>
        <w:t xml:space="preserve"> out</w:t>
      </w:r>
      <w:r w:rsidRPr="00F720E6">
        <w:rPr>
          <w:rFonts w:ascii="Verdana" w:hAnsi="Verdana"/>
        </w:rPr>
        <w:t>, but suddenly—</w:t>
      </w:r>
      <w:r w:rsidRPr="00F720E6">
        <w:rPr>
          <w:rFonts w:ascii="Verdana" w:eastAsia="Times New Roman" w:hAnsi="Verdana"/>
        </w:rPr>
        <w:t>plop!</w:t>
      </w:r>
    </w:p>
    <w:p w14:paraId="2341215C" w14:textId="77777777" w:rsidR="00EA1714" w:rsidRPr="00F720E6" w:rsidRDefault="00EA1714">
      <w:pPr>
        <w:rPr>
          <w:rFonts w:ascii="Verdana" w:hAnsi="Verdana"/>
        </w:rPr>
        <w:pPrChange w:id="297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14A97EB2" w14:textId="77777777" w:rsidR="00EA1714" w:rsidRPr="00F720E6" w:rsidRDefault="00EA1714">
      <w:pPr>
        <w:rPr>
          <w:rFonts w:ascii="Verdana" w:hAnsi="Verdana"/>
        </w:rPr>
        <w:pPrChange w:id="298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 xml:space="preserve">The </w:t>
      </w:r>
      <w:r w:rsidRPr="00F720E6">
        <w:rPr>
          <w:rFonts w:ascii="Verdana" w:hAnsi="Verdana"/>
          <w:b/>
          <w:bCs/>
        </w:rPr>
        <w:t>king</w:t>
      </w:r>
      <w:r w:rsidRPr="00F720E6">
        <w:rPr>
          <w:rFonts w:ascii="Verdana" w:hAnsi="Verdana"/>
        </w:rPr>
        <w:t xml:space="preserve"> falls off the </w:t>
      </w:r>
      <w:r w:rsidRPr="00F720E6">
        <w:rPr>
          <w:rFonts w:ascii="Verdana" w:hAnsi="Verdana"/>
          <w:b/>
          <w:bCs/>
        </w:rPr>
        <w:t>swing</w:t>
      </w:r>
      <w:r w:rsidRPr="00F720E6">
        <w:rPr>
          <w:rFonts w:ascii="Verdana" w:hAnsi="Verdana"/>
        </w:rPr>
        <w:t>!</w:t>
      </w:r>
    </w:p>
    <w:p w14:paraId="456E35F3" w14:textId="77777777" w:rsidR="00EA1714" w:rsidRPr="00F720E6" w:rsidRDefault="00EA1714">
      <w:pPr>
        <w:rPr>
          <w:rFonts w:ascii="Verdana" w:hAnsi="Verdana"/>
        </w:rPr>
        <w:pPrChange w:id="299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30188977" w14:textId="77777777" w:rsidR="00EA1714" w:rsidRPr="00F720E6" w:rsidRDefault="00EA1714">
      <w:pPr>
        <w:rPr>
          <w:rFonts w:ascii="Verdana" w:hAnsi="Verdana"/>
        </w:rPr>
        <w:pPrChange w:id="300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 xml:space="preserve">“Oh no!” he says. “Where is my </w:t>
      </w:r>
      <w:r w:rsidRPr="00F720E6">
        <w:rPr>
          <w:rFonts w:ascii="Verdana" w:eastAsia="Times New Roman" w:hAnsi="Verdana"/>
          <w:b/>
          <w:bCs/>
        </w:rPr>
        <w:t>ring</w:t>
      </w:r>
      <w:r w:rsidRPr="00F720E6">
        <w:rPr>
          <w:rFonts w:ascii="Verdana" w:hAnsi="Verdana"/>
        </w:rPr>
        <w:t>?”</w:t>
      </w:r>
    </w:p>
    <w:p w14:paraId="385E5A12" w14:textId="77777777" w:rsidR="00EA1714" w:rsidRPr="00F720E6" w:rsidRDefault="00EA1714">
      <w:pPr>
        <w:rPr>
          <w:rFonts w:ascii="Verdana" w:hAnsi="Verdana"/>
        </w:rPr>
        <w:pPrChange w:id="301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 xml:space="preserve">The </w:t>
      </w:r>
      <w:r w:rsidRPr="00F720E6">
        <w:rPr>
          <w:rFonts w:ascii="Verdana" w:hAnsi="Verdana"/>
          <w:b/>
          <w:bCs/>
        </w:rPr>
        <w:t>ring</w:t>
      </w:r>
      <w:r w:rsidRPr="00F720E6">
        <w:rPr>
          <w:rFonts w:ascii="Verdana" w:hAnsi="Verdana"/>
        </w:rPr>
        <w:t xml:space="preserve"> is not on his finger — it is in the </w:t>
      </w:r>
      <w:r w:rsidRPr="00F720E6">
        <w:rPr>
          <w:rFonts w:ascii="Verdana" w:eastAsia="Times New Roman" w:hAnsi="Verdana"/>
        </w:rPr>
        <w:t>grass</w:t>
      </w:r>
      <w:r w:rsidRPr="00F720E6">
        <w:rPr>
          <w:rFonts w:ascii="Verdana" w:hAnsi="Verdana"/>
        </w:rPr>
        <w:t>!</w:t>
      </w:r>
    </w:p>
    <w:p w14:paraId="16B23517" w14:textId="77777777" w:rsidR="00EA1714" w:rsidRPr="00F720E6" w:rsidRDefault="00EA1714">
      <w:pPr>
        <w:rPr>
          <w:rFonts w:ascii="Verdana" w:hAnsi="Verdana"/>
        </w:rPr>
        <w:pPrChange w:id="302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4DAB70F2" w14:textId="77777777" w:rsidR="00EA1714" w:rsidRPr="00F720E6" w:rsidRDefault="00EA1714">
      <w:pPr>
        <w:rPr>
          <w:rFonts w:ascii="Verdana" w:hAnsi="Verdana"/>
        </w:rPr>
        <w:pPrChange w:id="303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>He looks and looks.</w:t>
      </w:r>
    </w:p>
    <w:p w14:paraId="4518D997" w14:textId="77777777" w:rsidR="00EA1714" w:rsidRPr="00F720E6" w:rsidRDefault="00EA1714">
      <w:pPr>
        <w:rPr>
          <w:rFonts w:ascii="Verdana" w:hAnsi="Verdana"/>
        </w:rPr>
        <w:pPrChange w:id="304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 xml:space="preserve">The </w:t>
      </w:r>
      <w:r w:rsidRPr="00F720E6">
        <w:rPr>
          <w:rFonts w:ascii="Verdana" w:hAnsi="Verdana"/>
          <w:b/>
          <w:bCs/>
        </w:rPr>
        <w:t>ring</w:t>
      </w:r>
      <w:r w:rsidRPr="00F720E6">
        <w:rPr>
          <w:rFonts w:ascii="Verdana" w:hAnsi="Verdana"/>
        </w:rPr>
        <w:t xml:space="preserve"> is small, and the grass is </w:t>
      </w:r>
      <w:r w:rsidRPr="00F720E6">
        <w:rPr>
          <w:rFonts w:ascii="Verdana" w:eastAsia="Times New Roman" w:hAnsi="Verdana"/>
          <w:b/>
          <w:bCs/>
        </w:rPr>
        <w:t>long</w:t>
      </w:r>
      <w:r w:rsidRPr="00F720E6">
        <w:rPr>
          <w:rFonts w:ascii="Verdana" w:hAnsi="Verdana"/>
        </w:rPr>
        <w:t>.</w:t>
      </w:r>
    </w:p>
    <w:p w14:paraId="6560625A" w14:textId="77777777" w:rsidR="00EA1714" w:rsidRPr="00F720E6" w:rsidRDefault="00EA1714">
      <w:pPr>
        <w:rPr>
          <w:rFonts w:ascii="Verdana" w:hAnsi="Verdana"/>
        </w:rPr>
        <w:pPrChange w:id="305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>He looks and looks…</w:t>
      </w:r>
    </w:p>
    <w:p w14:paraId="3DA9F122" w14:textId="77777777" w:rsidR="00EA1714" w:rsidRPr="00F720E6" w:rsidRDefault="00EA1714">
      <w:pPr>
        <w:rPr>
          <w:rFonts w:ascii="Verdana" w:hAnsi="Verdana"/>
        </w:rPr>
        <w:pPrChange w:id="306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>and finally… he finds it!</w:t>
      </w:r>
    </w:p>
    <w:p w14:paraId="3B948868" w14:textId="77777777" w:rsidR="00EA1714" w:rsidRPr="00F720E6" w:rsidRDefault="00EA1714">
      <w:pPr>
        <w:rPr>
          <w:rFonts w:ascii="Verdana" w:hAnsi="Verdana"/>
        </w:rPr>
        <w:pPrChange w:id="307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4C41DC91" w14:textId="07688C2A" w:rsidR="00EA1714" w:rsidRPr="00F720E6" w:rsidDel="0050707A" w:rsidRDefault="00EA1714">
      <w:pPr>
        <w:rPr>
          <w:del w:id="308" w:author="48105" w:date="2025-07-24T17:56:00Z" w16du:dateUtc="2025-07-24T15:56:00Z"/>
          <w:rFonts w:ascii="Verdana" w:hAnsi="Verdana"/>
          <w:color w:val="FF0000"/>
        </w:rPr>
        <w:pPrChange w:id="309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del w:id="310" w:author="48105" w:date="2025-07-24T17:56:00Z" w16du:dateUtc="2025-07-24T15:56:00Z">
        <w:r w:rsidRPr="00F720E6" w:rsidDel="0050707A">
          <w:rPr>
            <w:rFonts w:ascii="Verdana" w:hAnsi="Verdana"/>
            <w:color w:val="FF0000"/>
          </w:rPr>
          <w:delText xml:space="preserve">The </w:delText>
        </w:r>
        <w:r w:rsidRPr="00F720E6" w:rsidDel="0050707A">
          <w:rPr>
            <w:rFonts w:ascii="Verdana" w:hAnsi="Verdana"/>
            <w:b/>
            <w:bCs/>
            <w:color w:val="FF0000"/>
          </w:rPr>
          <w:delText>king</w:delText>
        </w:r>
        <w:r w:rsidRPr="00F720E6" w:rsidDel="0050707A">
          <w:rPr>
            <w:rFonts w:ascii="Verdana" w:hAnsi="Verdana"/>
            <w:color w:val="FF0000"/>
          </w:rPr>
          <w:delText xml:space="preserve"> stands up, puts on his </w:delText>
        </w:r>
        <w:r w:rsidRPr="00F720E6" w:rsidDel="0050707A">
          <w:rPr>
            <w:rFonts w:ascii="Verdana" w:hAnsi="Verdana"/>
            <w:b/>
            <w:bCs/>
            <w:color w:val="FF0000"/>
          </w:rPr>
          <w:delText>ring</w:delText>
        </w:r>
        <w:r w:rsidRPr="00F720E6" w:rsidDel="0050707A">
          <w:rPr>
            <w:rFonts w:ascii="Verdana" w:hAnsi="Verdana"/>
            <w:color w:val="FF0000"/>
          </w:rPr>
          <w:delText>, and dances.</w:delText>
        </w:r>
      </w:del>
    </w:p>
    <w:p w14:paraId="6C8FB4E9" w14:textId="22887401" w:rsidR="00B21585" w:rsidRPr="00F720E6" w:rsidRDefault="00B21585">
      <w:pPr>
        <w:rPr>
          <w:rFonts w:ascii="Verdana" w:hAnsi="Verdana"/>
        </w:rPr>
        <w:pPrChange w:id="311" w:author="Gareth Harding" w:date="2025-07-09T17:49:00Z" w16du:dateUtc="2025-07-09T15:49:00Z">
          <w:pPr>
            <w:spacing w:before="100" w:beforeAutospacing="1" w:after="100" w:afterAutospacing="1"/>
          </w:pPr>
        </w:pPrChange>
      </w:pPr>
      <w:r w:rsidRPr="00F720E6">
        <w:rPr>
          <w:rFonts w:ascii="Verdana" w:hAnsi="Verdana"/>
        </w:rPr>
        <w:t xml:space="preserve">The </w:t>
      </w:r>
      <w:r w:rsidRPr="00F720E6">
        <w:rPr>
          <w:rFonts w:ascii="Verdana" w:hAnsi="Verdana"/>
          <w:b/>
          <w:bCs/>
        </w:rPr>
        <w:t>king</w:t>
      </w:r>
      <w:r w:rsidRPr="00F720E6">
        <w:rPr>
          <w:rFonts w:ascii="Verdana" w:hAnsi="Verdana"/>
        </w:rPr>
        <w:t xml:space="preserve"> stands up, puts on his </w:t>
      </w:r>
      <w:r w:rsidRPr="00F720E6">
        <w:rPr>
          <w:rFonts w:ascii="Verdana" w:hAnsi="Verdana"/>
          <w:b/>
          <w:bCs/>
        </w:rPr>
        <w:t>ring</w:t>
      </w:r>
      <w:r w:rsidRPr="00F720E6">
        <w:rPr>
          <w:rFonts w:ascii="Verdana" w:hAnsi="Verdana"/>
        </w:rPr>
        <w:t xml:space="preserve">, and </w:t>
      </w:r>
      <w:r w:rsidRPr="00B31018">
        <w:rPr>
          <w:rFonts w:ascii="Verdana" w:hAnsi="Verdana"/>
        </w:rPr>
        <w:t>sing</w:t>
      </w:r>
      <w:ins w:id="312" w:author="Gareth Harding" w:date="2025-07-09T11:12:00Z" w16du:dateUtc="2025-07-09T09:12:00Z">
        <w:r w:rsidR="001E4900">
          <w:rPr>
            <w:rFonts w:ascii="Verdana" w:hAnsi="Verdana"/>
          </w:rPr>
          <w:t>s</w:t>
        </w:r>
      </w:ins>
      <w:r w:rsidRPr="00B31018">
        <w:rPr>
          <w:rFonts w:ascii="Verdana" w:hAnsi="Verdana"/>
        </w:rPr>
        <w:t xml:space="preserve"> </w:t>
      </w:r>
      <w:del w:id="313" w:author="Gareth Harding" w:date="2025-07-09T11:12:00Z" w16du:dateUtc="2025-07-09T09:12:00Z">
        <w:r w:rsidRPr="00B31018" w:rsidDel="001E4900">
          <w:rPr>
            <w:rFonts w:ascii="Verdana" w:hAnsi="Verdana"/>
          </w:rPr>
          <w:delText xml:space="preserve">the </w:delText>
        </w:r>
      </w:del>
      <w:ins w:id="314" w:author="Gareth Harding" w:date="2025-07-09T11:12:00Z" w16du:dateUtc="2025-07-09T09:12:00Z">
        <w:r w:rsidR="001E4900">
          <w:rPr>
            <w:rFonts w:ascii="Verdana" w:hAnsi="Verdana"/>
          </w:rPr>
          <w:t>a</w:t>
        </w:r>
        <w:r w:rsidR="001E4900" w:rsidRPr="00B31018">
          <w:rPr>
            <w:rFonts w:ascii="Verdana" w:hAnsi="Verdana"/>
          </w:rPr>
          <w:t xml:space="preserve"> </w:t>
        </w:r>
      </w:ins>
      <w:r w:rsidRPr="00B31018">
        <w:rPr>
          <w:rFonts w:ascii="Verdana" w:hAnsi="Verdana"/>
        </w:rPr>
        <w:t>song</w:t>
      </w:r>
      <w:r w:rsidRPr="00F720E6">
        <w:rPr>
          <w:rFonts w:ascii="Verdana" w:hAnsi="Verdana"/>
        </w:rPr>
        <w:t>.</w:t>
      </w:r>
    </w:p>
    <w:p w14:paraId="19703C68" w14:textId="77777777" w:rsidR="00367F10" w:rsidRPr="001E4900" w:rsidDel="003F1801" w:rsidRDefault="00367F10">
      <w:pPr>
        <w:rPr>
          <w:del w:id="315" w:author="Gareth Harding" w:date="2025-07-09T11:26:00Z" w16du:dateUtc="2025-07-09T09:26:00Z"/>
          <w:rFonts w:ascii="Verdana" w:eastAsia="Times New Roman" w:hAnsi="Verdana" w:cs="Times New Roman"/>
          <w:kern w:val="0"/>
          <w:lang w:eastAsia="es-ES_tradnl"/>
          <w14:ligatures w14:val="none"/>
        </w:rPr>
        <w:pPrChange w:id="316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4A0B8E51" w14:textId="77777777" w:rsidR="00B21585" w:rsidRPr="001E4900" w:rsidRDefault="00B21585">
      <w:pPr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317" w:author="Gareth Harding" w:date="2025-07-09T17:49:00Z" w16du:dateUtc="2025-07-09T15:49:00Z">
          <w:pPr>
            <w:spacing w:before="100" w:beforeAutospacing="1" w:after="100" w:afterAutospacing="1"/>
          </w:pPr>
        </w:pPrChange>
      </w:pPr>
    </w:p>
    <w:p w14:paraId="564BD9D8" w14:textId="77777777" w:rsidR="00367F10" w:rsidRPr="00B31018" w:rsidRDefault="00367F10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lastRenderedPageBreak/>
        <w:t>Comprehension Questions</w:t>
      </w:r>
    </w:p>
    <w:p w14:paraId="44F3E4BB" w14:textId="77777777" w:rsidR="00367F10" w:rsidRPr="00B31018" w:rsidRDefault="00367F10" w:rsidP="00847F6C">
      <w:pPr>
        <w:rPr>
          <w:rFonts w:ascii="Verdana" w:hAnsi="Verdana"/>
        </w:rPr>
      </w:pPr>
    </w:p>
    <w:p w14:paraId="5B9AA17E" w14:textId="5A615846" w:rsidR="00367F10" w:rsidRPr="004D6F25" w:rsidRDefault="00367F10">
      <w:pPr>
        <w:pStyle w:val="p1"/>
        <w:numPr>
          <w:ilvl w:val="0"/>
          <w:numId w:val="37"/>
        </w:numPr>
        <w:spacing w:before="0" w:beforeAutospacing="0" w:after="0" w:afterAutospacing="0"/>
        <w:ind w:left="426" w:hanging="417"/>
        <w:rPr>
          <w:rFonts w:ascii="Verdana" w:hAnsi="Verdana"/>
          <w:b/>
          <w:bCs/>
          <w:lang w:val="en-GB"/>
          <w:rPrChange w:id="318" w:author="Gareth Harding" w:date="2025-07-09T17:57:00Z" w16du:dateUtc="2025-07-09T15:57:00Z">
            <w:rPr>
              <w:rFonts w:ascii="Verdana" w:hAnsi="Verdana"/>
              <w:b/>
              <w:bCs/>
            </w:rPr>
          </w:rPrChange>
        </w:rPr>
        <w:pPrChange w:id="319" w:author="Gareth Harding" w:date="2025-07-09T17:58:00Z" w16du:dateUtc="2025-07-09T15:58:00Z">
          <w:pPr>
            <w:pStyle w:val="p1"/>
            <w:numPr>
              <w:numId w:val="23"/>
            </w:numPr>
            <w:ind w:left="360" w:hanging="360"/>
          </w:pPr>
        </w:pPrChange>
      </w:pPr>
      <w:proofErr w:type="spellStart"/>
      <w:r w:rsidRPr="00B31018">
        <w:rPr>
          <w:rFonts w:ascii="Verdana" w:hAnsi="Verdana"/>
          <w:b/>
          <w:bCs/>
        </w:rPr>
        <w:t>What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season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is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it</w:t>
      </w:r>
      <w:proofErr w:type="spellEnd"/>
      <w:r w:rsidRPr="00B31018">
        <w:rPr>
          <w:rFonts w:ascii="Verdana" w:hAnsi="Verdana"/>
          <w:b/>
          <w:bCs/>
        </w:rPr>
        <w:t>?</w:t>
      </w:r>
    </w:p>
    <w:p w14:paraId="56323B29" w14:textId="77777777" w:rsidR="00367F10" w:rsidRPr="00B31018" w:rsidRDefault="00367F10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320" w:author="Gareth Harding" w:date="2025-07-09T17:57:00Z" w16du:dateUtc="2025-07-09T15:57:00Z">
          <w:pPr>
            <w:pStyle w:val="p1"/>
            <w:ind w:left="720"/>
          </w:pPr>
        </w:pPrChange>
      </w:pPr>
      <w:r w:rsidRPr="00B31018">
        <w:rPr>
          <w:rFonts w:ascii="Verdana" w:hAnsi="Verdana"/>
        </w:rPr>
        <w:t>Winter</w:t>
      </w:r>
    </w:p>
    <w:p w14:paraId="60146C4F" w14:textId="77777777" w:rsidR="00367F10" w:rsidRPr="001E4900" w:rsidRDefault="00367F10">
      <w:pPr>
        <w:pStyle w:val="p1"/>
        <w:spacing w:before="0" w:beforeAutospacing="0" w:after="0" w:afterAutospacing="0"/>
        <w:ind w:left="426" w:hanging="426"/>
        <w:rPr>
          <w:rFonts w:ascii="Verdana" w:hAnsi="Verdana"/>
          <w:highlight w:val="yellow"/>
        </w:rPr>
        <w:pPrChange w:id="321" w:author="Gareth Harding" w:date="2025-07-09T17:57:00Z" w16du:dateUtc="2025-07-09T15:57:00Z">
          <w:pPr>
            <w:pStyle w:val="p1"/>
            <w:ind w:left="720"/>
          </w:pPr>
        </w:pPrChange>
      </w:pPr>
      <w:r w:rsidRPr="001E4900">
        <w:rPr>
          <w:rFonts w:ascii="Verdana" w:hAnsi="Verdana"/>
          <w:highlight w:val="yellow"/>
          <w:rPrChange w:id="322" w:author="Gareth Harding" w:date="2025-07-09T11:13:00Z" w16du:dateUtc="2025-07-09T09:13:00Z">
            <w:rPr>
              <w:rFonts w:ascii="Verdana" w:hAnsi="Verdana"/>
              <w:b/>
              <w:bCs/>
              <w:highlight w:val="yellow"/>
            </w:rPr>
          </w:rPrChange>
        </w:rPr>
        <w:t>Spring</w:t>
      </w:r>
    </w:p>
    <w:p w14:paraId="0A8BF96E" w14:textId="77777777" w:rsidR="00367F10" w:rsidRDefault="00367F10">
      <w:pPr>
        <w:pStyle w:val="p1"/>
        <w:spacing w:before="0" w:beforeAutospacing="0" w:after="0" w:afterAutospacing="0"/>
        <w:ind w:left="426" w:hanging="426"/>
        <w:rPr>
          <w:ins w:id="323" w:author="Gareth Harding" w:date="2025-07-09T17:56:00Z" w16du:dateUtc="2025-07-09T15:56:00Z"/>
          <w:rFonts w:ascii="Verdana" w:hAnsi="Verdana"/>
        </w:rPr>
        <w:pPrChange w:id="324" w:author="Gareth Harding" w:date="2025-07-09T17:57:00Z" w16du:dateUtc="2025-07-09T15:57:00Z">
          <w:pPr>
            <w:pStyle w:val="p1"/>
            <w:spacing w:before="0" w:beforeAutospacing="0" w:after="0" w:afterAutospacing="0"/>
            <w:ind w:left="720"/>
          </w:pPr>
        </w:pPrChange>
      </w:pPr>
      <w:proofErr w:type="spellStart"/>
      <w:r w:rsidRPr="00B31018">
        <w:rPr>
          <w:rFonts w:ascii="Verdana" w:hAnsi="Verdana"/>
        </w:rPr>
        <w:t>Autumn</w:t>
      </w:r>
      <w:proofErr w:type="spellEnd"/>
    </w:p>
    <w:p w14:paraId="7E04D3BB" w14:textId="77777777" w:rsidR="00847F6C" w:rsidRPr="00B31018" w:rsidRDefault="00847F6C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325" w:author="Gareth Harding" w:date="2025-07-09T17:57:00Z" w16du:dateUtc="2025-07-09T15:57:00Z">
          <w:pPr>
            <w:pStyle w:val="p1"/>
            <w:ind w:left="720"/>
          </w:pPr>
        </w:pPrChange>
      </w:pPr>
    </w:p>
    <w:p w14:paraId="2F984C6C" w14:textId="77777777" w:rsidR="00367F10" w:rsidRPr="004D6F25" w:rsidRDefault="00367F10">
      <w:pPr>
        <w:pStyle w:val="p1"/>
        <w:spacing w:before="0" w:beforeAutospacing="0" w:after="0" w:afterAutospacing="0"/>
        <w:rPr>
          <w:rFonts w:ascii="Verdana" w:hAnsi="Verdana"/>
          <w:b/>
          <w:bCs/>
          <w:lang w:val="en-GB"/>
          <w:rPrChange w:id="326" w:author="Gareth Harding" w:date="2025-07-09T17:58:00Z" w16du:dateUtc="2025-07-09T15:58:00Z">
            <w:rPr>
              <w:rFonts w:ascii="Verdana" w:eastAsiaTheme="majorEastAsia" w:hAnsi="Verdana"/>
            </w:rPr>
          </w:rPrChange>
        </w:rPr>
        <w:pPrChange w:id="327" w:author="Gareth Harding" w:date="2025-07-09T17:59:00Z" w16du:dateUtc="2025-07-09T15:59:00Z">
          <w:pPr>
            <w:pStyle w:val="p1"/>
          </w:pPr>
        </w:pPrChange>
      </w:pPr>
      <w:r w:rsidRPr="00B31018">
        <w:rPr>
          <w:rFonts w:ascii="Verdana" w:hAnsi="Verdana"/>
          <w:b/>
          <w:bCs/>
        </w:rPr>
        <w:t xml:space="preserve">2. </w:t>
      </w:r>
      <w:proofErr w:type="spellStart"/>
      <w:r w:rsidRPr="00B31018">
        <w:rPr>
          <w:rFonts w:ascii="Verdana" w:hAnsi="Verdana"/>
          <w:b/>
          <w:bCs/>
        </w:rPr>
        <w:t>Where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is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the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king</w:t>
      </w:r>
      <w:proofErr w:type="spellEnd"/>
      <w:r w:rsidRPr="00B31018">
        <w:rPr>
          <w:rFonts w:ascii="Verdana" w:hAnsi="Verdana"/>
          <w:b/>
          <w:bCs/>
        </w:rPr>
        <w:t>?</w:t>
      </w:r>
    </w:p>
    <w:p w14:paraId="00B88D2D" w14:textId="77777777" w:rsidR="00367F10" w:rsidRPr="00B31018" w:rsidRDefault="00367F10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328" w:author="Gareth Harding" w:date="2025-07-09T17:57:00Z" w16du:dateUtc="2025-07-09T15:57:00Z">
          <w:pPr>
            <w:pStyle w:val="p1"/>
            <w:ind w:left="720"/>
          </w:pPr>
        </w:pPrChange>
      </w:pPr>
      <w:r w:rsidRPr="00B31018">
        <w:rPr>
          <w:rFonts w:ascii="Verdana" w:hAnsi="Verdana"/>
        </w:rPr>
        <w:t xml:space="preserve">In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castle</w:t>
      </w:r>
      <w:proofErr w:type="spellEnd"/>
    </w:p>
    <w:p w14:paraId="430CA4D4" w14:textId="77777777" w:rsidR="00367F10" w:rsidRPr="00B31018" w:rsidRDefault="00367F10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329" w:author="Gareth Harding" w:date="2025-07-09T17:57:00Z" w16du:dateUtc="2025-07-09T15:57:00Z">
          <w:pPr>
            <w:pStyle w:val="p1"/>
            <w:ind w:left="720"/>
          </w:pPr>
        </w:pPrChange>
      </w:pPr>
      <w:r w:rsidRPr="00B31018">
        <w:rPr>
          <w:rFonts w:ascii="Verdana" w:hAnsi="Verdana"/>
        </w:rPr>
        <w:t xml:space="preserve">In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swimming</w:t>
      </w:r>
      <w:proofErr w:type="spellEnd"/>
      <w:r w:rsidRPr="00B31018">
        <w:rPr>
          <w:rFonts w:ascii="Verdana" w:hAnsi="Verdana"/>
        </w:rPr>
        <w:t xml:space="preserve"> pool</w:t>
      </w:r>
    </w:p>
    <w:p w14:paraId="571C3CAC" w14:textId="77777777" w:rsidR="00367F10" w:rsidRDefault="00367F10">
      <w:pPr>
        <w:pStyle w:val="p1"/>
        <w:spacing w:before="0" w:beforeAutospacing="0" w:after="0" w:afterAutospacing="0"/>
        <w:ind w:left="426" w:hanging="426"/>
        <w:rPr>
          <w:ins w:id="330" w:author="Gareth Harding" w:date="2025-07-09T17:56:00Z" w16du:dateUtc="2025-07-09T15:56:00Z"/>
          <w:rFonts w:ascii="Verdana" w:hAnsi="Verdana"/>
        </w:rPr>
        <w:pPrChange w:id="331" w:author="Gareth Harding" w:date="2025-07-09T17:57:00Z" w16du:dateUtc="2025-07-09T15:57:00Z">
          <w:pPr>
            <w:pStyle w:val="p1"/>
            <w:spacing w:before="0" w:beforeAutospacing="0" w:after="0" w:afterAutospacing="0"/>
            <w:ind w:left="720"/>
          </w:pPr>
        </w:pPrChange>
      </w:pPr>
      <w:r w:rsidRPr="001E4900">
        <w:rPr>
          <w:rFonts w:ascii="Verdana" w:hAnsi="Verdana"/>
          <w:highlight w:val="yellow"/>
          <w:rPrChange w:id="332" w:author="Gareth Harding" w:date="2025-07-09T11:13:00Z" w16du:dateUtc="2025-07-09T09:13:00Z">
            <w:rPr>
              <w:rFonts w:ascii="Verdana" w:hAnsi="Verdana"/>
              <w:b/>
              <w:bCs/>
              <w:highlight w:val="yellow"/>
            </w:rPr>
          </w:rPrChange>
        </w:rPr>
        <w:t xml:space="preserve">In </w:t>
      </w:r>
      <w:proofErr w:type="spellStart"/>
      <w:r w:rsidRPr="001E4900">
        <w:rPr>
          <w:rFonts w:ascii="Verdana" w:hAnsi="Verdana"/>
          <w:highlight w:val="yellow"/>
          <w:rPrChange w:id="333" w:author="Gareth Harding" w:date="2025-07-09T11:13:00Z" w16du:dateUtc="2025-07-09T09:13:00Z">
            <w:rPr>
              <w:rFonts w:ascii="Verdana" w:hAnsi="Verdana"/>
              <w:b/>
              <w:bCs/>
              <w:highlight w:val="yellow"/>
            </w:rPr>
          </w:rPrChange>
        </w:rPr>
        <w:t>the</w:t>
      </w:r>
      <w:proofErr w:type="spellEnd"/>
      <w:r w:rsidRPr="001E4900">
        <w:rPr>
          <w:rFonts w:ascii="Verdana" w:hAnsi="Verdana"/>
          <w:highlight w:val="yellow"/>
          <w:rPrChange w:id="334" w:author="Gareth Harding" w:date="2025-07-09T11:13:00Z" w16du:dateUtc="2025-07-09T09:13:00Z">
            <w:rPr>
              <w:rFonts w:ascii="Verdana" w:hAnsi="Verdana"/>
              <w:b/>
              <w:bCs/>
              <w:highlight w:val="yellow"/>
            </w:rPr>
          </w:rPrChange>
        </w:rPr>
        <w:t xml:space="preserve"> </w:t>
      </w:r>
      <w:proofErr w:type="spellStart"/>
      <w:r w:rsidRPr="001E4900">
        <w:rPr>
          <w:rFonts w:ascii="Verdana" w:hAnsi="Verdana"/>
          <w:highlight w:val="yellow"/>
          <w:rPrChange w:id="335" w:author="Gareth Harding" w:date="2025-07-09T11:13:00Z" w16du:dateUtc="2025-07-09T09:13:00Z">
            <w:rPr>
              <w:rFonts w:ascii="Verdana" w:hAnsi="Verdana"/>
              <w:b/>
              <w:bCs/>
              <w:highlight w:val="yellow"/>
            </w:rPr>
          </w:rPrChange>
        </w:rPr>
        <w:t>garden</w:t>
      </w:r>
      <w:proofErr w:type="spellEnd"/>
    </w:p>
    <w:p w14:paraId="064B4113" w14:textId="77777777" w:rsidR="00847F6C" w:rsidRPr="001E4900" w:rsidRDefault="00847F6C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336" w:author="Gareth Harding" w:date="2025-07-09T17:57:00Z" w16du:dateUtc="2025-07-09T15:57:00Z">
          <w:pPr>
            <w:pStyle w:val="p1"/>
            <w:ind w:left="720"/>
          </w:pPr>
        </w:pPrChange>
      </w:pPr>
    </w:p>
    <w:p w14:paraId="3825A078" w14:textId="77777777" w:rsidR="00367F10" w:rsidRPr="004D6F25" w:rsidRDefault="00367F10">
      <w:pPr>
        <w:pStyle w:val="p1"/>
        <w:numPr>
          <w:ilvl w:val="0"/>
          <w:numId w:val="38"/>
        </w:numPr>
        <w:spacing w:before="0" w:beforeAutospacing="0" w:after="0" w:afterAutospacing="0"/>
        <w:ind w:left="426" w:hanging="417"/>
        <w:rPr>
          <w:rFonts w:ascii="Verdana" w:hAnsi="Verdana"/>
          <w:b/>
          <w:bCs/>
          <w:lang w:val="en-GB"/>
          <w:rPrChange w:id="337" w:author="Gareth Harding" w:date="2025-07-09T17:57:00Z" w16du:dateUtc="2025-07-09T15:57:00Z">
            <w:rPr>
              <w:rFonts w:ascii="Verdana" w:eastAsiaTheme="majorEastAsia" w:hAnsi="Verdana"/>
              <w:lang w:val="en-GB"/>
            </w:rPr>
          </w:rPrChange>
        </w:rPr>
        <w:pPrChange w:id="338" w:author="Gareth Harding" w:date="2025-07-09T18:00:00Z" w16du:dateUtc="2025-07-09T16:00:00Z">
          <w:pPr>
            <w:pStyle w:val="p1"/>
          </w:pPr>
        </w:pPrChange>
      </w:pPr>
      <w:del w:id="339" w:author="Gareth Harding" w:date="2025-07-09T17:59:00Z" w16du:dateUtc="2025-07-09T15:59:00Z">
        <w:r w:rsidRPr="001E4900" w:rsidDel="004D6F25">
          <w:rPr>
            <w:rFonts w:ascii="Verdana" w:hAnsi="Verdana"/>
            <w:b/>
            <w:bCs/>
            <w:lang w:val="en-GB"/>
          </w:rPr>
          <w:delText xml:space="preserve">5. </w:delText>
        </w:r>
      </w:del>
      <w:r w:rsidRPr="001E4900">
        <w:rPr>
          <w:rFonts w:ascii="Verdana" w:hAnsi="Verdana"/>
          <w:b/>
          <w:bCs/>
          <w:lang w:val="en-GB"/>
        </w:rPr>
        <w:t>What is the king looking for?</w:t>
      </w:r>
    </w:p>
    <w:p w14:paraId="1689F609" w14:textId="77777777" w:rsidR="00367F10" w:rsidRPr="001E4900" w:rsidRDefault="00367F10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40" w:author="Gareth Harding" w:date="2025-07-09T17:57:00Z" w16du:dateUtc="2025-07-09T15:57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His crown</w:t>
      </w:r>
    </w:p>
    <w:p w14:paraId="45B073F6" w14:textId="77777777" w:rsidR="00367F10" w:rsidRPr="001E4900" w:rsidRDefault="00367F10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41" w:author="Gareth Harding" w:date="2025-07-09T17:57:00Z" w16du:dateUtc="2025-07-09T15:57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His teddy bear</w:t>
      </w:r>
    </w:p>
    <w:p w14:paraId="1D5D8327" w14:textId="77777777" w:rsidR="00367F10" w:rsidRDefault="00367F10">
      <w:pPr>
        <w:pStyle w:val="p1"/>
        <w:spacing w:before="0" w:beforeAutospacing="0" w:after="0" w:afterAutospacing="0"/>
        <w:ind w:left="426" w:hanging="426"/>
        <w:rPr>
          <w:ins w:id="342" w:author="Gareth Harding" w:date="2025-07-09T17:56:00Z" w16du:dateUtc="2025-07-09T15:56:00Z"/>
          <w:rFonts w:ascii="Verdana" w:hAnsi="Verdana"/>
          <w:lang w:val="en-GB"/>
        </w:rPr>
        <w:pPrChange w:id="343" w:author="Gareth Harding" w:date="2025-07-09T17:57:00Z" w16du:dateUtc="2025-07-09T15:57:00Z">
          <w:pPr>
            <w:pStyle w:val="p1"/>
            <w:spacing w:before="0" w:beforeAutospacing="0" w:after="0" w:afterAutospacing="0"/>
            <w:ind w:left="720"/>
          </w:pPr>
        </w:pPrChange>
      </w:pPr>
      <w:r w:rsidRPr="001E4900">
        <w:rPr>
          <w:rFonts w:ascii="Verdana" w:hAnsi="Verdana"/>
          <w:highlight w:val="yellow"/>
          <w:lang w:val="en-GB"/>
          <w:rPrChange w:id="344" w:author="Gareth Harding" w:date="2025-07-09T11:13:00Z" w16du:dateUtc="2025-07-09T09:13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His ring</w:t>
      </w:r>
    </w:p>
    <w:p w14:paraId="7AF190A8" w14:textId="77777777" w:rsidR="00847F6C" w:rsidRPr="001E4900" w:rsidRDefault="00847F6C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45" w:author="Gareth Harding" w:date="2025-07-09T17:57:00Z" w16du:dateUtc="2025-07-09T15:57:00Z">
          <w:pPr>
            <w:pStyle w:val="p1"/>
            <w:ind w:left="720"/>
          </w:pPr>
        </w:pPrChange>
      </w:pPr>
    </w:p>
    <w:p w14:paraId="0B1C1246" w14:textId="03A49C66" w:rsidR="00367F10" w:rsidRPr="001E4900" w:rsidRDefault="00367F10">
      <w:pPr>
        <w:pStyle w:val="p1"/>
        <w:numPr>
          <w:ilvl w:val="0"/>
          <w:numId w:val="38"/>
        </w:numPr>
        <w:spacing w:before="0" w:beforeAutospacing="0" w:after="0" w:afterAutospacing="0"/>
        <w:ind w:left="426" w:hanging="417"/>
        <w:rPr>
          <w:rFonts w:ascii="Verdana" w:eastAsiaTheme="majorEastAsia" w:hAnsi="Verdana"/>
          <w:lang w:val="en-GB"/>
        </w:rPr>
        <w:pPrChange w:id="346" w:author="Gareth Harding" w:date="2025-07-09T18:00:00Z" w16du:dateUtc="2025-07-09T16:00:00Z">
          <w:pPr>
            <w:pStyle w:val="p1"/>
          </w:pPr>
        </w:pPrChange>
      </w:pPr>
      <w:del w:id="347" w:author="Gareth Harding" w:date="2025-07-09T18:00:00Z" w16du:dateUtc="2025-07-09T16:00:00Z">
        <w:r w:rsidRPr="001E4900" w:rsidDel="004D6F25">
          <w:rPr>
            <w:rFonts w:ascii="Verdana" w:hAnsi="Verdana"/>
            <w:b/>
            <w:bCs/>
            <w:lang w:val="en-GB"/>
          </w:rPr>
          <w:delText xml:space="preserve">6. </w:delText>
        </w:r>
      </w:del>
      <w:r w:rsidRPr="001E4900">
        <w:rPr>
          <w:rFonts w:ascii="Verdana" w:hAnsi="Verdana"/>
          <w:b/>
          <w:bCs/>
          <w:lang w:val="en-GB"/>
        </w:rPr>
        <w:t>The grass is short.</w:t>
      </w:r>
    </w:p>
    <w:p w14:paraId="4EF5C804" w14:textId="77777777" w:rsidR="00367F10" w:rsidRPr="001E4900" w:rsidRDefault="00367F10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48" w:author="Gareth Harding" w:date="2025-07-09T17:57:00Z" w16du:dateUtc="2025-07-09T15:57:00Z">
          <w:pPr>
            <w:pStyle w:val="p1"/>
            <w:ind w:left="720"/>
          </w:pPr>
        </w:pPrChange>
      </w:pPr>
      <w:r w:rsidRPr="001E4900">
        <w:rPr>
          <w:rFonts w:ascii="Verdana" w:hAnsi="Verdana"/>
          <w:highlight w:val="yellow"/>
          <w:lang w:val="en-GB"/>
          <w:rPrChange w:id="349" w:author="Gareth Harding" w:date="2025-07-09T11:13:00Z" w16du:dateUtc="2025-07-09T09:13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False</w:t>
      </w:r>
    </w:p>
    <w:p w14:paraId="46073152" w14:textId="77777777" w:rsidR="00367F10" w:rsidRPr="001E4900" w:rsidRDefault="00367F10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50" w:author="Gareth Harding" w:date="2025-07-09T17:57:00Z" w16du:dateUtc="2025-07-09T15:57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True</w:t>
      </w:r>
    </w:p>
    <w:p w14:paraId="1CFBF7E6" w14:textId="63D632CD" w:rsidR="00367F10" w:rsidRPr="001E4900" w:rsidRDefault="00367F10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51" w:author="Gareth Harding" w:date="2025-07-09T17:57:00Z" w16du:dateUtc="2025-07-09T15:57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I don’t know, I wasn’t there!</w:t>
      </w:r>
    </w:p>
    <w:p w14:paraId="491353D1" w14:textId="77777777" w:rsidR="0004358D" w:rsidRDefault="0004358D">
      <w:pPr>
        <w:pStyle w:val="p1"/>
        <w:spacing w:before="0" w:beforeAutospacing="0" w:after="0" w:afterAutospacing="0"/>
        <w:ind w:left="426" w:hanging="426"/>
        <w:rPr>
          <w:ins w:id="352" w:author="Gareth Harding" w:date="2025-07-09T11:26:00Z" w16du:dateUtc="2025-07-09T09:26:00Z"/>
          <w:rFonts w:ascii="Verdana" w:hAnsi="Verdana"/>
          <w:lang w:val="en-GB"/>
        </w:rPr>
        <w:pPrChange w:id="353" w:author="Gareth Harding" w:date="2025-07-09T17:57:00Z" w16du:dateUtc="2025-07-09T15:57:00Z">
          <w:pPr>
            <w:pStyle w:val="p1"/>
          </w:pPr>
        </w:pPrChange>
      </w:pPr>
    </w:p>
    <w:p w14:paraId="6ABDE6CB" w14:textId="77777777" w:rsidR="003F1801" w:rsidRPr="001E4900" w:rsidRDefault="003F1801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54" w:author="Gareth Harding" w:date="2025-07-09T17:57:00Z" w16du:dateUtc="2025-07-09T15:57:00Z">
          <w:pPr>
            <w:pStyle w:val="p1"/>
          </w:pPr>
        </w:pPrChange>
      </w:pPr>
    </w:p>
    <w:p w14:paraId="0A5AFFB8" w14:textId="77777777" w:rsidR="000E5536" w:rsidRDefault="000E5536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ins w:id="355" w:author="Gareth Harding" w:date="2025-07-09T11:26:00Z" w16du:dateUtc="2025-07-09T09:26:00Z"/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356" w:author="Gareth Harding" w:date="2025-07-09T17:57:00Z" w16du:dateUtc="2025-07-09T15:57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B31018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What’s That in the Grass?</w:t>
      </w:r>
    </w:p>
    <w:p w14:paraId="1E4F3B7C" w14:textId="77777777" w:rsidR="003F1801" w:rsidRPr="003F1801" w:rsidRDefault="003F1801">
      <w:pPr>
        <w:adjustRightInd w:val="0"/>
        <w:snapToGrid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  <w:rPrChange w:id="357" w:author="Gareth Harding" w:date="2025-07-09T11:26:00Z" w16du:dateUtc="2025-07-09T09:26:00Z">
            <w:rPr>
              <w:lang w:eastAsia="es-ES_tradnl"/>
            </w:rPr>
          </w:rPrChange>
        </w:rPr>
        <w:pPrChange w:id="358" w:author="Gareth Harding" w:date="2025-07-09T17:49:00Z" w16du:dateUtc="2025-07-09T15:49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</w:p>
    <w:p w14:paraId="51643E4D" w14:textId="6360587F" w:rsidR="000E5536" w:rsidRPr="001E4900" w:rsidRDefault="000E5536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359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Today is </w:t>
      </w:r>
      <w:r w:rsidRPr="001E4900">
        <w:rPr>
          <w:rFonts w:ascii="Verdana" w:hAnsi="Verdana"/>
          <w:b/>
          <w:bCs/>
          <w:lang w:val="en-GB"/>
        </w:rPr>
        <w:t>Wednesday</w:t>
      </w:r>
      <w:r w:rsidRPr="001E4900">
        <w:rPr>
          <w:rFonts w:ascii="Verdana" w:hAnsi="Verdana"/>
          <w:lang w:val="en-GB"/>
        </w:rPr>
        <w:t xml:space="preserve">. </w:t>
      </w:r>
    </w:p>
    <w:p w14:paraId="36EE0382" w14:textId="77777777" w:rsidR="001C44B3" w:rsidRPr="001E4900" w:rsidRDefault="001C44B3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360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It’s </w:t>
      </w:r>
      <w:r w:rsidRPr="001E4900">
        <w:rPr>
          <w:rFonts w:ascii="Verdana" w:hAnsi="Verdana"/>
          <w:b/>
          <w:bCs/>
          <w:lang w:val="en-GB"/>
        </w:rPr>
        <w:t>windy</w:t>
      </w:r>
      <w:r w:rsidRPr="001E4900">
        <w:rPr>
          <w:rFonts w:ascii="Verdana" w:hAnsi="Verdana"/>
          <w:lang w:val="en-GB"/>
        </w:rPr>
        <w:t xml:space="preserve"> and cold, but Mia is happy.</w:t>
      </w:r>
    </w:p>
    <w:p w14:paraId="64096CBD" w14:textId="77777777" w:rsidR="001C44B3" w:rsidRPr="001E4900" w:rsidRDefault="001C44B3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361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 xml:space="preserve">She is in the garden with her dog, </w:t>
      </w:r>
      <w:r w:rsidRPr="001E4900">
        <w:rPr>
          <w:rFonts w:ascii="Verdana" w:hAnsi="Verdana"/>
          <w:b/>
          <w:bCs/>
          <w:lang w:val="en-GB"/>
        </w:rPr>
        <w:t>Wolfy</w:t>
      </w:r>
      <w:r w:rsidRPr="001E4900">
        <w:rPr>
          <w:rFonts w:ascii="Verdana" w:hAnsi="Verdana"/>
          <w:lang w:val="en-GB"/>
        </w:rPr>
        <w:t>.</w:t>
      </w:r>
    </w:p>
    <w:p w14:paraId="589D78AF" w14:textId="77777777" w:rsidR="001C44B3" w:rsidRPr="001E4900" w:rsidRDefault="001C44B3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362" w:author="Gareth Harding" w:date="2025-07-09T17:49:00Z" w16du:dateUtc="2025-07-09T15:49:00Z">
          <w:pPr>
            <w:pStyle w:val="p2"/>
          </w:pPr>
        </w:pPrChange>
      </w:pPr>
      <w:r w:rsidRPr="001E4900">
        <w:rPr>
          <w:rStyle w:val="s1"/>
          <w:rFonts w:ascii="Verdana" w:eastAsiaTheme="majorEastAsia" w:hAnsi="Verdana"/>
          <w:lang w:val="en-GB"/>
        </w:rPr>
        <w:t>Mia:</w:t>
      </w:r>
      <w:r w:rsidRPr="001E4900">
        <w:rPr>
          <w:rFonts w:ascii="Verdana" w:hAnsi="Verdana"/>
          <w:lang w:val="en-GB"/>
        </w:rPr>
        <w:t xml:space="preserve"> “Let’s play catch the ball, Wolfy!”</w:t>
      </w:r>
    </w:p>
    <w:p w14:paraId="2C2BAC3D" w14:textId="77777777" w:rsidR="001C44B3" w:rsidRPr="001E4900" w:rsidRDefault="001C44B3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363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>Suddenly, they see something long and pink.</w:t>
      </w:r>
    </w:p>
    <w:p w14:paraId="227B71C2" w14:textId="77777777" w:rsidR="001C44B3" w:rsidRPr="001E4900" w:rsidRDefault="001C44B3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364" w:author="Gareth Harding" w:date="2025-07-09T17:49:00Z" w16du:dateUtc="2025-07-09T15:49:00Z">
          <w:pPr>
            <w:pStyle w:val="p2"/>
          </w:pPr>
        </w:pPrChange>
      </w:pPr>
      <w:r w:rsidRPr="001E4900">
        <w:rPr>
          <w:rStyle w:val="s1"/>
          <w:rFonts w:ascii="Verdana" w:eastAsiaTheme="majorEastAsia" w:hAnsi="Verdana"/>
          <w:lang w:val="en-GB"/>
        </w:rPr>
        <w:t>Mia:</w:t>
      </w:r>
      <w:r w:rsidRPr="001E4900">
        <w:rPr>
          <w:rFonts w:ascii="Verdana" w:hAnsi="Verdana"/>
          <w:lang w:val="en-GB"/>
        </w:rPr>
        <w:t xml:space="preserve"> “Is that a snake?”</w:t>
      </w:r>
    </w:p>
    <w:p w14:paraId="74C7F1E5" w14:textId="77777777" w:rsidR="001C44B3" w:rsidRPr="001E4900" w:rsidRDefault="001C44B3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365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 xml:space="preserve">No! It’s a </w:t>
      </w:r>
      <w:r w:rsidRPr="001E4900">
        <w:rPr>
          <w:rFonts w:ascii="Verdana" w:hAnsi="Verdana"/>
          <w:b/>
          <w:bCs/>
          <w:lang w:val="en-GB"/>
        </w:rPr>
        <w:t>worm</w:t>
      </w:r>
      <w:r w:rsidRPr="001E4900">
        <w:rPr>
          <w:rFonts w:ascii="Verdana" w:hAnsi="Verdana"/>
          <w:lang w:val="en-GB"/>
        </w:rPr>
        <w:t>, and it’s dancing!</w:t>
      </w:r>
    </w:p>
    <w:p w14:paraId="40ED7227" w14:textId="77777777" w:rsidR="00B81CB8" w:rsidRPr="001E4900" w:rsidRDefault="00B81CB8">
      <w:pPr>
        <w:pStyle w:val="p2"/>
        <w:spacing w:before="0" w:beforeAutospacing="0" w:after="0" w:afterAutospacing="0"/>
        <w:rPr>
          <w:rStyle w:val="s1"/>
          <w:rFonts w:ascii="Verdana" w:eastAsiaTheme="majorEastAsia" w:hAnsi="Verdana"/>
          <w:lang w:val="en-GB"/>
        </w:rPr>
        <w:pPrChange w:id="366" w:author="Gareth Harding" w:date="2025-07-09T17:49:00Z" w16du:dateUtc="2025-07-09T15:49:00Z">
          <w:pPr>
            <w:pStyle w:val="p2"/>
          </w:pPr>
        </w:pPrChange>
      </w:pPr>
      <w:r w:rsidRPr="001E4900">
        <w:rPr>
          <w:rStyle w:val="s1"/>
          <w:rFonts w:ascii="Verdana" w:eastAsiaTheme="majorEastAsia" w:hAnsi="Verdana"/>
          <w:lang w:val="en-GB"/>
        </w:rPr>
        <w:t>Mia laughs:</w:t>
      </w:r>
      <w:r w:rsidRPr="001E4900">
        <w:rPr>
          <w:rFonts w:ascii="Verdana" w:hAnsi="Verdana"/>
          <w:lang w:val="en-GB"/>
        </w:rPr>
        <w:t xml:space="preserve"> “A dancing worm! </w:t>
      </w:r>
      <w:r w:rsidRPr="001E4900">
        <w:rPr>
          <w:rStyle w:val="s1"/>
          <w:rFonts w:ascii="Verdana" w:eastAsiaTheme="majorEastAsia" w:hAnsi="Verdana"/>
          <w:lang w:val="en-GB"/>
        </w:rPr>
        <w:t xml:space="preserve">“That is a funny thing in the </w:t>
      </w:r>
      <w:r w:rsidRPr="001E4900">
        <w:rPr>
          <w:rStyle w:val="s1"/>
          <w:rFonts w:ascii="Verdana" w:eastAsiaTheme="majorEastAsia" w:hAnsi="Verdana"/>
          <w:b/>
          <w:bCs/>
          <w:lang w:val="en-GB"/>
        </w:rPr>
        <w:t>world</w:t>
      </w:r>
      <w:r w:rsidRPr="001E4900">
        <w:rPr>
          <w:rStyle w:val="s1"/>
          <w:rFonts w:ascii="Verdana" w:eastAsiaTheme="majorEastAsia" w:hAnsi="Verdana"/>
          <w:lang w:val="en-GB"/>
        </w:rPr>
        <w:t>!”</w:t>
      </w:r>
    </w:p>
    <w:p w14:paraId="5C1F3DFA" w14:textId="77777777" w:rsidR="001C44B3" w:rsidRPr="001E4900" w:rsidRDefault="001C44B3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367" w:author="Gareth Harding" w:date="2025-07-09T17:49:00Z" w16du:dateUtc="2025-07-09T15:49:00Z">
          <w:pPr>
            <w:pStyle w:val="p2"/>
          </w:pPr>
        </w:pPrChange>
      </w:pPr>
      <w:r w:rsidRPr="001E4900">
        <w:rPr>
          <w:rFonts w:ascii="Verdana" w:hAnsi="Verdana"/>
          <w:lang w:val="en-GB"/>
        </w:rPr>
        <w:t xml:space="preserve">Then Mum looks out of the </w:t>
      </w:r>
      <w:r w:rsidRPr="001E4900">
        <w:rPr>
          <w:rFonts w:ascii="Verdana" w:hAnsi="Verdana"/>
          <w:b/>
          <w:bCs/>
          <w:lang w:val="en-GB"/>
        </w:rPr>
        <w:t>window</w:t>
      </w:r>
      <w:r w:rsidRPr="001E4900">
        <w:rPr>
          <w:rFonts w:ascii="Verdana" w:hAnsi="Verdana"/>
          <w:lang w:val="en-GB"/>
        </w:rPr>
        <w:t>.</w:t>
      </w:r>
    </w:p>
    <w:p w14:paraId="72C1DAFA" w14:textId="728D67B9" w:rsidR="00F958B9" w:rsidRPr="001E4900" w:rsidRDefault="00F958B9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368" w:author="Gareth Harding" w:date="2025-07-09T17:49:00Z" w16du:dateUtc="2025-07-09T15:49:00Z">
          <w:pPr>
            <w:pStyle w:val="p2"/>
          </w:pPr>
        </w:pPrChange>
      </w:pPr>
      <w:r w:rsidRPr="001E4900">
        <w:rPr>
          <w:rStyle w:val="s1"/>
          <w:rFonts w:ascii="Verdana" w:eastAsiaTheme="majorEastAsia" w:hAnsi="Verdana"/>
          <w:lang w:val="en-GB"/>
        </w:rPr>
        <w:t>Mum:</w:t>
      </w:r>
      <w:r w:rsidRPr="001E4900">
        <w:rPr>
          <w:rFonts w:ascii="Verdana" w:hAnsi="Verdana"/>
          <w:lang w:val="en-GB"/>
        </w:rPr>
        <w:t xml:space="preserve"> “What food do you like? </w:t>
      </w:r>
      <w:r w:rsidRPr="001E4900">
        <w:rPr>
          <w:rFonts w:ascii="Verdana" w:hAnsi="Verdana"/>
          <w:b/>
          <w:bCs/>
          <w:lang w:val="en-GB"/>
        </w:rPr>
        <w:t>Waffle</w:t>
      </w:r>
      <w:r w:rsidR="004D3206" w:rsidRPr="001E4900">
        <w:rPr>
          <w:rFonts w:ascii="Verdana" w:hAnsi="Verdana"/>
          <w:b/>
          <w:bCs/>
          <w:lang w:val="en-GB"/>
        </w:rPr>
        <w:t>s</w:t>
      </w:r>
      <w:r w:rsidRPr="001E4900">
        <w:rPr>
          <w:rFonts w:ascii="Verdana" w:hAnsi="Verdana"/>
          <w:lang w:val="en-GB"/>
        </w:rPr>
        <w:t xml:space="preserve"> or </w:t>
      </w:r>
      <w:r w:rsidRPr="001E4900">
        <w:rPr>
          <w:rFonts w:ascii="Verdana" w:hAnsi="Verdana"/>
          <w:b/>
          <w:bCs/>
          <w:lang w:val="en-GB"/>
        </w:rPr>
        <w:t>watermelon</w:t>
      </w:r>
      <w:r w:rsidRPr="001E4900">
        <w:rPr>
          <w:rFonts w:ascii="Verdana" w:hAnsi="Verdana"/>
          <w:lang w:val="en-GB"/>
        </w:rPr>
        <w:t>?”</w:t>
      </w:r>
    </w:p>
    <w:p w14:paraId="5F63B175" w14:textId="77777777" w:rsidR="001C44B3" w:rsidRPr="001E4900" w:rsidRDefault="001C44B3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369" w:author="Gareth Harding" w:date="2025-07-09T17:49:00Z" w16du:dateUtc="2025-07-09T15:49:00Z">
          <w:pPr>
            <w:pStyle w:val="p2"/>
          </w:pPr>
        </w:pPrChange>
      </w:pPr>
      <w:r w:rsidRPr="001E4900">
        <w:rPr>
          <w:rStyle w:val="s1"/>
          <w:rFonts w:ascii="Verdana" w:eastAsiaTheme="majorEastAsia" w:hAnsi="Verdana"/>
          <w:lang w:val="en-GB"/>
        </w:rPr>
        <w:t>Mia:</w:t>
      </w:r>
      <w:r w:rsidRPr="001E4900">
        <w:rPr>
          <w:rFonts w:ascii="Verdana" w:hAnsi="Verdana"/>
          <w:lang w:val="en-GB"/>
        </w:rPr>
        <w:t xml:space="preserve"> “Can I have both, please? I’m very hungry!”</w:t>
      </w:r>
    </w:p>
    <w:p w14:paraId="0E9BB93D" w14:textId="77777777" w:rsidR="001C44B3" w:rsidRDefault="001C44B3" w:rsidP="00847F6C">
      <w:pPr>
        <w:pStyle w:val="p2"/>
        <w:spacing w:before="0" w:beforeAutospacing="0" w:after="0" w:afterAutospacing="0"/>
        <w:rPr>
          <w:ins w:id="370" w:author="Gareth Harding" w:date="2025-07-09T18:00:00Z" w16du:dateUtc="2025-07-09T16:00:00Z"/>
          <w:rFonts w:ascii="Verdana" w:hAnsi="Verdana"/>
          <w:lang w:val="en-GB"/>
        </w:rPr>
      </w:pPr>
      <w:r w:rsidRPr="001E4900">
        <w:rPr>
          <w:rFonts w:ascii="Verdana" w:hAnsi="Verdana"/>
          <w:lang w:val="en-GB"/>
        </w:rPr>
        <w:t>Mum smiles, and Wolfy wags his tail.</w:t>
      </w:r>
    </w:p>
    <w:p w14:paraId="40B5D5B7" w14:textId="77777777" w:rsidR="004D6F25" w:rsidRPr="001E4900" w:rsidRDefault="004D6F25">
      <w:pPr>
        <w:pStyle w:val="p2"/>
        <w:spacing w:before="0" w:beforeAutospacing="0" w:after="0" w:afterAutospacing="0"/>
        <w:rPr>
          <w:rFonts w:ascii="Verdana" w:hAnsi="Verdana"/>
          <w:lang w:val="en-GB"/>
        </w:rPr>
        <w:pPrChange w:id="371" w:author="Gareth Harding" w:date="2025-07-09T17:49:00Z" w16du:dateUtc="2025-07-09T15:49:00Z">
          <w:pPr>
            <w:pStyle w:val="p2"/>
          </w:pPr>
        </w:pPrChange>
      </w:pPr>
    </w:p>
    <w:p w14:paraId="342F7CB0" w14:textId="77777777" w:rsidR="00F958B9" w:rsidRPr="00B31018" w:rsidRDefault="00F958B9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t>Comprehension Questions</w:t>
      </w:r>
    </w:p>
    <w:p w14:paraId="26D64DEF" w14:textId="77777777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72" w:author="Gareth Harding" w:date="2025-07-09T18:22:00Z" w16du:dateUtc="2025-07-09T16:22:00Z">
          <w:pPr>
            <w:pStyle w:val="p1"/>
            <w:ind w:left="720"/>
          </w:pPr>
        </w:pPrChange>
      </w:pPr>
    </w:p>
    <w:p w14:paraId="52609AE8" w14:textId="296F1DC8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73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b/>
          <w:bCs/>
          <w:lang w:val="en-GB"/>
        </w:rPr>
        <w:t>1. What is the weather like?</w:t>
      </w:r>
    </w:p>
    <w:p w14:paraId="5F239FEE" w14:textId="56FC91BB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74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Cold and rainy</w:t>
      </w:r>
    </w:p>
    <w:p w14:paraId="74BB4BA5" w14:textId="7E35E58D" w:rsidR="00F958B9" w:rsidRPr="00555C25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75" w:author="Gareth Harding" w:date="2025-07-09T18:22:00Z" w16du:dateUtc="2025-07-09T16:22:00Z">
          <w:pPr>
            <w:pStyle w:val="p1"/>
            <w:ind w:left="720"/>
          </w:pPr>
        </w:pPrChange>
      </w:pPr>
      <w:r w:rsidRPr="00555C25">
        <w:rPr>
          <w:rFonts w:ascii="Verdana" w:hAnsi="Verdana"/>
          <w:highlight w:val="yellow"/>
          <w:lang w:val="en-GB"/>
          <w:rPrChange w:id="376" w:author="Gareth Harding" w:date="2025-07-09T11:14:00Z" w16du:dateUtc="2025-07-09T09:14:00Z">
            <w:rPr>
              <w:rFonts w:ascii="Verdana" w:hAnsi="Verdana"/>
              <w:b/>
              <w:bCs/>
              <w:lang w:val="en-GB"/>
            </w:rPr>
          </w:rPrChange>
        </w:rPr>
        <w:t>Windy and cold</w:t>
      </w:r>
    </w:p>
    <w:p w14:paraId="5051DF25" w14:textId="46BC3AE5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77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Sunny and hot</w:t>
      </w:r>
    </w:p>
    <w:p w14:paraId="6FEA5EFD" w14:textId="77777777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78" w:author="Gareth Harding" w:date="2025-07-09T18:22:00Z" w16du:dateUtc="2025-07-09T16:22:00Z">
          <w:pPr>
            <w:pStyle w:val="p1"/>
            <w:ind w:left="720"/>
          </w:pPr>
        </w:pPrChange>
      </w:pPr>
    </w:p>
    <w:p w14:paraId="0D4AF3DE" w14:textId="77777777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79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b/>
          <w:bCs/>
          <w:lang w:val="en-GB"/>
        </w:rPr>
        <w:t>2. Who is with Mia in the garden?</w:t>
      </w:r>
    </w:p>
    <w:p w14:paraId="0F7A4AF7" w14:textId="448412AE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80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Her cat, Fluffy</w:t>
      </w:r>
    </w:p>
    <w:p w14:paraId="619AABDD" w14:textId="7851D6EE" w:rsidR="00F958B9" w:rsidRPr="00555C25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  <w:rPrChange w:id="381" w:author="Gareth Harding" w:date="2025-07-09T11:15:00Z" w16du:dateUtc="2025-07-09T09:15:00Z">
            <w:rPr>
              <w:rFonts w:ascii="Verdana" w:hAnsi="Verdana"/>
              <w:b/>
              <w:bCs/>
              <w:lang w:val="en-GB"/>
            </w:rPr>
          </w:rPrChange>
        </w:rPr>
        <w:pPrChange w:id="382" w:author="Gareth Harding" w:date="2025-07-09T18:22:00Z" w16du:dateUtc="2025-07-09T16:22:00Z">
          <w:pPr>
            <w:pStyle w:val="p1"/>
            <w:ind w:left="720"/>
          </w:pPr>
        </w:pPrChange>
      </w:pPr>
      <w:r w:rsidRPr="00555C25">
        <w:rPr>
          <w:rFonts w:ascii="Verdana" w:hAnsi="Verdana"/>
          <w:highlight w:val="yellow"/>
          <w:lang w:val="en-GB"/>
          <w:rPrChange w:id="383" w:author="Gareth Harding" w:date="2025-07-09T11:15:00Z" w16du:dateUtc="2025-07-09T09:15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Her dog, Wolfy</w:t>
      </w:r>
    </w:p>
    <w:p w14:paraId="355AF743" w14:textId="32E39120" w:rsidR="00F958B9" w:rsidRDefault="00F958B9" w:rsidP="00693412">
      <w:pPr>
        <w:pStyle w:val="p1"/>
        <w:spacing w:before="0" w:beforeAutospacing="0" w:after="0" w:afterAutospacing="0"/>
        <w:ind w:left="426" w:hanging="426"/>
        <w:rPr>
          <w:ins w:id="384" w:author="Gareth Harding" w:date="2025-07-09T18:23:00Z" w16du:dateUtc="2025-07-09T16:23:00Z"/>
          <w:rFonts w:ascii="Verdana" w:hAnsi="Verdana"/>
          <w:lang w:val="en-GB"/>
        </w:rPr>
      </w:pPr>
      <w:r w:rsidRPr="001E4900">
        <w:rPr>
          <w:rFonts w:ascii="Verdana" w:hAnsi="Verdana"/>
          <w:lang w:val="en-GB"/>
        </w:rPr>
        <w:lastRenderedPageBreak/>
        <w:t>Her friend, Lucy</w:t>
      </w:r>
    </w:p>
    <w:p w14:paraId="676146C1" w14:textId="77777777" w:rsidR="00693412" w:rsidRPr="001E4900" w:rsidRDefault="00693412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85" w:author="Gareth Harding" w:date="2025-07-09T18:22:00Z" w16du:dateUtc="2025-07-09T16:22:00Z">
          <w:pPr>
            <w:pStyle w:val="p1"/>
            <w:ind w:left="720"/>
          </w:pPr>
        </w:pPrChange>
      </w:pPr>
    </w:p>
    <w:p w14:paraId="7DCCA41F" w14:textId="77777777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86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b/>
          <w:bCs/>
          <w:lang w:val="en-GB"/>
        </w:rPr>
        <w:t>3. What do they see in the garden?</w:t>
      </w:r>
    </w:p>
    <w:p w14:paraId="2EC130D9" w14:textId="516C70D4" w:rsidR="00F958B9" w:rsidRPr="00555C25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87" w:author="Gareth Harding" w:date="2025-07-09T18:22:00Z" w16du:dateUtc="2025-07-09T16:22:00Z">
          <w:pPr>
            <w:pStyle w:val="p1"/>
            <w:ind w:left="720"/>
          </w:pPr>
        </w:pPrChange>
      </w:pPr>
      <w:r w:rsidRPr="00555C25">
        <w:rPr>
          <w:rFonts w:ascii="Verdana" w:hAnsi="Verdana"/>
          <w:highlight w:val="yellow"/>
          <w:lang w:val="en-GB"/>
          <w:rPrChange w:id="388" w:author="Gareth Harding" w:date="2025-07-09T11:15:00Z" w16du:dateUtc="2025-07-09T09:15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A dancing worm</w:t>
      </w:r>
    </w:p>
    <w:p w14:paraId="447BCAC6" w14:textId="578B4724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89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 xml:space="preserve">A </w:t>
      </w:r>
      <w:r w:rsidR="00A45958" w:rsidRPr="001E4900">
        <w:rPr>
          <w:rFonts w:ascii="Verdana" w:hAnsi="Verdana"/>
          <w:lang w:val="en-GB"/>
        </w:rPr>
        <w:t>dancing bee</w:t>
      </w:r>
    </w:p>
    <w:p w14:paraId="2AA54B9C" w14:textId="3C701507" w:rsidR="00F958B9" w:rsidRDefault="00F958B9" w:rsidP="00693412">
      <w:pPr>
        <w:pStyle w:val="p1"/>
        <w:spacing w:before="0" w:beforeAutospacing="0" w:after="0" w:afterAutospacing="0"/>
        <w:ind w:left="426" w:hanging="426"/>
        <w:rPr>
          <w:ins w:id="390" w:author="Gareth Harding" w:date="2025-07-09T18:23:00Z" w16du:dateUtc="2025-07-09T16:23:00Z"/>
          <w:rFonts w:ascii="Verdana" w:hAnsi="Verdana"/>
          <w:lang w:val="en-GB"/>
        </w:rPr>
      </w:pPr>
      <w:r w:rsidRPr="001E4900">
        <w:rPr>
          <w:rFonts w:ascii="Verdana" w:hAnsi="Verdana"/>
          <w:lang w:val="en-GB"/>
        </w:rPr>
        <w:t xml:space="preserve">A jumping </w:t>
      </w:r>
      <w:r w:rsidR="00A45958" w:rsidRPr="001E4900">
        <w:rPr>
          <w:rFonts w:ascii="Verdana" w:hAnsi="Verdana"/>
          <w:lang w:val="en-GB"/>
        </w:rPr>
        <w:t>monkey</w:t>
      </w:r>
    </w:p>
    <w:p w14:paraId="3D339FF1" w14:textId="77777777" w:rsidR="00693412" w:rsidRPr="001E4900" w:rsidRDefault="00693412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91" w:author="Gareth Harding" w:date="2025-07-09T18:22:00Z" w16du:dateUtc="2025-07-09T16:22:00Z">
          <w:pPr>
            <w:pStyle w:val="p1"/>
            <w:ind w:left="720"/>
          </w:pPr>
        </w:pPrChange>
      </w:pPr>
    </w:p>
    <w:p w14:paraId="22525A6B" w14:textId="77777777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92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b/>
          <w:bCs/>
          <w:lang w:val="en-GB"/>
        </w:rPr>
        <w:t>4. What does Mia think the worm is at first?</w:t>
      </w:r>
    </w:p>
    <w:p w14:paraId="4C637DEE" w14:textId="75837234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93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A hot dog</w:t>
      </w:r>
    </w:p>
    <w:p w14:paraId="1FE3031B" w14:textId="6610209A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94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A rope</w:t>
      </w:r>
    </w:p>
    <w:p w14:paraId="4FB01583" w14:textId="5F433B76" w:rsidR="00F958B9" w:rsidRDefault="00F958B9" w:rsidP="00693412">
      <w:pPr>
        <w:pStyle w:val="p1"/>
        <w:spacing w:before="0" w:beforeAutospacing="0" w:after="0" w:afterAutospacing="0"/>
        <w:ind w:left="426" w:hanging="426"/>
        <w:rPr>
          <w:ins w:id="395" w:author="Gareth Harding" w:date="2025-07-09T18:23:00Z" w16du:dateUtc="2025-07-09T16:23:00Z"/>
          <w:rFonts w:ascii="Verdana" w:hAnsi="Verdana"/>
          <w:lang w:val="en-GB"/>
        </w:rPr>
      </w:pPr>
      <w:r w:rsidRPr="00555C25">
        <w:rPr>
          <w:rFonts w:ascii="Verdana" w:hAnsi="Verdana"/>
          <w:highlight w:val="yellow"/>
          <w:lang w:val="en-GB"/>
          <w:rPrChange w:id="396" w:author="Gareth Harding" w:date="2025-07-09T11:15:00Z" w16du:dateUtc="2025-07-09T09:15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A snake</w:t>
      </w:r>
    </w:p>
    <w:p w14:paraId="48E75581" w14:textId="77777777" w:rsidR="00693412" w:rsidRPr="00555C25" w:rsidRDefault="00693412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97" w:author="Gareth Harding" w:date="2025-07-09T18:22:00Z" w16du:dateUtc="2025-07-09T16:22:00Z">
          <w:pPr>
            <w:pStyle w:val="p1"/>
            <w:ind w:left="720"/>
          </w:pPr>
        </w:pPrChange>
      </w:pPr>
    </w:p>
    <w:p w14:paraId="3136311C" w14:textId="3C3F35C3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398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b/>
          <w:bCs/>
          <w:lang w:val="en-GB"/>
        </w:rPr>
        <w:t>5. Mia is sad because it’s windy.</w:t>
      </w:r>
    </w:p>
    <w:p w14:paraId="0706D5F1" w14:textId="7A4A2316" w:rsidR="00F958B9" w:rsidRPr="00555C25" w:rsidDel="00693412" w:rsidRDefault="00F958B9">
      <w:pPr>
        <w:pStyle w:val="p1"/>
        <w:spacing w:before="0" w:beforeAutospacing="0" w:after="0" w:afterAutospacing="0"/>
        <w:ind w:left="426" w:hanging="426"/>
        <w:rPr>
          <w:moveFrom w:id="399" w:author="Gareth Harding" w:date="2025-07-09T18:23:00Z" w16du:dateUtc="2025-07-09T16:23:00Z"/>
          <w:rFonts w:ascii="Verdana" w:hAnsi="Verdana"/>
          <w:lang w:val="en-GB"/>
        </w:rPr>
        <w:pPrChange w:id="400" w:author="Gareth Harding" w:date="2025-07-09T18:22:00Z" w16du:dateUtc="2025-07-09T16:22:00Z">
          <w:pPr>
            <w:pStyle w:val="p1"/>
            <w:ind w:left="720"/>
          </w:pPr>
        </w:pPrChange>
      </w:pPr>
      <w:moveFromRangeStart w:id="401" w:author="Gareth Harding" w:date="2025-07-09T18:23:00Z" w:name="move202977818"/>
      <w:moveFrom w:id="402" w:author="Gareth Harding" w:date="2025-07-09T18:23:00Z" w16du:dateUtc="2025-07-09T16:23:00Z">
        <w:r w:rsidRPr="00555C25" w:rsidDel="00693412">
          <w:rPr>
            <w:rFonts w:ascii="Verdana" w:hAnsi="Verdana"/>
            <w:highlight w:val="yellow"/>
            <w:rPrChange w:id="403" w:author="Gareth Harding" w:date="2025-07-09T11:15:00Z" w16du:dateUtc="2025-07-09T09:15:00Z">
              <w:rPr>
                <w:rFonts w:ascii="Verdana" w:hAnsi="Verdana"/>
                <w:b/>
                <w:bCs/>
                <w:highlight w:val="yellow"/>
              </w:rPr>
            </w:rPrChange>
          </w:rPr>
          <w:t>False</w:t>
        </w:r>
      </w:moveFrom>
    </w:p>
    <w:moveFromRangeEnd w:id="401"/>
    <w:p w14:paraId="376231B7" w14:textId="5FFE5E18" w:rsidR="00F958B9" w:rsidRDefault="00F958B9" w:rsidP="00693412">
      <w:pPr>
        <w:pStyle w:val="p1"/>
        <w:spacing w:before="0" w:beforeAutospacing="0" w:after="0" w:afterAutospacing="0"/>
        <w:ind w:left="426" w:hanging="426"/>
        <w:rPr>
          <w:ins w:id="404" w:author="Gareth Harding" w:date="2025-07-09T18:23:00Z" w16du:dateUtc="2025-07-09T16:23:00Z"/>
          <w:rFonts w:ascii="Verdana" w:hAnsi="Verdana"/>
          <w:lang w:val="en-GB"/>
        </w:rPr>
      </w:pPr>
      <w:r w:rsidRPr="001E4900">
        <w:rPr>
          <w:rFonts w:ascii="Verdana" w:hAnsi="Verdana"/>
          <w:lang w:val="en-GB"/>
        </w:rPr>
        <w:t>True</w:t>
      </w:r>
    </w:p>
    <w:p w14:paraId="783222C4" w14:textId="77777777" w:rsidR="00693412" w:rsidRPr="00555C25" w:rsidRDefault="00693412" w:rsidP="00693412">
      <w:pPr>
        <w:pStyle w:val="p1"/>
        <w:spacing w:before="0" w:beforeAutospacing="0" w:after="0" w:afterAutospacing="0"/>
        <w:ind w:left="426" w:hanging="426"/>
        <w:rPr>
          <w:moveTo w:id="405" w:author="Gareth Harding" w:date="2025-07-09T18:23:00Z" w16du:dateUtc="2025-07-09T16:23:00Z"/>
          <w:rFonts w:ascii="Verdana" w:hAnsi="Verdana"/>
          <w:lang w:val="en-GB"/>
        </w:rPr>
      </w:pPr>
      <w:moveToRangeStart w:id="406" w:author="Gareth Harding" w:date="2025-07-09T18:23:00Z" w:name="move202977818"/>
      <w:moveTo w:id="407" w:author="Gareth Harding" w:date="2025-07-09T18:23:00Z" w16du:dateUtc="2025-07-09T16:23:00Z">
        <w:r w:rsidRPr="00234D60">
          <w:rPr>
            <w:rFonts w:ascii="Verdana" w:hAnsi="Verdana"/>
            <w:highlight w:val="yellow"/>
            <w:lang w:val="en-GB"/>
          </w:rPr>
          <w:t>False</w:t>
        </w:r>
      </w:moveTo>
    </w:p>
    <w:moveToRangeEnd w:id="406"/>
    <w:p w14:paraId="1CF1CEB4" w14:textId="77777777" w:rsidR="00693412" w:rsidRPr="001E4900" w:rsidRDefault="00693412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08" w:author="Gareth Harding" w:date="2025-07-09T18:22:00Z" w16du:dateUtc="2025-07-09T16:22:00Z">
          <w:pPr>
            <w:pStyle w:val="p1"/>
            <w:ind w:left="720"/>
          </w:pPr>
        </w:pPrChange>
      </w:pPr>
    </w:p>
    <w:p w14:paraId="4D19F858" w14:textId="7F61CBBF" w:rsidR="00F958B9" w:rsidRPr="001E4900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09" w:author="Gareth Harding" w:date="2025-07-09T18:22:00Z" w16du:dateUtc="2025-07-09T16:22:00Z">
          <w:pPr>
            <w:pStyle w:val="p1"/>
            <w:ind w:left="720"/>
          </w:pPr>
        </w:pPrChange>
      </w:pPr>
      <w:r w:rsidRPr="001E4900">
        <w:rPr>
          <w:rFonts w:ascii="Verdana" w:hAnsi="Verdana"/>
          <w:b/>
          <w:bCs/>
          <w:lang w:val="en-GB"/>
        </w:rPr>
        <w:t>6. The worm is dancing.</w:t>
      </w:r>
    </w:p>
    <w:p w14:paraId="78593104" w14:textId="77777777" w:rsidR="00F958B9" w:rsidRPr="00555C25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410" w:author="Gareth Harding" w:date="2025-07-09T18:22:00Z" w16du:dateUtc="2025-07-09T16:22:00Z">
          <w:pPr>
            <w:pStyle w:val="p1"/>
            <w:ind w:left="720"/>
          </w:pPr>
        </w:pPrChange>
      </w:pPr>
      <w:r w:rsidRPr="00555C25">
        <w:rPr>
          <w:rFonts w:ascii="Verdana" w:hAnsi="Verdana"/>
          <w:highlight w:val="yellow"/>
          <w:rPrChange w:id="411" w:author="Gareth Harding" w:date="2025-07-09T11:15:00Z" w16du:dateUtc="2025-07-09T09:15:00Z">
            <w:rPr>
              <w:rFonts w:ascii="Verdana" w:hAnsi="Verdana"/>
              <w:b/>
              <w:bCs/>
              <w:highlight w:val="yellow"/>
            </w:rPr>
          </w:rPrChange>
        </w:rPr>
        <w:t>True</w:t>
      </w:r>
    </w:p>
    <w:p w14:paraId="580CE348" w14:textId="5472025B" w:rsidR="00F958B9" w:rsidRPr="00F958B9" w:rsidRDefault="00F958B9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412" w:author="Gareth Harding" w:date="2025-07-09T18:22:00Z" w16du:dateUtc="2025-07-09T16:22:00Z">
          <w:pPr>
            <w:pStyle w:val="p1"/>
            <w:ind w:left="720"/>
          </w:pPr>
        </w:pPrChange>
      </w:pPr>
      <w:r w:rsidRPr="00F958B9">
        <w:rPr>
          <w:rFonts w:ascii="Verdana" w:hAnsi="Verdana"/>
        </w:rPr>
        <w:t>False</w:t>
      </w:r>
    </w:p>
    <w:p w14:paraId="18BDE2C5" w14:textId="65D26B7A" w:rsidR="00F958B9" w:rsidRPr="00F958B9" w:rsidRDefault="004D3206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413" w:author="Gareth Harding" w:date="2025-07-09T18:22:00Z" w16du:dateUtc="2025-07-09T16:22:00Z">
          <w:pPr>
            <w:pStyle w:val="p1"/>
            <w:ind w:left="720"/>
          </w:pPr>
        </w:pPrChange>
      </w:pPr>
      <w:proofErr w:type="spellStart"/>
      <w:r w:rsidRPr="00B31018">
        <w:rPr>
          <w:rFonts w:ascii="Verdana" w:hAnsi="Verdana"/>
        </w:rPr>
        <w:t>Popcorns</w:t>
      </w:r>
      <w:proofErr w:type="spellEnd"/>
      <w:r w:rsidRPr="00B31018">
        <w:rPr>
          <w:rFonts w:ascii="Verdana" w:hAnsi="Verdana"/>
        </w:rPr>
        <w:t xml:space="preserve"> and </w:t>
      </w:r>
      <w:proofErr w:type="spellStart"/>
      <w:r w:rsidRPr="00B31018">
        <w:rPr>
          <w:rFonts w:ascii="Verdana" w:hAnsi="Verdana"/>
        </w:rPr>
        <w:t>worms</w:t>
      </w:r>
      <w:proofErr w:type="spellEnd"/>
    </w:p>
    <w:p w14:paraId="46C2D56A" w14:textId="77777777" w:rsidR="00E678E1" w:rsidRPr="00B31018" w:rsidRDefault="00E678E1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414" w:author="Gareth Harding" w:date="2025-07-09T18:22:00Z" w16du:dateUtc="2025-07-09T16:22:00Z">
          <w:pPr>
            <w:pStyle w:val="p2"/>
          </w:pPr>
        </w:pPrChange>
      </w:pPr>
    </w:p>
    <w:p w14:paraId="41E0966C" w14:textId="77777777" w:rsidR="00110F86" w:rsidRPr="00B31018" w:rsidRDefault="00110F86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415" w:author="Gareth Harding" w:date="2025-07-09T18:22:00Z" w16du:dateUtc="2025-07-09T16:22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B31018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The Dog and the Cat</w:t>
      </w:r>
    </w:p>
    <w:p w14:paraId="5E5CC18C" w14:textId="77777777" w:rsidR="00C70B71" w:rsidRPr="00B31018" w:rsidRDefault="00C70B71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416" w:author="Gareth Harding" w:date="2025-07-09T18:22:00Z" w16du:dateUtc="2025-07-09T16:22:00Z">
          <w:pPr>
            <w:pStyle w:val="p2"/>
            <w:ind w:left="720"/>
          </w:pPr>
        </w:pPrChange>
      </w:pPr>
    </w:p>
    <w:p w14:paraId="14483398" w14:textId="77777777" w:rsidR="00C70B71" w:rsidRPr="001E4900" w:rsidRDefault="00C70B7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417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The dog is </w:t>
      </w:r>
      <w:r w:rsidRPr="001E4900">
        <w:rPr>
          <w:rFonts w:ascii="Verdana" w:hAnsi="Verdana"/>
          <w:b/>
          <w:bCs/>
          <w:lang w:val="en-GB"/>
        </w:rPr>
        <w:t>behind</w:t>
      </w:r>
      <w:r w:rsidRPr="001E4900">
        <w:rPr>
          <w:rFonts w:ascii="Verdana" w:hAnsi="Verdana"/>
          <w:lang w:val="en-GB"/>
        </w:rPr>
        <w:t xml:space="preserve"> the box, and he is very quiet.</w:t>
      </w:r>
    </w:p>
    <w:p w14:paraId="30F001EC" w14:textId="77777777" w:rsidR="00C70B71" w:rsidRPr="001E4900" w:rsidRDefault="00C70B7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418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He sees a cat </w:t>
      </w:r>
      <w:r w:rsidRPr="001E4900">
        <w:rPr>
          <w:rFonts w:ascii="Verdana" w:hAnsi="Verdana"/>
          <w:b/>
          <w:bCs/>
          <w:lang w:val="en-GB"/>
        </w:rPr>
        <w:t>next to</w:t>
      </w:r>
      <w:r w:rsidRPr="001E4900">
        <w:rPr>
          <w:rFonts w:ascii="Verdana" w:hAnsi="Verdana"/>
          <w:lang w:val="en-GB"/>
        </w:rPr>
        <w:t xml:space="preserve"> the box, but the cat doesn’t see him.</w:t>
      </w:r>
    </w:p>
    <w:p w14:paraId="02867AF4" w14:textId="77777777" w:rsidR="00C70B71" w:rsidRPr="001E4900" w:rsidRDefault="00C70B7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419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The dog runs </w:t>
      </w:r>
      <w:r w:rsidRPr="001E4900">
        <w:rPr>
          <w:rFonts w:ascii="Verdana" w:hAnsi="Verdana"/>
          <w:b/>
          <w:bCs/>
          <w:lang w:val="en-GB"/>
        </w:rPr>
        <w:t xml:space="preserve">in front of </w:t>
      </w:r>
      <w:r w:rsidRPr="001E4900">
        <w:rPr>
          <w:rFonts w:ascii="Verdana" w:hAnsi="Verdana"/>
          <w:lang w:val="en-GB"/>
        </w:rPr>
        <w:t xml:space="preserve">the box, and the cat jumps </w:t>
      </w:r>
      <w:r w:rsidRPr="001E4900">
        <w:rPr>
          <w:rFonts w:ascii="Verdana" w:hAnsi="Verdana"/>
          <w:b/>
          <w:bCs/>
          <w:lang w:val="en-GB"/>
        </w:rPr>
        <w:t>on</w:t>
      </w:r>
      <w:r w:rsidRPr="001E4900">
        <w:rPr>
          <w:rFonts w:ascii="Verdana" w:hAnsi="Verdana"/>
          <w:lang w:val="en-GB"/>
        </w:rPr>
        <w:t xml:space="preserve"> the table.</w:t>
      </w:r>
    </w:p>
    <w:p w14:paraId="7C27894D" w14:textId="77777777" w:rsidR="00C70B71" w:rsidRPr="001E4900" w:rsidRDefault="00C70B7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420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The cat says, “Miaow!”</w:t>
      </w:r>
    </w:p>
    <w:p w14:paraId="13CB44B1" w14:textId="77777777" w:rsidR="00C70B71" w:rsidRPr="001E4900" w:rsidRDefault="00C70B7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421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The dog says, “Woof!” and sits </w:t>
      </w:r>
      <w:r w:rsidRPr="001E4900">
        <w:rPr>
          <w:rFonts w:ascii="Verdana" w:hAnsi="Verdana"/>
          <w:b/>
          <w:bCs/>
          <w:lang w:val="en-GB"/>
        </w:rPr>
        <w:t>under</w:t>
      </w:r>
      <w:r w:rsidRPr="001E4900">
        <w:rPr>
          <w:rFonts w:ascii="Verdana" w:hAnsi="Verdana"/>
          <w:lang w:val="en-GB"/>
        </w:rPr>
        <w:t xml:space="preserve"> the table.</w:t>
      </w:r>
    </w:p>
    <w:p w14:paraId="7816EC20" w14:textId="29FCF01B" w:rsidR="00C70B71" w:rsidRPr="001E4900" w:rsidRDefault="00C70B7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422" w:author="Gareth Harding" w:date="2025-07-09T17:49:00Z" w16du:dateUtc="2025-07-09T15:49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 xml:space="preserve">They are </w:t>
      </w:r>
      <w:r w:rsidRPr="001E4900">
        <w:rPr>
          <w:rFonts w:ascii="Verdana" w:hAnsi="Verdana"/>
          <w:b/>
          <w:bCs/>
          <w:lang w:val="en-GB"/>
        </w:rPr>
        <w:t>in</w:t>
      </w:r>
      <w:r w:rsidRPr="001E4900">
        <w:rPr>
          <w:rFonts w:ascii="Verdana" w:hAnsi="Verdana"/>
          <w:lang w:val="en-GB"/>
        </w:rPr>
        <w:t xml:space="preserve"> the kitchen, and they are funny friends.</w:t>
      </w:r>
    </w:p>
    <w:p w14:paraId="0CA76CCA" w14:textId="77777777" w:rsidR="00C70B71" w:rsidRPr="00B31018" w:rsidRDefault="00C70B71" w:rsidP="00847F6C">
      <w:pPr>
        <w:adjustRightInd w:val="0"/>
        <w:snapToGrid w:val="0"/>
        <w:rPr>
          <w:rFonts w:ascii="Verdana" w:hAnsi="Verdana"/>
        </w:rPr>
      </w:pPr>
    </w:p>
    <w:p w14:paraId="207A8008" w14:textId="77777777" w:rsidR="00C70B71" w:rsidRPr="00B31018" w:rsidRDefault="00C70B71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t>Comprehension Questions</w:t>
      </w:r>
    </w:p>
    <w:p w14:paraId="529285B2" w14:textId="77777777" w:rsidR="00C70B71" w:rsidRPr="00B31018" w:rsidRDefault="00C70B71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423" w:author="Gareth Harding" w:date="2025-07-09T18:24:00Z" w16du:dateUtc="2025-07-09T16:24:00Z">
          <w:pPr>
            <w:pStyle w:val="p2"/>
            <w:ind w:left="720"/>
          </w:pPr>
        </w:pPrChange>
      </w:pPr>
    </w:p>
    <w:p w14:paraId="6CA5B60F" w14:textId="77777777" w:rsidR="00C70B71" w:rsidRPr="001E4900" w:rsidRDefault="00C70B71">
      <w:pPr>
        <w:pStyle w:val="p1"/>
        <w:numPr>
          <w:ilvl w:val="0"/>
          <w:numId w:val="2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424" w:author="Gareth Harding" w:date="2025-07-09T18:24:00Z" w16du:dateUtc="2025-07-09T16:24:00Z">
          <w:pPr>
            <w:pStyle w:val="p1"/>
            <w:numPr>
              <w:numId w:val="29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animal does the dog see?</w:t>
      </w:r>
    </w:p>
    <w:p w14:paraId="2C465DF4" w14:textId="77777777" w:rsidR="00C70B71" w:rsidRPr="001E4900" w:rsidRDefault="00C70B71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25" w:author="Gareth Harding" w:date="2025-07-09T18:24:00Z" w16du:dateUtc="2025-07-09T16:2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A rabbit</w:t>
      </w:r>
    </w:p>
    <w:p w14:paraId="228F20E6" w14:textId="77777777" w:rsidR="00C70B71" w:rsidRPr="00555C25" w:rsidRDefault="00C70B71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26" w:author="Gareth Harding" w:date="2025-07-09T18:24:00Z" w16du:dateUtc="2025-07-09T16:24:00Z">
          <w:pPr>
            <w:pStyle w:val="p2"/>
            <w:ind w:left="720"/>
          </w:pPr>
        </w:pPrChange>
      </w:pPr>
      <w:r w:rsidRPr="00555C25">
        <w:rPr>
          <w:rFonts w:ascii="Verdana" w:hAnsi="Verdana"/>
          <w:highlight w:val="yellow"/>
          <w:lang w:val="en-GB"/>
          <w:rPrChange w:id="427" w:author="Gareth Harding" w:date="2025-07-09T11:16:00Z" w16du:dateUtc="2025-07-09T09:16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A cat</w:t>
      </w:r>
    </w:p>
    <w:p w14:paraId="67EDE76D" w14:textId="77777777" w:rsidR="00C70B71" w:rsidRDefault="00C70B71" w:rsidP="00693412">
      <w:pPr>
        <w:pStyle w:val="p1"/>
        <w:spacing w:before="0" w:beforeAutospacing="0" w:after="0" w:afterAutospacing="0"/>
        <w:ind w:left="426" w:hanging="426"/>
        <w:rPr>
          <w:ins w:id="428" w:author="Gareth Harding" w:date="2025-07-09T18:24:00Z" w16du:dateUtc="2025-07-09T16:24:00Z"/>
          <w:rFonts w:ascii="Verdana" w:hAnsi="Verdana"/>
          <w:lang w:val="en-GB"/>
        </w:rPr>
      </w:pPr>
      <w:r w:rsidRPr="001E4900">
        <w:rPr>
          <w:rFonts w:ascii="Verdana" w:hAnsi="Verdana"/>
          <w:lang w:val="en-GB"/>
        </w:rPr>
        <w:t>A bird</w:t>
      </w:r>
    </w:p>
    <w:p w14:paraId="2F9819A6" w14:textId="77777777" w:rsidR="00693412" w:rsidRPr="001E4900" w:rsidRDefault="00693412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29" w:author="Gareth Harding" w:date="2025-07-09T18:24:00Z" w16du:dateUtc="2025-07-09T16:24:00Z">
          <w:pPr>
            <w:pStyle w:val="p1"/>
            <w:ind w:left="720"/>
          </w:pPr>
        </w:pPrChange>
      </w:pPr>
    </w:p>
    <w:p w14:paraId="2CD43291" w14:textId="77777777" w:rsidR="00C70B71" w:rsidRPr="001E4900" w:rsidRDefault="00C70B71">
      <w:pPr>
        <w:pStyle w:val="p1"/>
        <w:numPr>
          <w:ilvl w:val="0"/>
          <w:numId w:val="2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430" w:author="Gareth Harding" w:date="2025-07-09T18:24:00Z" w16du:dateUtc="2025-07-09T16:24:00Z">
          <w:pPr>
            <w:pStyle w:val="p1"/>
            <w:numPr>
              <w:numId w:val="29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Where is the cat at first?</w:t>
      </w:r>
    </w:p>
    <w:p w14:paraId="63A4A2B7" w14:textId="25ED04E3" w:rsidR="00C70B71" w:rsidRPr="001E4900" w:rsidRDefault="00C70B71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31" w:author="Gareth Harding" w:date="2025-07-09T18:24:00Z" w16du:dateUtc="2025-07-09T16:2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 xml:space="preserve">On the </w:t>
      </w:r>
      <w:r w:rsidR="000D03F4" w:rsidRPr="001E4900">
        <w:rPr>
          <w:rFonts w:ascii="Verdana" w:hAnsi="Verdana"/>
          <w:lang w:val="en-GB"/>
        </w:rPr>
        <w:t>table</w:t>
      </w:r>
    </w:p>
    <w:p w14:paraId="3E032F9B" w14:textId="77777777" w:rsidR="00C70B71" w:rsidRPr="00555C25" w:rsidRDefault="00C70B71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32" w:author="Gareth Harding" w:date="2025-07-09T18:24:00Z" w16du:dateUtc="2025-07-09T16:24:00Z">
          <w:pPr>
            <w:pStyle w:val="p2"/>
            <w:ind w:left="720"/>
          </w:pPr>
        </w:pPrChange>
      </w:pPr>
      <w:r w:rsidRPr="00555C25">
        <w:rPr>
          <w:rFonts w:ascii="Verdana" w:hAnsi="Verdana"/>
          <w:highlight w:val="yellow"/>
          <w:lang w:val="en-GB"/>
          <w:rPrChange w:id="433" w:author="Gareth Harding" w:date="2025-07-09T11:16:00Z" w16du:dateUtc="2025-07-09T09:16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Next to the box</w:t>
      </w:r>
    </w:p>
    <w:p w14:paraId="1B462115" w14:textId="77777777" w:rsidR="00C70B71" w:rsidRDefault="00C70B71" w:rsidP="00693412">
      <w:pPr>
        <w:pStyle w:val="p1"/>
        <w:spacing w:before="0" w:beforeAutospacing="0" w:after="0" w:afterAutospacing="0"/>
        <w:ind w:left="426" w:hanging="426"/>
        <w:rPr>
          <w:ins w:id="434" w:author="Gareth Harding" w:date="2025-07-09T18:24:00Z" w16du:dateUtc="2025-07-09T16:24:00Z"/>
          <w:rFonts w:ascii="Verdana" w:hAnsi="Verdana"/>
        </w:rPr>
      </w:pPr>
      <w:r w:rsidRPr="00B31018">
        <w:rPr>
          <w:rFonts w:ascii="Verdana" w:hAnsi="Verdana"/>
        </w:rPr>
        <w:t xml:space="preserve">In </w:t>
      </w:r>
      <w:proofErr w:type="spellStart"/>
      <w:r w:rsidRPr="00B31018">
        <w:rPr>
          <w:rFonts w:ascii="Verdana" w:hAnsi="Verdana"/>
        </w:rPr>
        <w:t>the</w:t>
      </w:r>
      <w:proofErr w:type="spellEnd"/>
      <w:r w:rsidRPr="00B31018">
        <w:rPr>
          <w:rFonts w:ascii="Verdana" w:hAnsi="Verdana"/>
        </w:rPr>
        <w:t xml:space="preserve"> </w:t>
      </w:r>
      <w:proofErr w:type="spellStart"/>
      <w:r w:rsidRPr="00B31018">
        <w:rPr>
          <w:rFonts w:ascii="Verdana" w:hAnsi="Verdana"/>
        </w:rPr>
        <w:t>fridge</w:t>
      </w:r>
      <w:proofErr w:type="spellEnd"/>
    </w:p>
    <w:p w14:paraId="1F1C9372" w14:textId="77777777" w:rsidR="00693412" w:rsidRPr="00B31018" w:rsidRDefault="00693412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435" w:author="Gareth Harding" w:date="2025-07-09T18:24:00Z" w16du:dateUtc="2025-07-09T16:24:00Z">
          <w:pPr>
            <w:pStyle w:val="p1"/>
            <w:ind w:left="720"/>
          </w:pPr>
        </w:pPrChange>
      </w:pPr>
    </w:p>
    <w:p w14:paraId="6C6FD8F3" w14:textId="77777777" w:rsidR="00C70B71" w:rsidRPr="001E4900" w:rsidRDefault="00C70B71">
      <w:pPr>
        <w:pStyle w:val="p1"/>
        <w:numPr>
          <w:ilvl w:val="0"/>
          <w:numId w:val="2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436" w:author="Gareth Harding" w:date="2025-07-09T18:24:00Z" w16du:dateUtc="2025-07-09T16:24:00Z">
          <w:pPr>
            <w:pStyle w:val="p1"/>
            <w:numPr>
              <w:numId w:val="29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does the dog do after seeing the cat?</w:t>
      </w:r>
    </w:p>
    <w:p w14:paraId="19E2D692" w14:textId="77777777" w:rsidR="00C70B71" w:rsidRPr="001E4900" w:rsidRDefault="00C70B71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37" w:author="Gareth Harding" w:date="2025-07-09T18:24:00Z" w16du:dateUtc="2025-07-09T16:2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He goes to sleep</w:t>
      </w:r>
    </w:p>
    <w:p w14:paraId="2E4E4EEB" w14:textId="77777777" w:rsidR="00C70B71" w:rsidRPr="00555C25" w:rsidRDefault="00C70B71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38" w:author="Gareth Harding" w:date="2025-07-09T18:24:00Z" w16du:dateUtc="2025-07-09T16:24:00Z">
          <w:pPr>
            <w:pStyle w:val="p2"/>
            <w:ind w:left="720"/>
          </w:pPr>
        </w:pPrChange>
      </w:pPr>
      <w:r w:rsidRPr="00555C25">
        <w:rPr>
          <w:rFonts w:ascii="Verdana" w:hAnsi="Verdana"/>
          <w:highlight w:val="yellow"/>
          <w:lang w:val="en-GB"/>
          <w:rPrChange w:id="439" w:author="Gareth Harding" w:date="2025-07-09T11:16:00Z" w16du:dateUtc="2025-07-09T09:16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He runs in front of the box</w:t>
      </w:r>
    </w:p>
    <w:p w14:paraId="0D3669D6" w14:textId="67A5ED17" w:rsidR="00C70B71" w:rsidRDefault="00C70B71" w:rsidP="00693412">
      <w:pPr>
        <w:pStyle w:val="p1"/>
        <w:spacing w:before="0" w:beforeAutospacing="0" w:after="0" w:afterAutospacing="0"/>
        <w:ind w:left="426" w:hanging="426"/>
        <w:rPr>
          <w:ins w:id="440" w:author="Gareth Harding" w:date="2025-07-09T18:24:00Z" w16du:dateUtc="2025-07-09T16:24:00Z"/>
          <w:rFonts w:ascii="Verdana" w:hAnsi="Verdana"/>
        </w:rPr>
      </w:pPr>
      <w:r w:rsidRPr="00B31018">
        <w:rPr>
          <w:rFonts w:ascii="Verdana" w:hAnsi="Verdana"/>
        </w:rPr>
        <w:t xml:space="preserve">He </w:t>
      </w:r>
      <w:proofErr w:type="spellStart"/>
      <w:r w:rsidRPr="00B31018">
        <w:rPr>
          <w:rFonts w:ascii="Verdana" w:hAnsi="Verdana"/>
        </w:rPr>
        <w:t>eats</w:t>
      </w:r>
      <w:proofErr w:type="spellEnd"/>
      <w:r w:rsidRPr="00B31018">
        <w:rPr>
          <w:rFonts w:ascii="Verdana" w:hAnsi="Verdana"/>
        </w:rPr>
        <w:t xml:space="preserve"> a </w:t>
      </w:r>
      <w:del w:id="441" w:author="Gareth Harding" w:date="2025-07-09T18:24:00Z" w16du:dateUtc="2025-07-09T16:24:00Z">
        <w:r w:rsidRPr="00B31018" w:rsidDel="00693412">
          <w:rPr>
            <w:rFonts w:ascii="Verdana" w:hAnsi="Verdana"/>
          </w:rPr>
          <w:delText>sandwich</w:delText>
        </w:r>
      </w:del>
      <w:ins w:id="442" w:author="Gareth Harding" w:date="2025-07-09T18:24:00Z" w16du:dateUtc="2025-07-09T16:24:00Z">
        <w:r w:rsidR="00693412">
          <w:rPr>
            <w:rFonts w:ascii="Verdana" w:hAnsi="Verdana"/>
          </w:rPr>
          <w:t>sándwich</w:t>
        </w:r>
      </w:ins>
    </w:p>
    <w:p w14:paraId="0E3D6A58" w14:textId="77777777" w:rsidR="00693412" w:rsidRPr="00B31018" w:rsidRDefault="00693412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443" w:author="Gareth Harding" w:date="2025-07-09T18:24:00Z" w16du:dateUtc="2025-07-09T16:24:00Z">
          <w:pPr>
            <w:pStyle w:val="p1"/>
            <w:ind w:left="720"/>
          </w:pPr>
        </w:pPrChange>
      </w:pPr>
    </w:p>
    <w:p w14:paraId="4F3466BA" w14:textId="5B70246F" w:rsidR="00C70B71" w:rsidRDefault="00C70B71">
      <w:pPr>
        <w:pStyle w:val="p1"/>
        <w:numPr>
          <w:ilvl w:val="0"/>
          <w:numId w:val="29"/>
        </w:numPr>
        <w:spacing w:before="0" w:beforeAutospacing="0" w:after="0" w:afterAutospacing="0"/>
        <w:ind w:left="426" w:hanging="426"/>
        <w:rPr>
          <w:ins w:id="444" w:author="Gareth Harding" w:date="2025-07-09T11:17:00Z" w16du:dateUtc="2025-07-09T09:17:00Z"/>
          <w:rFonts w:ascii="Verdana" w:hAnsi="Verdana"/>
          <w:b/>
          <w:bCs/>
        </w:rPr>
        <w:pPrChange w:id="445" w:author="Gareth Harding" w:date="2025-07-09T18:24:00Z" w16du:dateUtc="2025-07-09T16:24:00Z">
          <w:pPr>
            <w:pStyle w:val="p1"/>
            <w:numPr>
              <w:numId w:val="29"/>
            </w:numPr>
            <w:ind w:left="1080" w:hanging="360"/>
          </w:pPr>
        </w:pPrChange>
      </w:pPr>
      <w:proofErr w:type="spellStart"/>
      <w:r w:rsidRPr="00B31018">
        <w:rPr>
          <w:rFonts w:ascii="Verdana" w:hAnsi="Verdana"/>
          <w:b/>
          <w:bCs/>
        </w:rPr>
        <w:t>The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cat</w:t>
      </w:r>
      <w:proofErr w:type="spellEnd"/>
      <w:r w:rsidRPr="00B31018">
        <w:rPr>
          <w:rFonts w:ascii="Verdana" w:hAnsi="Verdana"/>
          <w:b/>
          <w:bCs/>
        </w:rPr>
        <w:t xml:space="preserve"> </w:t>
      </w:r>
      <w:proofErr w:type="spellStart"/>
      <w:r w:rsidRPr="00B31018">
        <w:rPr>
          <w:rFonts w:ascii="Verdana" w:hAnsi="Verdana"/>
          <w:b/>
          <w:bCs/>
        </w:rPr>
        <w:t>says</w:t>
      </w:r>
      <w:proofErr w:type="spellEnd"/>
      <w:r w:rsidRPr="00B31018">
        <w:rPr>
          <w:rFonts w:ascii="Verdana" w:hAnsi="Verdana"/>
          <w:b/>
          <w:bCs/>
        </w:rPr>
        <w:t xml:space="preserve"> “</w:t>
      </w:r>
      <w:proofErr w:type="spellStart"/>
      <w:r w:rsidRPr="00B31018">
        <w:rPr>
          <w:rFonts w:ascii="Verdana" w:hAnsi="Verdana"/>
          <w:b/>
          <w:bCs/>
        </w:rPr>
        <w:t>Woof</w:t>
      </w:r>
      <w:proofErr w:type="spellEnd"/>
      <w:r w:rsidRPr="00B31018">
        <w:rPr>
          <w:rFonts w:ascii="Verdana" w:hAnsi="Verdana"/>
          <w:b/>
          <w:bCs/>
        </w:rPr>
        <w:t>!”</w:t>
      </w:r>
    </w:p>
    <w:p w14:paraId="0F99BC0A" w14:textId="0E825184" w:rsidR="00555C25" w:rsidRPr="00B31018" w:rsidDel="00555C25" w:rsidRDefault="00555C25">
      <w:pPr>
        <w:pStyle w:val="p1"/>
        <w:spacing w:before="0" w:beforeAutospacing="0" w:after="0" w:afterAutospacing="0"/>
        <w:ind w:left="426" w:hanging="426"/>
        <w:rPr>
          <w:del w:id="446" w:author="Gareth Harding" w:date="2025-07-09T11:17:00Z" w16du:dateUtc="2025-07-09T09:17:00Z"/>
          <w:rFonts w:ascii="Verdana" w:hAnsi="Verdana"/>
          <w:b/>
          <w:bCs/>
        </w:rPr>
        <w:pPrChange w:id="447" w:author="Gareth Harding" w:date="2025-07-09T18:24:00Z" w16du:dateUtc="2025-07-09T16:24:00Z">
          <w:pPr>
            <w:pStyle w:val="p1"/>
            <w:numPr>
              <w:numId w:val="29"/>
            </w:numPr>
            <w:ind w:left="1080" w:hanging="360"/>
          </w:pPr>
        </w:pPrChange>
      </w:pPr>
    </w:p>
    <w:p w14:paraId="0CC60EB7" w14:textId="77777777" w:rsidR="00555C25" w:rsidRPr="00B31018" w:rsidRDefault="00555C25">
      <w:pPr>
        <w:pStyle w:val="p1"/>
        <w:spacing w:before="0" w:beforeAutospacing="0" w:after="0" w:afterAutospacing="0"/>
        <w:ind w:left="426" w:hanging="426"/>
        <w:rPr>
          <w:moveTo w:id="448" w:author="Gareth Harding" w:date="2025-07-09T11:17:00Z" w16du:dateUtc="2025-07-09T09:17:00Z"/>
          <w:rFonts w:ascii="Verdana" w:hAnsi="Verdana"/>
        </w:rPr>
        <w:pPrChange w:id="449" w:author="Gareth Harding" w:date="2025-07-09T18:24:00Z" w16du:dateUtc="2025-07-09T16:24:00Z">
          <w:pPr>
            <w:pStyle w:val="p1"/>
            <w:numPr>
              <w:numId w:val="29"/>
            </w:numPr>
            <w:ind w:left="1080" w:hanging="360"/>
          </w:pPr>
        </w:pPrChange>
      </w:pPr>
      <w:moveToRangeStart w:id="450" w:author="Gareth Harding" w:date="2025-07-09T11:17:00Z" w:name="move202952262"/>
      <w:moveTo w:id="451" w:author="Gareth Harding" w:date="2025-07-09T11:17:00Z" w16du:dateUtc="2025-07-09T09:17:00Z">
        <w:r w:rsidRPr="00B31018">
          <w:rPr>
            <w:rFonts w:ascii="Verdana" w:hAnsi="Verdana"/>
          </w:rPr>
          <w:t>True</w:t>
        </w:r>
      </w:moveTo>
    </w:p>
    <w:moveToRangeEnd w:id="450"/>
    <w:p w14:paraId="2855BA39" w14:textId="77777777" w:rsidR="00C70B71" w:rsidRDefault="00C70B71" w:rsidP="00693412">
      <w:pPr>
        <w:pStyle w:val="p2"/>
        <w:spacing w:before="0" w:beforeAutospacing="0" w:after="0" w:afterAutospacing="0"/>
        <w:ind w:left="426" w:hanging="426"/>
        <w:rPr>
          <w:ins w:id="452" w:author="Gareth Harding" w:date="2025-07-09T18:24:00Z" w16du:dateUtc="2025-07-09T16:24:00Z"/>
          <w:rFonts w:ascii="Verdana" w:hAnsi="Verdana"/>
        </w:rPr>
      </w:pPr>
      <w:r w:rsidRPr="00555C25">
        <w:rPr>
          <w:rFonts w:ascii="Verdana" w:hAnsi="Verdana"/>
          <w:highlight w:val="yellow"/>
          <w:rPrChange w:id="453" w:author="Gareth Harding" w:date="2025-07-09T11:16:00Z" w16du:dateUtc="2025-07-09T09:16:00Z">
            <w:rPr>
              <w:rFonts w:ascii="Verdana" w:hAnsi="Verdana"/>
              <w:b/>
              <w:bCs/>
              <w:highlight w:val="yellow"/>
            </w:rPr>
          </w:rPrChange>
        </w:rPr>
        <w:t>False</w:t>
      </w:r>
    </w:p>
    <w:p w14:paraId="4C57EBAA" w14:textId="77777777" w:rsidR="00693412" w:rsidRPr="00555C25" w:rsidRDefault="00693412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454" w:author="Gareth Harding" w:date="2025-07-09T18:24:00Z" w16du:dateUtc="2025-07-09T16:24:00Z">
          <w:pPr>
            <w:pStyle w:val="p2"/>
            <w:ind w:left="720"/>
          </w:pPr>
        </w:pPrChange>
      </w:pPr>
    </w:p>
    <w:p w14:paraId="7BD5EF93" w14:textId="19DEE5DA" w:rsidR="00C70B71" w:rsidRPr="00B31018" w:rsidDel="00555C25" w:rsidRDefault="00C70B71">
      <w:pPr>
        <w:pStyle w:val="p1"/>
        <w:spacing w:before="0" w:beforeAutospacing="0" w:after="0" w:afterAutospacing="0"/>
        <w:ind w:left="426" w:hanging="426"/>
        <w:rPr>
          <w:moveFrom w:id="455" w:author="Gareth Harding" w:date="2025-07-09T11:17:00Z" w16du:dateUtc="2025-07-09T09:17:00Z"/>
          <w:rFonts w:ascii="Verdana" w:hAnsi="Verdana"/>
        </w:rPr>
        <w:pPrChange w:id="456" w:author="Gareth Harding" w:date="2025-07-09T18:24:00Z" w16du:dateUtc="2025-07-09T16:24:00Z">
          <w:pPr>
            <w:pStyle w:val="p1"/>
            <w:ind w:left="720"/>
          </w:pPr>
        </w:pPrChange>
      </w:pPr>
      <w:moveFromRangeStart w:id="457" w:author="Gareth Harding" w:date="2025-07-09T11:17:00Z" w:name="move202952262"/>
      <w:moveFrom w:id="458" w:author="Gareth Harding" w:date="2025-07-09T11:17:00Z" w16du:dateUtc="2025-07-09T09:17:00Z">
        <w:r w:rsidRPr="00B31018" w:rsidDel="00555C25">
          <w:rPr>
            <w:rFonts w:ascii="Verdana" w:hAnsi="Verdana"/>
          </w:rPr>
          <w:t>True</w:t>
        </w:r>
      </w:moveFrom>
    </w:p>
    <w:moveFromRangeEnd w:id="457"/>
    <w:p w14:paraId="5954D68F" w14:textId="7DD7DDDE" w:rsidR="00C70B71" w:rsidRPr="001E4900" w:rsidRDefault="00C70B71">
      <w:pPr>
        <w:pStyle w:val="p1"/>
        <w:numPr>
          <w:ilvl w:val="0"/>
          <w:numId w:val="2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459" w:author="Gareth Harding" w:date="2025-07-09T18:24:00Z" w16du:dateUtc="2025-07-09T16:24:00Z">
          <w:pPr>
            <w:pStyle w:val="p1"/>
            <w:numPr>
              <w:numId w:val="29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The dog sits under the table.</w:t>
      </w:r>
    </w:p>
    <w:p w14:paraId="26B8050A" w14:textId="77777777" w:rsidR="00C70B71" w:rsidRPr="00555C25" w:rsidRDefault="00C70B71">
      <w:pPr>
        <w:pStyle w:val="p2"/>
        <w:spacing w:before="0" w:beforeAutospacing="0" w:after="0" w:afterAutospacing="0"/>
        <w:ind w:left="426" w:hanging="426"/>
        <w:rPr>
          <w:rFonts w:ascii="Verdana" w:hAnsi="Verdana"/>
        </w:rPr>
        <w:pPrChange w:id="460" w:author="Gareth Harding" w:date="2025-07-09T18:24:00Z" w16du:dateUtc="2025-07-09T16:24:00Z">
          <w:pPr>
            <w:pStyle w:val="p2"/>
            <w:ind w:left="720"/>
          </w:pPr>
        </w:pPrChange>
      </w:pPr>
      <w:r w:rsidRPr="00555C25">
        <w:rPr>
          <w:rFonts w:ascii="Verdana" w:hAnsi="Verdana"/>
          <w:highlight w:val="yellow"/>
          <w:rPrChange w:id="461" w:author="Gareth Harding" w:date="2025-07-09T11:17:00Z" w16du:dateUtc="2025-07-09T09:17:00Z">
            <w:rPr>
              <w:rFonts w:ascii="Verdana" w:hAnsi="Verdana"/>
              <w:b/>
              <w:bCs/>
              <w:highlight w:val="yellow"/>
            </w:rPr>
          </w:rPrChange>
        </w:rPr>
        <w:t>True</w:t>
      </w:r>
    </w:p>
    <w:p w14:paraId="7CA62958" w14:textId="77777777" w:rsidR="00C70B71" w:rsidRDefault="00C70B71" w:rsidP="00693412">
      <w:pPr>
        <w:pStyle w:val="p1"/>
        <w:spacing w:before="0" w:beforeAutospacing="0" w:after="0" w:afterAutospacing="0"/>
        <w:ind w:left="426" w:hanging="426"/>
        <w:rPr>
          <w:ins w:id="462" w:author="Gareth Harding" w:date="2025-07-09T18:24:00Z" w16du:dateUtc="2025-07-09T16:24:00Z"/>
          <w:rFonts w:ascii="Verdana" w:hAnsi="Verdana"/>
        </w:rPr>
      </w:pPr>
      <w:r w:rsidRPr="00B31018">
        <w:rPr>
          <w:rFonts w:ascii="Verdana" w:hAnsi="Verdana"/>
        </w:rPr>
        <w:t>False</w:t>
      </w:r>
    </w:p>
    <w:p w14:paraId="438853F3" w14:textId="77777777" w:rsidR="00693412" w:rsidRPr="00B31018" w:rsidRDefault="00693412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463" w:author="Gareth Harding" w:date="2025-07-09T18:24:00Z" w16du:dateUtc="2025-07-09T16:24:00Z">
          <w:pPr>
            <w:pStyle w:val="p1"/>
            <w:ind w:left="720"/>
          </w:pPr>
        </w:pPrChange>
      </w:pPr>
    </w:p>
    <w:p w14:paraId="0D8D1792" w14:textId="1E720230" w:rsidR="00C70B71" w:rsidRPr="001E4900" w:rsidRDefault="00C70B71">
      <w:pPr>
        <w:pStyle w:val="p1"/>
        <w:numPr>
          <w:ilvl w:val="0"/>
          <w:numId w:val="2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464" w:author="Gareth Harding" w:date="2025-07-09T18:24:00Z" w16du:dateUtc="2025-07-09T16:24:00Z">
          <w:pPr>
            <w:pStyle w:val="p1"/>
            <w:numPr>
              <w:numId w:val="29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Where are the dog and cat?</w:t>
      </w:r>
    </w:p>
    <w:p w14:paraId="78CE0697" w14:textId="77777777" w:rsidR="00C70B71" w:rsidRPr="00555C25" w:rsidRDefault="00C70B71">
      <w:pPr>
        <w:pStyle w:val="p2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65" w:author="Gareth Harding" w:date="2025-07-09T18:24:00Z" w16du:dateUtc="2025-07-09T16:24:00Z">
          <w:pPr>
            <w:pStyle w:val="p2"/>
            <w:ind w:left="720"/>
          </w:pPr>
        </w:pPrChange>
      </w:pPr>
      <w:r w:rsidRPr="00555C25">
        <w:rPr>
          <w:rFonts w:ascii="Verdana" w:hAnsi="Verdana"/>
          <w:highlight w:val="yellow"/>
          <w:lang w:val="en-GB"/>
          <w:rPrChange w:id="466" w:author="Gareth Harding" w:date="2025-07-09T11:17:00Z" w16du:dateUtc="2025-07-09T09:17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In the kitchen</w:t>
      </w:r>
    </w:p>
    <w:p w14:paraId="12DFC4CC" w14:textId="77777777" w:rsidR="00C70B71" w:rsidRPr="001E4900" w:rsidRDefault="00C70B71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67" w:author="Gareth Harding" w:date="2025-07-09T18:24:00Z" w16du:dateUtc="2025-07-09T16:2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At school</w:t>
      </w:r>
    </w:p>
    <w:p w14:paraId="76F4296F" w14:textId="6E410C98" w:rsidR="00F771B7" w:rsidRDefault="00C70B71">
      <w:pPr>
        <w:pStyle w:val="p1"/>
        <w:spacing w:before="0" w:beforeAutospacing="0" w:after="0" w:afterAutospacing="0"/>
        <w:ind w:left="426" w:hanging="426"/>
        <w:rPr>
          <w:ins w:id="468" w:author="Gareth Harding" w:date="2025-07-09T11:18:00Z" w16du:dateUtc="2025-07-09T09:18:00Z"/>
          <w:rFonts w:ascii="Verdana" w:hAnsi="Verdana"/>
          <w:lang w:val="en-GB"/>
        </w:rPr>
        <w:pPrChange w:id="469" w:author="Gareth Harding" w:date="2025-07-09T18:24:00Z" w16du:dateUtc="2025-07-09T16:2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On a spaceship</w:t>
      </w:r>
    </w:p>
    <w:p w14:paraId="6A4145B9" w14:textId="77777777" w:rsidR="00555C25" w:rsidRPr="001E4900" w:rsidRDefault="00555C25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70" w:author="Gareth Harding" w:date="2025-07-09T18:24:00Z" w16du:dateUtc="2025-07-09T16:24:00Z">
          <w:pPr>
            <w:pStyle w:val="p1"/>
            <w:ind w:left="720"/>
          </w:pPr>
        </w:pPrChange>
      </w:pPr>
    </w:p>
    <w:p w14:paraId="178B9E3E" w14:textId="77777777" w:rsidR="00F771B7" w:rsidRPr="00B31018" w:rsidRDefault="00F771B7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471" w:author="Gareth Harding" w:date="2025-07-09T18:24:00Z" w16du:dateUtc="2025-07-09T16:24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B31018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The Rainy Day Cake</w:t>
      </w:r>
    </w:p>
    <w:p w14:paraId="624275D5" w14:textId="77777777" w:rsidR="00F771B7" w:rsidRPr="00B31018" w:rsidRDefault="00F771B7">
      <w:pPr>
        <w:pStyle w:val="p1"/>
        <w:spacing w:before="0" w:beforeAutospacing="0" w:after="0" w:afterAutospacing="0"/>
        <w:rPr>
          <w:rFonts w:ascii="Verdana" w:hAnsi="Verdana"/>
        </w:rPr>
        <w:pPrChange w:id="472" w:author="Gareth Harding" w:date="2025-07-09T17:49:00Z" w16du:dateUtc="2025-07-09T15:49:00Z">
          <w:pPr>
            <w:pStyle w:val="p1"/>
          </w:pPr>
        </w:pPrChange>
      </w:pPr>
    </w:p>
    <w:p w14:paraId="6D0C6E74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73" w:author="Gareth Harding" w:date="2025-07-09T18:31:00Z" w16du:dateUtc="2025-07-09T16:31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It is raining, and Lily cannot play outside.</w:t>
      </w:r>
    </w:p>
    <w:p w14:paraId="10F655CC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74" w:author="Gareth Harding" w:date="2025-07-09T18:31:00Z" w16du:dateUtc="2025-07-09T16:31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Lily says, “Rain is a pain!”</w:t>
      </w:r>
    </w:p>
    <w:p w14:paraId="55463E1D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75" w:author="Gareth Harding" w:date="2025-07-09T18:31:00Z" w16du:dateUtc="2025-07-09T16:31:00Z">
          <w:pPr>
            <w:pStyle w:val="p1"/>
            <w:ind w:left="720"/>
          </w:pPr>
        </w:pPrChange>
      </w:pPr>
    </w:p>
    <w:p w14:paraId="02C9B18F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76" w:author="Gareth Harding" w:date="2025-07-09T18:31:00Z" w16du:dateUtc="2025-07-09T16:31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Mum says, “Let’s paint or bake!”</w:t>
      </w:r>
    </w:p>
    <w:p w14:paraId="0EAD7852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77" w:author="Gareth Harding" w:date="2025-07-09T18:31:00Z" w16du:dateUtc="2025-07-09T16:31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Lily smiles and says, “Let’s bake a cake!”</w:t>
      </w:r>
    </w:p>
    <w:p w14:paraId="2FED8C34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78" w:author="Gareth Harding" w:date="2025-07-09T18:31:00Z" w16du:dateUtc="2025-07-09T16:31:00Z">
          <w:pPr>
            <w:pStyle w:val="p1"/>
            <w:ind w:left="720"/>
          </w:pPr>
        </w:pPrChange>
      </w:pPr>
    </w:p>
    <w:p w14:paraId="47286A07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79" w:author="Gareth Harding" w:date="2025-07-09T18:31:00Z" w16du:dateUtc="2025-07-09T16:31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They go to the kitchen and bake a cake together.</w:t>
      </w:r>
    </w:p>
    <w:p w14:paraId="74785ECA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80" w:author="Gareth Harding" w:date="2025-07-09T18:31:00Z" w16du:dateUtc="2025-07-09T16:31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They use eight eggs and lots of chocolate.</w:t>
      </w:r>
    </w:p>
    <w:p w14:paraId="48D959D4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81" w:author="Gareth Harding" w:date="2025-07-09T18:31:00Z" w16du:dateUtc="2025-07-09T16:31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Lily says, “Eight eggs? That’s a lot!”</w:t>
      </w:r>
    </w:p>
    <w:p w14:paraId="5557E9D0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82" w:author="Gareth Harding" w:date="2025-07-09T18:31:00Z" w16du:dateUtc="2025-07-09T16:31:00Z">
          <w:pPr>
            <w:pStyle w:val="p1"/>
            <w:ind w:left="720"/>
          </w:pPr>
        </w:pPrChange>
      </w:pPr>
    </w:p>
    <w:p w14:paraId="28B1BB90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83" w:author="Gareth Harding" w:date="2025-07-09T18:31:00Z" w16du:dateUtc="2025-07-09T16:31:00Z">
          <w:pPr>
            <w:pStyle w:val="p1"/>
            <w:ind w:left="720"/>
          </w:pPr>
        </w:pPrChange>
      </w:pPr>
      <w:r w:rsidRPr="001E4900">
        <w:rPr>
          <w:rFonts w:ascii="Verdana" w:hAnsi="Verdana"/>
          <w:b/>
          <w:bCs/>
          <w:lang w:val="en-GB"/>
        </w:rPr>
        <w:t>Ding!</w:t>
      </w:r>
      <w:r w:rsidRPr="001E4900">
        <w:rPr>
          <w:rFonts w:ascii="Verdana" w:hAnsi="Verdana"/>
          <w:lang w:val="en-GB"/>
        </w:rPr>
        <w:t xml:space="preserve"> The cake is ready.</w:t>
      </w:r>
    </w:p>
    <w:p w14:paraId="326CFC7A" w14:textId="508D1A21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84" w:author="Gareth Harding" w:date="2025-07-09T18:31:00Z" w16du:dateUtc="2025-07-09T16:31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They sit and eat it with tea.</w:t>
      </w:r>
    </w:p>
    <w:p w14:paraId="3EF71BB5" w14:textId="2DC1ABEC" w:rsidR="00054808" w:rsidRPr="001E4900" w:rsidDel="0050707A" w:rsidRDefault="00054808">
      <w:pPr>
        <w:pStyle w:val="p1"/>
        <w:spacing w:before="0" w:beforeAutospacing="0" w:after="0" w:afterAutospacing="0"/>
        <w:ind w:left="426" w:hanging="426"/>
        <w:rPr>
          <w:del w:id="485" w:author="48105" w:date="2025-07-24T17:56:00Z" w16du:dateUtc="2025-07-24T15:56:00Z"/>
          <w:rFonts w:ascii="Verdana" w:hAnsi="Verdana"/>
          <w:color w:val="FF0000"/>
          <w:lang w:val="en-GB"/>
        </w:rPr>
        <w:pPrChange w:id="486" w:author="Gareth Harding" w:date="2025-07-09T18:31:00Z" w16du:dateUtc="2025-07-09T16:31:00Z">
          <w:pPr>
            <w:pStyle w:val="p1"/>
            <w:ind w:left="720"/>
          </w:pPr>
        </w:pPrChange>
      </w:pPr>
      <w:del w:id="487" w:author="48105" w:date="2025-07-24T17:56:00Z" w16du:dateUtc="2025-07-24T15:56:00Z">
        <w:r w:rsidRPr="001E4900" w:rsidDel="0050707A">
          <w:rPr>
            <w:rFonts w:ascii="Verdana" w:hAnsi="Verdana"/>
            <w:color w:val="FF0000"/>
            <w:lang w:val="en-GB"/>
          </w:rPr>
          <w:delText xml:space="preserve">Later, they </w:delText>
        </w:r>
        <w:r w:rsidRPr="001E4900" w:rsidDel="0050707A">
          <w:rPr>
            <w:rFonts w:ascii="Verdana" w:hAnsi="Verdana"/>
            <w:b/>
            <w:bCs/>
            <w:color w:val="FF0000"/>
            <w:lang w:val="en-GB"/>
          </w:rPr>
          <w:delText>lie</w:delText>
        </w:r>
        <w:r w:rsidRPr="001E4900" w:rsidDel="0050707A">
          <w:rPr>
            <w:rFonts w:ascii="Verdana" w:hAnsi="Verdana"/>
            <w:color w:val="FF0000"/>
            <w:lang w:val="en-GB"/>
          </w:rPr>
          <w:delText xml:space="preserve"> on the sofa and read a book.</w:delText>
        </w:r>
      </w:del>
    </w:p>
    <w:p w14:paraId="28EEC60C" w14:textId="77777777" w:rsidR="00054808" w:rsidRPr="001E4900" w:rsidRDefault="0005480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88" w:author="Gareth Harding" w:date="2025-07-09T18:31:00Z" w16du:dateUtc="2025-07-09T16:31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Lily says, “Rain is not bad when we bake!”</w:t>
      </w:r>
    </w:p>
    <w:p w14:paraId="19E737D9" w14:textId="513C1EBC" w:rsidR="00F771B7" w:rsidRPr="001E4900" w:rsidRDefault="00F771B7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89" w:author="Gareth Harding" w:date="2025-07-09T18:31:00Z" w16du:dateUtc="2025-07-09T16:31:00Z">
          <w:pPr>
            <w:pStyle w:val="p1"/>
            <w:ind w:left="720"/>
          </w:pPr>
        </w:pPrChange>
      </w:pPr>
    </w:p>
    <w:p w14:paraId="1FCB4F9A" w14:textId="1D5FE8E7" w:rsidR="00054808" w:rsidRDefault="00054808" w:rsidP="00847F6C">
      <w:pPr>
        <w:adjustRightInd w:val="0"/>
        <w:snapToGrid w:val="0"/>
        <w:rPr>
          <w:ins w:id="490" w:author="Gareth Harding" w:date="2025-07-09T18:32:00Z" w16du:dateUtc="2025-07-09T16:32:00Z"/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t>Comprehension Questions</w:t>
      </w:r>
    </w:p>
    <w:p w14:paraId="08239E16" w14:textId="77777777" w:rsidR="004E6F7F" w:rsidRPr="00B31018" w:rsidRDefault="004E6F7F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</w:p>
    <w:p w14:paraId="587F2DCC" w14:textId="77777777" w:rsidR="00A50504" w:rsidRPr="001E4900" w:rsidRDefault="00A50504">
      <w:pPr>
        <w:pStyle w:val="p1"/>
        <w:numPr>
          <w:ilvl w:val="0"/>
          <w:numId w:val="3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491" w:author="Gareth Harding" w:date="2025-07-09T18:32:00Z" w16du:dateUtc="2025-07-09T16:32:00Z">
          <w:pPr>
            <w:pStyle w:val="p1"/>
            <w:numPr>
              <w:numId w:val="32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is the weather like?</w:t>
      </w:r>
    </w:p>
    <w:p w14:paraId="220CD057" w14:textId="77777777" w:rsidR="00A50504" w:rsidRPr="001E4900" w:rsidRDefault="00A50504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92" w:author="Gareth Harding" w:date="2025-07-09T18:32:00Z" w16du:dateUtc="2025-07-09T16:32:00Z">
          <w:pPr>
            <w:pStyle w:val="p1"/>
          </w:pPr>
        </w:pPrChange>
      </w:pPr>
      <w:r w:rsidRPr="001E4900">
        <w:rPr>
          <w:rFonts w:ascii="Verdana" w:hAnsi="Verdana"/>
          <w:highlight w:val="yellow"/>
          <w:lang w:val="en-GB"/>
        </w:rPr>
        <w:t>It is raining</w:t>
      </w:r>
    </w:p>
    <w:p w14:paraId="60A15C4A" w14:textId="77777777" w:rsidR="00A50504" w:rsidRPr="001E4900" w:rsidRDefault="00A50504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493" w:author="Gareth Harding" w:date="2025-07-09T18:32:00Z" w16du:dateUtc="2025-07-09T16:32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It is sunny</w:t>
      </w:r>
    </w:p>
    <w:p w14:paraId="295E760D" w14:textId="77777777" w:rsidR="00A50504" w:rsidRDefault="00A50504" w:rsidP="004E6F7F">
      <w:pPr>
        <w:pStyle w:val="p1"/>
        <w:spacing w:before="0" w:beforeAutospacing="0" w:after="0" w:afterAutospacing="0"/>
        <w:ind w:left="426" w:hanging="426"/>
        <w:rPr>
          <w:ins w:id="494" w:author="Gareth Harding" w:date="2025-07-09T18:32:00Z" w16du:dateUtc="2025-07-09T16:32:00Z"/>
          <w:rFonts w:ascii="Verdana" w:hAnsi="Verdana"/>
        </w:rPr>
      </w:pPr>
      <w:proofErr w:type="spellStart"/>
      <w:r w:rsidRPr="00A50504">
        <w:rPr>
          <w:rFonts w:ascii="Verdana" w:hAnsi="Verdana"/>
        </w:rPr>
        <w:t>It</w:t>
      </w:r>
      <w:proofErr w:type="spellEnd"/>
      <w:r w:rsidRPr="00A50504">
        <w:rPr>
          <w:rFonts w:ascii="Verdana" w:hAnsi="Verdana"/>
        </w:rPr>
        <w:t xml:space="preserve"> </w:t>
      </w:r>
      <w:proofErr w:type="spellStart"/>
      <w:r w:rsidRPr="00A50504">
        <w:rPr>
          <w:rFonts w:ascii="Verdana" w:hAnsi="Verdana"/>
        </w:rPr>
        <w:t>is</w:t>
      </w:r>
      <w:proofErr w:type="spellEnd"/>
      <w:r w:rsidRPr="00A50504">
        <w:rPr>
          <w:rFonts w:ascii="Verdana" w:hAnsi="Verdana"/>
        </w:rPr>
        <w:t xml:space="preserve"> </w:t>
      </w:r>
      <w:proofErr w:type="spellStart"/>
      <w:r w:rsidRPr="00A50504">
        <w:rPr>
          <w:rFonts w:ascii="Verdana" w:hAnsi="Verdana"/>
        </w:rPr>
        <w:t>snowing</w:t>
      </w:r>
      <w:proofErr w:type="spellEnd"/>
    </w:p>
    <w:p w14:paraId="16813B49" w14:textId="77777777" w:rsidR="004E6F7F" w:rsidRPr="00A50504" w:rsidRDefault="004E6F7F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495" w:author="Gareth Harding" w:date="2025-07-09T18:32:00Z" w16du:dateUtc="2025-07-09T16:32:00Z">
          <w:pPr>
            <w:pStyle w:val="p1"/>
          </w:pPr>
        </w:pPrChange>
      </w:pPr>
    </w:p>
    <w:p w14:paraId="78266BC5" w14:textId="77777777" w:rsidR="00A50504" w:rsidRPr="00A50504" w:rsidRDefault="00A50504">
      <w:pPr>
        <w:pStyle w:val="p1"/>
        <w:numPr>
          <w:ilvl w:val="0"/>
          <w:numId w:val="3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496" w:author="Gareth Harding" w:date="2025-07-09T18:32:00Z" w16du:dateUtc="2025-07-09T16:32:00Z">
          <w:pPr>
            <w:pStyle w:val="p1"/>
            <w:numPr>
              <w:numId w:val="32"/>
            </w:numPr>
            <w:ind w:left="1080" w:hanging="360"/>
          </w:pPr>
        </w:pPrChange>
      </w:pPr>
      <w:proofErr w:type="spellStart"/>
      <w:r w:rsidRPr="00A50504">
        <w:rPr>
          <w:rFonts w:ascii="Verdana" w:hAnsi="Verdana"/>
          <w:b/>
          <w:bCs/>
        </w:rPr>
        <w:t>What</w:t>
      </w:r>
      <w:proofErr w:type="spellEnd"/>
      <w:r w:rsidRPr="00A50504">
        <w:rPr>
          <w:rFonts w:ascii="Verdana" w:hAnsi="Verdana"/>
          <w:b/>
          <w:bCs/>
        </w:rPr>
        <w:t xml:space="preserve"> do </w:t>
      </w:r>
      <w:proofErr w:type="spellStart"/>
      <w:r w:rsidRPr="00A50504">
        <w:rPr>
          <w:rFonts w:ascii="Verdana" w:hAnsi="Verdana"/>
          <w:b/>
          <w:bCs/>
        </w:rPr>
        <w:t>they</w:t>
      </w:r>
      <w:proofErr w:type="spellEnd"/>
      <w:r w:rsidRPr="00A50504">
        <w:rPr>
          <w:rFonts w:ascii="Verdana" w:hAnsi="Verdana"/>
          <w:b/>
          <w:bCs/>
        </w:rPr>
        <w:t xml:space="preserve"> </w:t>
      </w:r>
      <w:proofErr w:type="spellStart"/>
      <w:r w:rsidRPr="00A50504">
        <w:rPr>
          <w:rFonts w:ascii="Verdana" w:hAnsi="Verdana"/>
          <w:b/>
          <w:bCs/>
        </w:rPr>
        <w:t>bake</w:t>
      </w:r>
      <w:proofErr w:type="spellEnd"/>
      <w:r w:rsidRPr="00A50504">
        <w:rPr>
          <w:rFonts w:ascii="Verdana" w:hAnsi="Verdana"/>
          <w:b/>
          <w:bCs/>
        </w:rPr>
        <w:t>?</w:t>
      </w:r>
    </w:p>
    <w:p w14:paraId="750151A9" w14:textId="77777777" w:rsidR="00A50504" w:rsidRPr="00A50504" w:rsidRDefault="00A5050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497" w:author="Gareth Harding" w:date="2025-07-09T18:32:00Z" w16du:dateUtc="2025-07-09T16:32:00Z">
          <w:pPr>
            <w:pStyle w:val="p1"/>
          </w:pPr>
        </w:pPrChange>
      </w:pPr>
      <w:r w:rsidRPr="00A50504">
        <w:rPr>
          <w:rFonts w:ascii="Verdana" w:hAnsi="Verdana"/>
        </w:rPr>
        <w:t>A pizza</w:t>
      </w:r>
    </w:p>
    <w:p w14:paraId="4EA6AC37" w14:textId="77777777" w:rsidR="00A50504" w:rsidRPr="00A50504" w:rsidRDefault="00A5050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498" w:author="Gareth Harding" w:date="2025-07-09T18:32:00Z" w16du:dateUtc="2025-07-09T16:32:00Z">
          <w:pPr>
            <w:pStyle w:val="p1"/>
          </w:pPr>
        </w:pPrChange>
      </w:pPr>
      <w:r w:rsidRPr="00A50504">
        <w:rPr>
          <w:rFonts w:ascii="Verdana" w:hAnsi="Verdana"/>
        </w:rPr>
        <w:t>A pie</w:t>
      </w:r>
    </w:p>
    <w:p w14:paraId="6B29A281" w14:textId="77777777" w:rsidR="00A50504" w:rsidRDefault="00A50504" w:rsidP="004E6F7F">
      <w:pPr>
        <w:pStyle w:val="p1"/>
        <w:spacing w:before="0" w:beforeAutospacing="0" w:after="0" w:afterAutospacing="0"/>
        <w:ind w:left="426" w:hanging="426"/>
        <w:rPr>
          <w:ins w:id="499" w:author="Gareth Harding" w:date="2025-07-09T18:32:00Z" w16du:dateUtc="2025-07-09T16:32:00Z"/>
          <w:rFonts w:ascii="Verdana" w:hAnsi="Verdana"/>
        </w:rPr>
      </w:pPr>
      <w:r w:rsidRPr="00555C25">
        <w:rPr>
          <w:rFonts w:ascii="Verdana" w:hAnsi="Verdana"/>
          <w:highlight w:val="yellow"/>
          <w:rPrChange w:id="500" w:author="Gareth Harding" w:date="2025-07-09T11:20:00Z" w16du:dateUtc="2025-07-09T09:20:00Z">
            <w:rPr>
              <w:rFonts w:ascii="Verdana" w:hAnsi="Verdana"/>
              <w:b/>
              <w:bCs/>
              <w:highlight w:val="yellow"/>
            </w:rPr>
          </w:rPrChange>
        </w:rPr>
        <w:t>A cake</w:t>
      </w:r>
    </w:p>
    <w:p w14:paraId="4D9718E0" w14:textId="77777777" w:rsidR="004E6F7F" w:rsidRPr="00555C25" w:rsidRDefault="004E6F7F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501" w:author="Gareth Harding" w:date="2025-07-09T18:32:00Z" w16du:dateUtc="2025-07-09T16:32:00Z">
          <w:pPr>
            <w:pStyle w:val="p1"/>
          </w:pPr>
        </w:pPrChange>
      </w:pPr>
    </w:p>
    <w:p w14:paraId="374C179D" w14:textId="77777777" w:rsidR="00A50504" w:rsidRPr="001E4900" w:rsidRDefault="00A50504">
      <w:pPr>
        <w:pStyle w:val="p1"/>
        <w:numPr>
          <w:ilvl w:val="0"/>
          <w:numId w:val="3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502" w:author="Gareth Harding" w:date="2025-07-09T18:32:00Z" w16du:dateUtc="2025-07-09T16:32:00Z">
          <w:pPr>
            <w:pStyle w:val="p1"/>
            <w:numPr>
              <w:numId w:val="32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How many eggs do they use?</w:t>
      </w:r>
    </w:p>
    <w:p w14:paraId="7D32B953" w14:textId="77777777" w:rsidR="00A50504" w:rsidRPr="00A50504" w:rsidRDefault="00A5050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503" w:author="Gareth Harding" w:date="2025-07-09T18:32:00Z" w16du:dateUtc="2025-07-09T16:32:00Z">
          <w:pPr>
            <w:pStyle w:val="p1"/>
          </w:pPr>
        </w:pPrChange>
      </w:pPr>
      <w:proofErr w:type="spellStart"/>
      <w:r w:rsidRPr="00A50504">
        <w:rPr>
          <w:rFonts w:ascii="Verdana" w:hAnsi="Verdana"/>
        </w:rPr>
        <w:t>Eighteen</w:t>
      </w:r>
      <w:proofErr w:type="spellEnd"/>
    </w:p>
    <w:p w14:paraId="1DFC9672" w14:textId="77777777" w:rsidR="00A50504" w:rsidRPr="00A50504" w:rsidRDefault="00A5050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504" w:author="Gareth Harding" w:date="2025-07-09T18:32:00Z" w16du:dateUtc="2025-07-09T16:32:00Z">
          <w:pPr>
            <w:pStyle w:val="p1"/>
          </w:pPr>
        </w:pPrChange>
      </w:pPr>
      <w:proofErr w:type="spellStart"/>
      <w:r w:rsidRPr="00A50504">
        <w:rPr>
          <w:rFonts w:ascii="Verdana" w:hAnsi="Verdana"/>
        </w:rPr>
        <w:t>Six</w:t>
      </w:r>
      <w:proofErr w:type="spellEnd"/>
    </w:p>
    <w:p w14:paraId="7E245F76" w14:textId="77777777" w:rsidR="00A50504" w:rsidRDefault="00A50504" w:rsidP="004E6F7F">
      <w:pPr>
        <w:pStyle w:val="p1"/>
        <w:spacing w:before="0" w:beforeAutospacing="0" w:after="0" w:afterAutospacing="0"/>
        <w:ind w:left="426" w:hanging="426"/>
        <w:rPr>
          <w:ins w:id="505" w:author="Gareth Harding" w:date="2025-07-09T18:32:00Z" w16du:dateUtc="2025-07-09T16:32:00Z"/>
          <w:rFonts w:ascii="Verdana" w:hAnsi="Verdana"/>
        </w:rPr>
      </w:pPr>
      <w:proofErr w:type="spellStart"/>
      <w:r w:rsidRPr="00555C25">
        <w:rPr>
          <w:rFonts w:ascii="Verdana" w:hAnsi="Verdana"/>
          <w:highlight w:val="yellow"/>
          <w:rPrChange w:id="506" w:author="Gareth Harding" w:date="2025-07-09T11:20:00Z" w16du:dateUtc="2025-07-09T09:20:00Z">
            <w:rPr>
              <w:rFonts w:ascii="Verdana" w:hAnsi="Verdana"/>
              <w:b/>
              <w:bCs/>
              <w:highlight w:val="yellow"/>
            </w:rPr>
          </w:rPrChange>
        </w:rPr>
        <w:t>Eight</w:t>
      </w:r>
      <w:proofErr w:type="spellEnd"/>
    </w:p>
    <w:p w14:paraId="71350A4B" w14:textId="77777777" w:rsidR="004E6F7F" w:rsidRPr="00555C25" w:rsidRDefault="004E6F7F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507" w:author="Gareth Harding" w:date="2025-07-09T18:32:00Z" w16du:dateUtc="2025-07-09T16:32:00Z">
          <w:pPr>
            <w:pStyle w:val="p1"/>
          </w:pPr>
        </w:pPrChange>
      </w:pPr>
    </w:p>
    <w:p w14:paraId="546F4015" w14:textId="77777777" w:rsidR="00A50504" w:rsidRPr="001E4900" w:rsidRDefault="00A50504">
      <w:pPr>
        <w:pStyle w:val="p1"/>
        <w:numPr>
          <w:ilvl w:val="0"/>
          <w:numId w:val="3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508" w:author="Gareth Harding" w:date="2025-07-09T18:32:00Z" w16du:dateUtc="2025-07-09T16:32:00Z">
          <w:pPr>
            <w:pStyle w:val="p1"/>
            <w:numPr>
              <w:numId w:val="32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do they do after baking?</w:t>
      </w:r>
    </w:p>
    <w:p w14:paraId="4AFA3607" w14:textId="77777777" w:rsidR="00A50504" w:rsidRPr="001E4900" w:rsidRDefault="00A50504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509" w:author="Gareth Harding" w:date="2025-07-09T18:32:00Z" w16du:dateUtc="2025-07-09T16:32:00Z">
          <w:pPr>
            <w:pStyle w:val="p1"/>
          </w:pPr>
        </w:pPrChange>
      </w:pPr>
      <w:r w:rsidRPr="001E4900">
        <w:rPr>
          <w:rFonts w:ascii="Verdana" w:hAnsi="Verdana"/>
          <w:lang w:val="en-GB"/>
        </w:rPr>
        <w:t>Go outside</w:t>
      </w:r>
    </w:p>
    <w:p w14:paraId="7BF7808F" w14:textId="150301E7" w:rsidR="00A50504" w:rsidRPr="00555C25" w:rsidRDefault="00A50504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510" w:author="Gareth Harding" w:date="2025-07-09T18:32:00Z" w16du:dateUtc="2025-07-09T16:32:00Z">
          <w:pPr>
            <w:pStyle w:val="p1"/>
          </w:pPr>
        </w:pPrChange>
      </w:pPr>
      <w:del w:id="511" w:author="48105" w:date="2025-07-24T17:56:00Z" w16du:dateUtc="2025-07-24T15:56:00Z">
        <w:r w:rsidRPr="00555C25" w:rsidDel="0050707A">
          <w:rPr>
            <w:rFonts w:ascii="Verdana" w:hAnsi="Verdana"/>
            <w:highlight w:val="yellow"/>
            <w:lang w:val="en-GB"/>
            <w:rPrChange w:id="512" w:author="Gareth Harding" w:date="2025-07-09T11:20:00Z" w16du:dateUtc="2025-07-09T09:20:00Z">
              <w:rPr>
                <w:rFonts w:ascii="Verdana" w:hAnsi="Verdana"/>
                <w:b/>
                <w:bCs/>
                <w:highlight w:val="yellow"/>
                <w:lang w:val="en-GB"/>
              </w:rPr>
            </w:rPrChange>
          </w:rPr>
          <w:delText xml:space="preserve">Lay </w:delText>
        </w:r>
      </w:del>
      <w:ins w:id="513" w:author="48105" w:date="2025-07-24T17:56:00Z" w16du:dateUtc="2025-07-24T15:56:00Z">
        <w:r w:rsidR="0050707A">
          <w:rPr>
            <w:rFonts w:ascii="Verdana" w:hAnsi="Verdana"/>
            <w:highlight w:val="yellow"/>
            <w:lang w:val="en-GB"/>
          </w:rPr>
          <w:t>They sit and eat it with a tea.</w:t>
        </w:r>
      </w:ins>
      <w:del w:id="514" w:author="48105" w:date="2025-07-24T17:56:00Z" w16du:dateUtc="2025-07-24T15:56:00Z">
        <w:r w:rsidRPr="00555C25" w:rsidDel="0050707A">
          <w:rPr>
            <w:rFonts w:ascii="Verdana" w:hAnsi="Verdana"/>
            <w:highlight w:val="yellow"/>
            <w:lang w:val="en-GB"/>
            <w:rPrChange w:id="515" w:author="Gareth Harding" w:date="2025-07-09T11:20:00Z" w16du:dateUtc="2025-07-09T09:20:00Z">
              <w:rPr>
                <w:rFonts w:ascii="Verdana" w:hAnsi="Verdana"/>
                <w:b/>
                <w:bCs/>
                <w:highlight w:val="yellow"/>
                <w:lang w:val="en-GB"/>
              </w:rPr>
            </w:rPrChange>
          </w:rPr>
          <w:delText>on the sofa and read</w:delText>
        </w:r>
      </w:del>
    </w:p>
    <w:p w14:paraId="610BDBDE" w14:textId="77777777" w:rsidR="00A50504" w:rsidRDefault="00A50504" w:rsidP="004E6F7F">
      <w:pPr>
        <w:pStyle w:val="p1"/>
        <w:spacing w:before="0" w:beforeAutospacing="0" w:after="0" w:afterAutospacing="0"/>
        <w:ind w:left="426" w:hanging="426"/>
        <w:rPr>
          <w:ins w:id="516" w:author="Gareth Harding" w:date="2025-07-09T18:33:00Z" w16du:dateUtc="2025-07-09T16:33:00Z"/>
          <w:rFonts w:ascii="Verdana" w:hAnsi="Verdana"/>
        </w:rPr>
      </w:pPr>
      <w:r w:rsidRPr="00A50504">
        <w:rPr>
          <w:rFonts w:ascii="Verdana" w:hAnsi="Verdana"/>
        </w:rPr>
        <w:lastRenderedPageBreak/>
        <w:t xml:space="preserve">Paint </w:t>
      </w:r>
      <w:proofErr w:type="spellStart"/>
      <w:r w:rsidRPr="00A50504">
        <w:rPr>
          <w:rFonts w:ascii="Verdana" w:hAnsi="Verdana"/>
        </w:rPr>
        <w:t>the</w:t>
      </w:r>
      <w:proofErr w:type="spellEnd"/>
      <w:r w:rsidRPr="00A50504">
        <w:rPr>
          <w:rFonts w:ascii="Verdana" w:hAnsi="Verdana"/>
        </w:rPr>
        <w:t xml:space="preserve"> </w:t>
      </w:r>
      <w:proofErr w:type="spellStart"/>
      <w:r w:rsidRPr="00A50504">
        <w:rPr>
          <w:rFonts w:ascii="Verdana" w:hAnsi="Verdana"/>
        </w:rPr>
        <w:t>kitchen</w:t>
      </w:r>
      <w:proofErr w:type="spellEnd"/>
    </w:p>
    <w:p w14:paraId="718D4B7F" w14:textId="77777777" w:rsidR="004E6F7F" w:rsidRPr="00A50504" w:rsidRDefault="004E6F7F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517" w:author="Gareth Harding" w:date="2025-07-09T18:32:00Z" w16du:dateUtc="2025-07-09T16:32:00Z">
          <w:pPr>
            <w:pStyle w:val="p1"/>
          </w:pPr>
        </w:pPrChange>
      </w:pPr>
    </w:p>
    <w:p w14:paraId="1EFEBF79" w14:textId="1E103B15" w:rsidR="00A50504" w:rsidRPr="001E4900" w:rsidRDefault="00A50504">
      <w:pPr>
        <w:pStyle w:val="p1"/>
        <w:numPr>
          <w:ilvl w:val="0"/>
          <w:numId w:val="3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518" w:author="Gareth Harding" w:date="2025-07-09T18:32:00Z" w16du:dateUtc="2025-07-09T16:32:00Z">
          <w:pPr>
            <w:pStyle w:val="p1"/>
            <w:numPr>
              <w:numId w:val="32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Lily says rain is fun.</w:t>
      </w:r>
    </w:p>
    <w:p w14:paraId="44189E92" w14:textId="77777777" w:rsidR="00555C25" w:rsidRPr="00A50504" w:rsidRDefault="00555C25">
      <w:pPr>
        <w:pStyle w:val="p1"/>
        <w:spacing w:before="0" w:beforeAutospacing="0" w:after="0" w:afterAutospacing="0"/>
        <w:ind w:left="426" w:hanging="426"/>
        <w:rPr>
          <w:moveTo w:id="519" w:author="Gareth Harding" w:date="2025-07-09T11:21:00Z" w16du:dateUtc="2025-07-09T09:21:00Z"/>
          <w:rFonts w:ascii="Verdana" w:hAnsi="Verdana"/>
        </w:rPr>
        <w:pPrChange w:id="520" w:author="Gareth Harding" w:date="2025-07-09T18:32:00Z" w16du:dateUtc="2025-07-09T16:32:00Z">
          <w:pPr>
            <w:pStyle w:val="p1"/>
            <w:numPr>
              <w:numId w:val="32"/>
            </w:numPr>
            <w:ind w:left="1080" w:hanging="360"/>
          </w:pPr>
        </w:pPrChange>
      </w:pPr>
      <w:moveToRangeStart w:id="521" w:author="Gareth Harding" w:date="2025-07-09T11:21:00Z" w:name="move202952494"/>
      <w:moveTo w:id="522" w:author="Gareth Harding" w:date="2025-07-09T11:21:00Z" w16du:dateUtc="2025-07-09T09:21:00Z">
        <w:r w:rsidRPr="00A50504">
          <w:rPr>
            <w:rFonts w:ascii="Verdana" w:hAnsi="Verdana"/>
          </w:rPr>
          <w:t>True</w:t>
        </w:r>
      </w:moveTo>
    </w:p>
    <w:moveToRangeEnd w:id="521"/>
    <w:p w14:paraId="2E04470C" w14:textId="77777777" w:rsidR="00A50504" w:rsidRDefault="00A50504" w:rsidP="004E6F7F">
      <w:pPr>
        <w:pStyle w:val="p1"/>
        <w:spacing w:before="0" w:beforeAutospacing="0" w:after="0" w:afterAutospacing="0"/>
        <w:ind w:left="426" w:hanging="426"/>
        <w:rPr>
          <w:ins w:id="523" w:author="Gareth Harding" w:date="2025-07-09T18:33:00Z" w16du:dateUtc="2025-07-09T16:33:00Z"/>
          <w:rFonts w:ascii="Verdana" w:hAnsi="Verdana"/>
        </w:rPr>
      </w:pPr>
      <w:r w:rsidRPr="00555C25">
        <w:rPr>
          <w:rFonts w:ascii="Verdana" w:hAnsi="Verdana"/>
          <w:highlight w:val="yellow"/>
          <w:rPrChange w:id="524" w:author="Gareth Harding" w:date="2025-07-09T11:21:00Z" w16du:dateUtc="2025-07-09T09:21:00Z">
            <w:rPr>
              <w:rFonts w:ascii="Verdana" w:hAnsi="Verdana"/>
              <w:b/>
              <w:bCs/>
              <w:highlight w:val="yellow"/>
            </w:rPr>
          </w:rPrChange>
        </w:rPr>
        <w:t>False</w:t>
      </w:r>
    </w:p>
    <w:p w14:paraId="0C72310D" w14:textId="77777777" w:rsidR="004E6F7F" w:rsidRPr="00555C25" w:rsidRDefault="004E6F7F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525" w:author="Gareth Harding" w:date="2025-07-09T18:32:00Z" w16du:dateUtc="2025-07-09T16:32:00Z">
          <w:pPr>
            <w:pStyle w:val="p1"/>
          </w:pPr>
        </w:pPrChange>
      </w:pPr>
    </w:p>
    <w:p w14:paraId="752652C6" w14:textId="5A9D1385" w:rsidR="00A50504" w:rsidRPr="00A50504" w:rsidDel="00555C25" w:rsidRDefault="00A50504">
      <w:pPr>
        <w:pStyle w:val="p1"/>
        <w:spacing w:before="0" w:beforeAutospacing="0" w:after="0" w:afterAutospacing="0"/>
        <w:ind w:left="426" w:hanging="426"/>
        <w:rPr>
          <w:moveFrom w:id="526" w:author="Gareth Harding" w:date="2025-07-09T11:21:00Z" w16du:dateUtc="2025-07-09T09:21:00Z"/>
          <w:rFonts w:ascii="Verdana" w:hAnsi="Verdana"/>
        </w:rPr>
        <w:pPrChange w:id="527" w:author="Gareth Harding" w:date="2025-07-09T18:32:00Z" w16du:dateUtc="2025-07-09T16:32:00Z">
          <w:pPr>
            <w:pStyle w:val="p1"/>
          </w:pPr>
        </w:pPrChange>
      </w:pPr>
      <w:moveFromRangeStart w:id="528" w:author="Gareth Harding" w:date="2025-07-09T11:21:00Z" w:name="move202952494"/>
      <w:moveFrom w:id="529" w:author="Gareth Harding" w:date="2025-07-09T11:21:00Z" w16du:dateUtc="2025-07-09T09:21:00Z">
        <w:r w:rsidRPr="00A50504" w:rsidDel="00555C25">
          <w:rPr>
            <w:rFonts w:ascii="Verdana" w:hAnsi="Verdana"/>
          </w:rPr>
          <w:t>True</w:t>
        </w:r>
      </w:moveFrom>
    </w:p>
    <w:moveFromRangeEnd w:id="528"/>
    <w:p w14:paraId="5A4277B4" w14:textId="3CCC7BCE" w:rsidR="00A50504" w:rsidRPr="001E4900" w:rsidRDefault="00A50504">
      <w:pPr>
        <w:pStyle w:val="p1"/>
        <w:numPr>
          <w:ilvl w:val="0"/>
          <w:numId w:val="32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530" w:author="Gareth Harding" w:date="2025-07-09T18:32:00Z" w16du:dateUtc="2025-07-09T16:32:00Z">
          <w:pPr>
            <w:pStyle w:val="p1"/>
            <w:numPr>
              <w:numId w:val="32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Lily and Mum eat the cake with juice.</w:t>
      </w:r>
    </w:p>
    <w:p w14:paraId="42F7254F" w14:textId="77777777" w:rsidR="00A50504" w:rsidRPr="00A50504" w:rsidRDefault="00A5050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531" w:author="Gareth Harding" w:date="2025-07-09T18:32:00Z" w16du:dateUtc="2025-07-09T16:32:00Z">
          <w:pPr>
            <w:pStyle w:val="p1"/>
          </w:pPr>
        </w:pPrChange>
      </w:pPr>
      <w:r w:rsidRPr="00A50504">
        <w:rPr>
          <w:rFonts w:ascii="Verdana" w:hAnsi="Verdana"/>
        </w:rPr>
        <w:t>True</w:t>
      </w:r>
    </w:p>
    <w:p w14:paraId="1E5F1747" w14:textId="77777777" w:rsidR="00A50504" w:rsidRPr="00555C25" w:rsidRDefault="00A5050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532" w:author="Gareth Harding" w:date="2025-07-09T18:32:00Z" w16du:dateUtc="2025-07-09T16:32:00Z">
          <w:pPr>
            <w:pStyle w:val="p1"/>
          </w:pPr>
        </w:pPrChange>
      </w:pPr>
      <w:r w:rsidRPr="00555C25">
        <w:rPr>
          <w:rFonts w:ascii="Verdana" w:hAnsi="Verdana"/>
          <w:highlight w:val="yellow"/>
          <w:rPrChange w:id="533" w:author="Gareth Harding" w:date="2025-07-09T11:21:00Z" w16du:dateUtc="2025-07-09T09:21:00Z">
            <w:rPr>
              <w:rFonts w:ascii="Verdana" w:hAnsi="Verdana"/>
              <w:b/>
              <w:bCs/>
              <w:highlight w:val="yellow"/>
            </w:rPr>
          </w:rPrChange>
        </w:rPr>
        <w:t>False</w:t>
      </w:r>
    </w:p>
    <w:p w14:paraId="6AEEF789" w14:textId="77777777" w:rsidR="00C226AE" w:rsidRPr="00B31018" w:rsidRDefault="00C226AE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534" w:author="Gareth Harding" w:date="2025-07-09T18:32:00Z" w16du:dateUtc="2025-07-09T16:32:00Z">
          <w:pPr>
            <w:pStyle w:val="p1"/>
          </w:pPr>
        </w:pPrChange>
      </w:pPr>
      <w:del w:id="535" w:author="Gareth Harding" w:date="2025-07-09T11:27:00Z" w16du:dateUtc="2025-07-09T09:27:00Z">
        <w:r w:rsidRPr="00B31018" w:rsidDel="003F1801">
          <w:rPr>
            <w:rFonts w:ascii="Verdana" w:hAnsi="Verdana"/>
            <w:b/>
            <w:bCs/>
          </w:rPr>
          <w:delText>At the Park</w:delText>
        </w:r>
      </w:del>
    </w:p>
    <w:p w14:paraId="51FDF68C" w14:textId="77777777" w:rsidR="00C226AE" w:rsidRPr="00B31018" w:rsidRDefault="00C226AE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536" w:author="Gareth Harding" w:date="2025-07-09T18:32:00Z" w16du:dateUtc="2025-07-09T16:32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B31018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At the Park</w:t>
      </w:r>
    </w:p>
    <w:p w14:paraId="6109ABA0" w14:textId="77777777" w:rsidR="00DB281D" w:rsidRPr="00B31018" w:rsidRDefault="00DB281D">
      <w:pPr>
        <w:pStyle w:val="p1"/>
        <w:spacing w:before="0" w:beforeAutospacing="0" w:after="0" w:afterAutospacing="0"/>
        <w:rPr>
          <w:rFonts w:ascii="Verdana" w:hAnsi="Verdana"/>
        </w:rPr>
        <w:pPrChange w:id="537" w:author="Gareth Harding" w:date="2025-07-09T17:49:00Z" w16du:dateUtc="2025-07-09T15:49:00Z">
          <w:pPr>
            <w:pStyle w:val="p1"/>
          </w:pPr>
        </w:pPrChange>
      </w:pPr>
    </w:p>
    <w:p w14:paraId="517C7232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38" w:author="Gareth Harding" w:date="2025-07-09T18:33:00Z" w16du:dateUtc="2025-07-09T16:33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It is Saturday, and Sam and Ana are at the park.</w:t>
      </w:r>
    </w:p>
    <w:p w14:paraId="2E35DA22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39" w:author="Gareth Harding" w:date="2025-07-09T18:33:00Z" w16du:dateUtc="2025-07-09T16:33:00Z">
          <w:pPr>
            <w:pStyle w:val="p1"/>
            <w:ind w:left="720"/>
          </w:pPr>
        </w:pPrChange>
      </w:pPr>
    </w:p>
    <w:p w14:paraId="62FE0864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40" w:author="Gareth Harding" w:date="2025-07-09T18:33:00Z" w16du:dateUtc="2025-07-09T16:33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Mum says, “It’s sunny but windy today!”</w:t>
      </w:r>
    </w:p>
    <w:p w14:paraId="4694CD74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41" w:author="Gareth Harding" w:date="2025-07-09T18:33:00Z" w16du:dateUtc="2025-07-09T16:33:00Z">
          <w:pPr>
            <w:pStyle w:val="p1"/>
            <w:ind w:left="720"/>
          </w:pPr>
        </w:pPrChange>
      </w:pPr>
    </w:p>
    <w:p w14:paraId="559AAEE9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42" w:author="Gareth Harding" w:date="2025-07-09T18:33:00Z" w16du:dateUtc="2025-07-09T16:33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Ana is wearing a dress and sunglasses, but she also has a coat and trainers.</w:t>
      </w:r>
    </w:p>
    <w:p w14:paraId="2A34FD55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43" w:author="Gareth Harding" w:date="2025-07-09T18:33:00Z" w16du:dateUtc="2025-07-09T16:33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Sam is wearing a T-shirt and trousers, but he also has a jumper and a scarf.</w:t>
      </w:r>
    </w:p>
    <w:p w14:paraId="4DE773CE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44" w:author="Gareth Harding" w:date="2025-07-09T18:33:00Z" w16du:dateUtc="2025-07-09T16:33:00Z">
          <w:pPr>
            <w:pStyle w:val="p1"/>
            <w:ind w:left="720"/>
          </w:pPr>
        </w:pPrChange>
      </w:pPr>
    </w:p>
    <w:p w14:paraId="43527C14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45" w:author="Gareth Harding" w:date="2025-07-09T18:33:00Z" w16du:dateUtc="2025-07-09T16:33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Then, dark clouds come, and it starts to rain!</w:t>
      </w:r>
    </w:p>
    <w:p w14:paraId="4E6EE7BA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46" w:author="Gareth Harding" w:date="2025-07-09T18:33:00Z" w16du:dateUtc="2025-07-09T16:33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Now they are both wet.</w:t>
      </w:r>
    </w:p>
    <w:p w14:paraId="0FBCA9F5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47" w:author="Gareth Harding" w:date="2025-07-09T18:33:00Z" w16du:dateUtc="2025-07-09T16:33:00Z">
          <w:pPr>
            <w:pStyle w:val="p1"/>
            <w:ind w:left="720"/>
          </w:pPr>
        </w:pPrChange>
      </w:pPr>
    </w:p>
    <w:p w14:paraId="53D0D83F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48" w:author="Gareth Harding" w:date="2025-07-09T18:33:00Z" w16du:dateUtc="2025-07-09T16:33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Ana says, “Oh no! I need my swimsuit!”</w:t>
      </w:r>
    </w:p>
    <w:p w14:paraId="0E04C43A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49" w:author="Gareth Harding" w:date="2025-07-09T18:33:00Z" w16du:dateUtc="2025-07-09T16:33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Sam laughs and says, “Or your pyjamas!”</w:t>
      </w:r>
    </w:p>
    <w:p w14:paraId="67E8A8A7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50" w:author="Gareth Harding" w:date="2025-07-09T18:33:00Z" w16du:dateUtc="2025-07-09T16:33:00Z">
          <w:pPr>
            <w:pStyle w:val="p1"/>
            <w:ind w:left="720"/>
          </w:pPr>
        </w:pPrChange>
      </w:pPr>
    </w:p>
    <w:p w14:paraId="639B08B9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51" w:author="Gareth Harding" w:date="2025-07-09T18:33:00Z" w16du:dateUtc="2025-07-09T16:33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Mum says, “Let’s go home and change clothes.”</w:t>
      </w:r>
    </w:p>
    <w:p w14:paraId="4DAA9D4A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52" w:author="Gareth Harding" w:date="2025-07-09T18:33:00Z" w16du:dateUtc="2025-07-09T16:33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Ana and Sam smile. “And then… hot chocolate?”</w:t>
      </w:r>
    </w:p>
    <w:p w14:paraId="275FC2D6" w14:textId="77777777" w:rsidR="00C226AE" w:rsidRPr="001E4900" w:rsidRDefault="00C226AE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553" w:author="Gareth Harding" w:date="2025-07-09T18:33:00Z" w16du:dateUtc="2025-07-09T16:33:00Z">
          <w:pPr>
            <w:pStyle w:val="p1"/>
            <w:ind w:left="720"/>
          </w:pPr>
        </w:pPrChange>
      </w:pPr>
    </w:p>
    <w:p w14:paraId="4EA4AE27" w14:textId="77777777" w:rsidR="00C226AE" w:rsidRPr="00B31018" w:rsidRDefault="00C226AE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t>Comprehension Questions</w:t>
      </w:r>
    </w:p>
    <w:p w14:paraId="7E138A11" w14:textId="77777777" w:rsidR="00C226AE" w:rsidRPr="00B31018" w:rsidDel="004E6F7F" w:rsidRDefault="00C226AE">
      <w:pPr>
        <w:pStyle w:val="Prrafodelista"/>
        <w:adjustRightInd w:val="0"/>
        <w:snapToGrid w:val="0"/>
        <w:ind w:left="426" w:hanging="426"/>
        <w:contextualSpacing w:val="0"/>
        <w:rPr>
          <w:del w:id="554" w:author="Gareth Harding" w:date="2025-07-09T18:33:00Z" w16du:dateUtc="2025-07-09T16:33:00Z"/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55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  <w:contextualSpacing w:val="0"/>
          </w:pPr>
        </w:pPrChange>
      </w:pPr>
    </w:p>
    <w:p w14:paraId="27C7771B" w14:textId="77777777" w:rsidR="00592E30" w:rsidRPr="00B31018" w:rsidRDefault="00592E30">
      <w:pPr>
        <w:pStyle w:val="Prrafodelista"/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56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  <w:contextualSpacing w:val="0"/>
          </w:pPr>
        </w:pPrChange>
      </w:pPr>
    </w:p>
    <w:p w14:paraId="1A68856B" w14:textId="77777777" w:rsidR="00592E30" w:rsidRPr="001E4900" w:rsidRDefault="00592E30">
      <w:pPr>
        <w:pStyle w:val="p1"/>
        <w:numPr>
          <w:ilvl w:val="0"/>
          <w:numId w:val="34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557" w:author="Gareth Harding" w:date="2025-07-09T18:33:00Z" w16du:dateUtc="2025-07-09T16:33:00Z">
          <w:pPr>
            <w:pStyle w:val="p1"/>
            <w:numPr>
              <w:numId w:val="34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day is it in the story?</w:t>
      </w:r>
    </w:p>
    <w:p w14:paraId="36D30B53" w14:textId="77777777" w:rsidR="00592E30" w:rsidRPr="00555C25" w:rsidRDefault="00592E30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58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  <w:proofErr w:type="spellStart"/>
      <w:r w:rsidRPr="00555C25">
        <w:rPr>
          <w:rFonts w:ascii="Verdana" w:eastAsia="Times New Roman" w:hAnsi="Verdana" w:cs="Times New Roman"/>
          <w:kern w:val="0"/>
          <w:highlight w:val="yellow"/>
          <w:lang w:val="es-ES" w:eastAsia="es-ES_tradnl"/>
          <w14:ligatures w14:val="none"/>
          <w:rPrChange w:id="559" w:author="Gareth Harding" w:date="2025-07-09T11:23:00Z" w16du:dateUtc="2025-07-09T09:23:00Z">
            <w:rPr>
              <w:rFonts w:ascii="Verdana" w:eastAsia="Times New Roman" w:hAnsi="Verdana" w:cs="Times New Roman"/>
              <w:b/>
              <w:bCs/>
              <w:kern w:val="0"/>
              <w:highlight w:val="yellow"/>
              <w:lang w:val="es-ES" w:eastAsia="es-ES_tradnl"/>
              <w14:ligatures w14:val="none"/>
            </w:rPr>
          </w:rPrChange>
        </w:rPr>
        <w:t>Saturday</w:t>
      </w:r>
      <w:proofErr w:type="spellEnd"/>
    </w:p>
    <w:p w14:paraId="5966447F" w14:textId="77777777" w:rsidR="00592E30" w:rsidRPr="00592E30" w:rsidRDefault="00592E30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60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  <w:proofErr w:type="spellStart"/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>Sunday</w:t>
      </w:r>
      <w:proofErr w:type="spellEnd"/>
    </w:p>
    <w:p w14:paraId="435E91B4" w14:textId="77777777" w:rsidR="00592E30" w:rsidRDefault="00592E30" w:rsidP="004E6F7F">
      <w:pPr>
        <w:pStyle w:val="Prrafodelista"/>
        <w:adjustRightInd w:val="0"/>
        <w:snapToGrid w:val="0"/>
        <w:ind w:left="426" w:hanging="426"/>
        <w:rPr>
          <w:ins w:id="561" w:author="Gareth Harding" w:date="2025-07-09T18:34:00Z" w16du:dateUtc="2025-07-09T16:34:00Z"/>
          <w:rFonts w:ascii="Verdana" w:eastAsia="Times New Roman" w:hAnsi="Verdana" w:cs="Times New Roman"/>
          <w:kern w:val="0"/>
          <w:lang w:val="es-ES" w:eastAsia="es-ES_tradnl"/>
          <w14:ligatures w14:val="none"/>
        </w:rPr>
      </w:pPr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>Friday</w:t>
      </w:r>
    </w:p>
    <w:p w14:paraId="1C5CA98F" w14:textId="77777777" w:rsidR="004E6F7F" w:rsidRPr="00592E30" w:rsidRDefault="004E6F7F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62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</w:p>
    <w:p w14:paraId="1E0890DE" w14:textId="77777777" w:rsidR="00592E30" w:rsidRPr="001E4900" w:rsidRDefault="00592E30">
      <w:pPr>
        <w:pStyle w:val="p1"/>
        <w:numPr>
          <w:ilvl w:val="0"/>
          <w:numId w:val="34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563" w:author="Gareth Harding" w:date="2025-07-09T18:33:00Z" w16du:dateUtc="2025-07-09T16:33:00Z">
          <w:pPr>
            <w:pStyle w:val="p1"/>
            <w:numPr>
              <w:numId w:val="34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Where are Sam and Ana?</w:t>
      </w:r>
    </w:p>
    <w:p w14:paraId="49AA4C65" w14:textId="77777777" w:rsidR="00592E30" w:rsidRPr="001E4900" w:rsidRDefault="00592E30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64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At home</w:t>
      </w:r>
    </w:p>
    <w:p w14:paraId="25419DED" w14:textId="77777777" w:rsidR="00592E30" w:rsidRPr="00555C25" w:rsidRDefault="00592E30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65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  <w:r w:rsidRPr="00555C25">
        <w:rPr>
          <w:rFonts w:ascii="Verdana" w:eastAsia="Times New Roman" w:hAnsi="Verdana" w:cs="Times New Roman"/>
          <w:kern w:val="0"/>
          <w:highlight w:val="yellow"/>
          <w:lang w:eastAsia="es-ES_tradnl"/>
          <w14:ligatures w14:val="none"/>
          <w:rPrChange w:id="566" w:author="Gareth Harding" w:date="2025-07-09T11:23:00Z" w16du:dateUtc="2025-07-09T09:23:00Z">
            <w:rPr>
              <w:rFonts w:ascii="Verdana" w:eastAsia="Times New Roman" w:hAnsi="Verdana" w:cs="Times New Roman"/>
              <w:b/>
              <w:bCs/>
              <w:kern w:val="0"/>
              <w:highlight w:val="yellow"/>
              <w:lang w:eastAsia="es-ES_tradnl"/>
              <w14:ligatures w14:val="none"/>
            </w:rPr>
          </w:rPrChange>
        </w:rPr>
        <w:t>At the park</w:t>
      </w:r>
    </w:p>
    <w:p w14:paraId="615461C4" w14:textId="77777777" w:rsidR="00592E30" w:rsidRDefault="00592E30" w:rsidP="004E6F7F">
      <w:pPr>
        <w:pStyle w:val="Prrafodelista"/>
        <w:adjustRightInd w:val="0"/>
        <w:snapToGrid w:val="0"/>
        <w:ind w:left="426" w:hanging="426"/>
        <w:rPr>
          <w:ins w:id="567" w:author="Gareth Harding" w:date="2025-07-09T18:34:00Z" w16du:dateUtc="2025-07-09T16:34:00Z"/>
          <w:rFonts w:ascii="Verdana" w:eastAsia="Times New Roman" w:hAnsi="Verdana" w:cs="Times New Roman"/>
          <w:kern w:val="0"/>
          <w:lang w:eastAsia="es-ES_tradnl"/>
          <w14:ligatures w14:val="none"/>
        </w:rPr>
      </w:pP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t>At school</w:t>
      </w:r>
    </w:p>
    <w:p w14:paraId="6666DC39" w14:textId="77777777" w:rsidR="004E6F7F" w:rsidRPr="001E4900" w:rsidRDefault="004E6F7F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68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</w:p>
    <w:p w14:paraId="57A778A6" w14:textId="77777777" w:rsidR="00592E30" w:rsidRPr="00592E30" w:rsidRDefault="00592E30">
      <w:pPr>
        <w:pStyle w:val="p1"/>
        <w:numPr>
          <w:ilvl w:val="0"/>
          <w:numId w:val="34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</w:rPr>
        <w:pPrChange w:id="569" w:author="Gareth Harding" w:date="2025-07-09T18:33:00Z" w16du:dateUtc="2025-07-09T16:33:00Z">
          <w:pPr>
            <w:pStyle w:val="p1"/>
            <w:numPr>
              <w:numId w:val="34"/>
            </w:numPr>
            <w:ind w:left="1080" w:hanging="360"/>
          </w:pPr>
        </w:pPrChange>
      </w:pPr>
      <w:proofErr w:type="spellStart"/>
      <w:r w:rsidRPr="00592E30">
        <w:rPr>
          <w:rFonts w:ascii="Verdana" w:hAnsi="Verdana"/>
          <w:b/>
          <w:bCs/>
        </w:rPr>
        <w:t>What</w:t>
      </w:r>
      <w:proofErr w:type="spellEnd"/>
      <w:r w:rsidRPr="00592E30">
        <w:rPr>
          <w:rFonts w:ascii="Verdana" w:hAnsi="Verdana"/>
          <w:b/>
          <w:bCs/>
        </w:rPr>
        <w:t xml:space="preserve"> </w:t>
      </w:r>
      <w:proofErr w:type="spellStart"/>
      <w:r w:rsidRPr="00592E30">
        <w:rPr>
          <w:rFonts w:ascii="Verdana" w:hAnsi="Verdana"/>
          <w:b/>
          <w:bCs/>
        </w:rPr>
        <w:t>is</w:t>
      </w:r>
      <w:proofErr w:type="spellEnd"/>
      <w:r w:rsidRPr="00592E30">
        <w:rPr>
          <w:rFonts w:ascii="Verdana" w:hAnsi="Verdana"/>
          <w:b/>
          <w:bCs/>
        </w:rPr>
        <w:t xml:space="preserve"> Ana </w:t>
      </w:r>
      <w:proofErr w:type="spellStart"/>
      <w:r w:rsidRPr="00592E30">
        <w:rPr>
          <w:rFonts w:ascii="Verdana" w:hAnsi="Verdana"/>
          <w:b/>
          <w:bCs/>
        </w:rPr>
        <w:t>wearing</w:t>
      </w:r>
      <w:proofErr w:type="spellEnd"/>
      <w:r w:rsidRPr="00592E30">
        <w:rPr>
          <w:rFonts w:ascii="Verdana" w:hAnsi="Verdana"/>
          <w:b/>
          <w:bCs/>
        </w:rPr>
        <w:t>?</w:t>
      </w:r>
    </w:p>
    <w:p w14:paraId="4ECC4B06" w14:textId="77777777" w:rsidR="00592E30" w:rsidRPr="00592E30" w:rsidRDefault="00592E30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70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 xml:space="preserve">A </w:t>
      </w:r>
      <w:proofErr w:type="spellStart"/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>swimsuit</w:t>
      </w:r>
      <w:proofErr w:type="spellEnd"/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 xml:space="preserve"> and </w:t>
      </w:r>
      <w:proofErr w:type="spellStart"/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>pyjamas</w:t>
      </w:r>
      <w:proofErr w:type="spellEnd"/>
    </w:p>
    <w:p w14:paraId="0E671367" w14:textId="77777777" w:rsidR="00592E30" w:rsidRPr="00555C25" w:rsidRDefault="00592E30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71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  <w:r w:rsidRPr="00555C25">
        <w:rPr>
          <w:rFonts w:ascii="Verdana" w:eastAsia="Times New Roman" w:hAnsi="Verdana" w:cs="Times New Roman"/>
          <w:kern w:val="0"/>
          <w:highlight w:val="yellow"/>
          <w:lang w:eastAsia="es-ES_tradnl"/>
          <w14:ligatures w14:val="none"/>
          <w:rPrChange w:id="572" w:author="Gareth Harding" w:date="2025-07-09T11:23:00Z" w16du:dateUtc="2025-07-09T09:23:00Z">
            <w:rPr>
              <w:rFonts w:ascii="Verdana" w:eastAsia="Times New Roman" w:hAnsi="Verdana" w:cs="Times New Roman"/>
              <w:b/>
              <w:bCs/>
              <w:kern w:val="0"/>
              <w:highlight w:val="yellow"/>
              <w:lang w:eastAsia="es-ES_tradnl"/>
              <w14:ligatures w14:val="none"/>
            </w:rPr>
          </w:rPrChange>
        </w:rPr>
        <w:t>A dress, sunglasses, coat and trainers</w:t>
      </w:r>
    </w:p>
    <w:p w14:paraId="23601150" w14:textId="77777777" w:rsidR="00592E30" w:rsidRDefault="00592E30" w:rsidP="004E6F7F">
      <w:pPr>
        <w:pStyle w:val="Prrafodelista"/>
        <w:adjustRightInd w:val="0"/>
        <w:snapToGrid w:val="0"/>
        <w:ind w:left="426" w:hanging="426"/>
        <w:rPr>
          <w:ins w:id="573" w:author="Gareth Harding" w:date="2025-07-09T18:34:00Z" w16du:dateUtc="2025-07-09T16:34:00Z"/>
          <w:rFonts w:ascii="Verdana" w:eastAsia="Times New Roman" w:hAnsi="Verdana" w:cs="Times New Roman"/>
          <w:kern w:val="0"/>
          <w:lang w:val="es-ES" w:eastAsia="es-ES_tradnl"/>
          <w14:ligatures w14:val="none"/>
        </w:rPr>
      </w:pPr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 xml:space="preserve">A jumper and </w:t>
      </w:r>
      <w:proofErr w:type="spellStart"/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>boots</w:t>
      </w:r>
      <w:proofErr w:type="spellEnd"/>
    </w:p>
    <w:p w14:paraId="7AD5F2FA" w14:textId="77777777" w:rsidR="004E6F7F" w:rsidRPr="00592E30" w:rsidRDefault="004E6F7F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74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</w:p>
    <w:p w14:paraId="3784FB10" w14:textId="77777777" w:rsidR="00592E30" w:rsidRPr="001E4900" w:rsidRDefault="00592E30">
      <w:pPr>
        <w:pStyle w:val="p1"/>
        <w:numPr>
          <w:ilvl w:val="0"/>
          <w:numId w:val="34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575" w:author="Gareth Harding" w:date="2025-07-09T18:33:00Z" w16du:dateUtc="2025-07-09T16:33:00Z">
          <w:pPr>
            <w:pStyle w:val="p1"/>
            <w:numPr>
              <w:numId w:val="34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happens next in the story?</w:t>
      </w:r>
    </w:p>
    <w:p w14:paraId="1C8716D1" w14:textId="77777777" w:rsidR="0013722E" w:rsidRPr="001E4900" w:rsidRDefault="00592E30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76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  <w:r w:rsidRPr="001E4900">
        <w:rPr>
          <w:rFonts w:ascii="Verdana" w:eastAsia="Times New Roman" w:hAnsi="Verdana" w:cs="Times New Roman"/>
          <w:kern w:val="0"/>
          <w:lang w:eastAsia="es-ES_tradnl"/>
          <w14:ligatures w14:val="none"/>
        </w:rPr>
        <w:lastRenderedPageBreak/>
        <w:t>They go swimming</w:t>
      </w:r>
    </w:p>
    <w:p w14:paraId="390A5926" w14:textId="1AF74E64" w:rsidR="00592E30" w:rsidRPr="00555C25" w:rsidRDefault="00592E30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eastAsia="es-ES_tradnl"/>
          <w14:ligatures w14:val="none"/>
        </w:rPr>
        <w:pPrChange w:id="577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  <w:r w:rsidRPr="00555C25">
        <w:rPr>
          <w:rFonts w:ascii="Verdana" w:eastAsia="Times New Roman" w:hAnsi="Verdana" w:cs="Times New Roman"/>
          <w:kern w:val="0"/>
          <w:highlight w:val="yellow"/>
          <w:lang w:eastAsia="es-ES_tradnl"/>
          <w14:ligatures w14:val="none"/>
          <w:rPrChange w:id="578" w:author="Gareth Harding" w:date="2025-07-09T11:23:00Z" w16du:dateUtc="2025-07-09T09:23:00Z">
            <w:rPr>
              <w:rFonts w:ascii="Verdana" w:eastAsia="Times New Roman" w:hAnsi="Verdana" w:cs="Times New Roman"/>
              <w:b/>
              <w:bCs/>
              <w:kern w:val="0"/>
              <w:lang w:eastAsia="es-ES_tradnl"/>
              <w14:ligatures w14:val="none"/>
            </w:rPr>
          </w:rPrChange>
        </w:rPr>
        <w:t>It starts to rain</w:t>
      </w:r>
    </w:p>
    <w:p w14:paraId="5D0ACF2F" w14:textId="77777777" w:rsidR="00592E30" w:rsidRDefault="00592E30" w:rsidP="004E6F7F">
      <w:pPr>
        <w:pStyle w:val="Prrafodelista"/>
        <w:adjustRightInd w:val="0"/>
        <w:snapToGrid w:val="0"/>
        <w:ind w:left="426" w:hanging="426"/>
        <w:rPr>
          <w:ins w:id="579" w:author="Gareth Harding" w:date="2025-07-09T18:34:00Z" w16du:dateUtc="2025-07-09T16:34:00Z"/>
          <w:rFonts w:ascii="Verdana" w:eastAsia="Times New Roman" w:hAnsi="Verdana" w:cs="Times New Roman"/>
          <w:kern w:val="0"/>
          <w:lang w:val="es-ES" w:eastAsia="es-ES_tradnl"/>
          <w14:ligatures w14:val="none"/>
        </w:rPr>
      </w:pPr>
      <w:proofErr w:type="spellStart"/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>They</w:t>
      </w:r>
      <w:proofErr w:type="spellEnd"/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 xml:space="preserve"> </w:t>
      </w:r>
      <w:proofErr w:type="spellStart"/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>eat</w:t>
      </w:r>
      <w:proofErr w:type="spellEnd"/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 xml:space="preserve"> ice </w:t>
      </w:r>
      <w:proofErr w:type="spellStart"/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>cream</w:t>
      </w:r>
      <w:proofErr w:type="spellEnd"/>
    </w:p>
    <w:p w14:paraId="7E3E4624" w14:textId="77777777" w:rsidR="004E6F7F" w:rsidRPr="00592E30" w:rsidRDefault="004E6F7F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80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</w:p>
    <w:p w14:paraId="02BB29C0" w14:textId="6740EFC9" w:rsidR="00592E30" w:rsidRPr="001E4900" w:rsidRDefault="00592E30">
      <w:pPr>
        <w:pStyle w:val="p1"/>
        <w:numPr>
          <w:ilvl w:val="0"/>
          <w:numId w:val="34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581" w:author="Gareth Harding" w:date="2025-07-09T18:33:00Z" w16du:dateUtc="2025-07-09T16:33:00Z">
          <w:pPr>
            <w:pStyle w:val="p1"/>
            <w:numPr>
              <w:numId w:val="34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Sam is wearing a T-shirt and a scarf.</w:t>
      </w:r>
    </w:p>
    <w:p w14:paraId="613D5EE6" w14:textId="77777777" w:rsidR="00592E30" w:rsidRPr="003F1801" w:rsidRDefault="00592E30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82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  <w:r w:rsidRPr="003F1801">
        <w:rPr>
          <w:rFonts w:ascii="Verdana" w:eastAsia="Times New Roman" w:hAnsi="Verdana" w:cs="Times New Roman"/>
          <w:kern w:val="0"/>
          <w:highlight w:val="yellow"/>
          <w:lang w:val="es-ES" w:eastAsia="es-ES_tradnl"/>
          <w14:ligatures w14:val="none"/>
          <w:rPrChange w:id="583" w:author="Gareth Harding" w:date="2025-07-09T11:24:00Z" w16du:dateUtc="2025-07-09T09:24:00Z">
            <w:rPr>
              <w:rFonts w:ascii="Verdana" w:eastAsia="Times New Roman" w:hAnsi="Verdana" w:cs="Times New Roman"/>
              <w:b/>
              <w:bCs/>
              <w:kern w:val="0"/>
              <w:highlight w:val="yellow"/>
              <w:lang w:val="es-ES" w:eastAsia="es-ES_tradnl"/>
              <w14:ligatures w14:val="none"/>
            </w:rPr>
          </w:rPrChange>
        </w:rPr>
        <w:t>True</w:t>
      </w:r>
    </w:p>
    <w:p w14:paraId="0A6E8796" w14:textId="77777777" w:rsidR="00592E30" w:rsidRDefault="00592E30" w:rsidP="004E6F7F">
      <w:pPr>
        <w:pStyle w:val="Prrafodelista"/>
        <w:adjustRightInd w:val="0"/>
        <w:snapToGrid w:val="0"/>
        <w:ind w:left="426" w:hanging="426"/>
        <w:rPr>
          <w:ins w:id="584" w:author="Gareth Harding" w:date="2025-07-09T18:34:00Z" w16du:dateUtc="2025-07-09T16:34:00Z"/>
          <w:rFonts w:ascii="Verdana" w:eastAsia="Times New Roman" w:hAnsi="Verdana" w:cs="Times New Roman"/>
          <w:kern w:val="0"/>
          <w:lang w:val="es-ES" w:eastAsia="es-ES_tradnl"/>
          <w14:ligatures w14:val="none"/>
        </w:rPr>
      </w:pPr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>False</w:t>
      </w:r>
    </w:p>
    <w:p w14:paraId="29885632" w14:textId="77777777" w:rsidR="004E6F7F" w:rsidRPr="00592E30" w:rsidRDefault="004E6F7F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85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</w:p>
    <w:p w14:paraId="4D542A6E" w14:textId="28512A0B" w:rsidR="00592E30" w:rsidRPr="001E4900" w:rsidRDefault="00592E30">
      <w:pPr>
        <w:pStyle w:val="p1"/>
        <w:numPr>
          <w:ilvl w:val="0"/>
          <w:numId w:val="34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586" w:author="Gareth Harding" w:date="2025-07-09T18:33:00Z" w16du:dateUtc="2025-07-09T16:33:00Z">
          <w:pPr>
            <w:pStyle w:val="p1"/>
            <w:numPr>
              <w:numId w:val="34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Ana is happy when it starts to rain.</w:t>
      </w:r>
    </w:p>
    <w:p w14:paraId="30ECACDB" w14:textId="77777777" w:rsidR="00592E30" w:rsidRPr="00592E30" w:rsidRDefault="00592E30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87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  <w:r w:rsidRPr="00592E30"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t>True</w:t>
      </w:r>
    </w:p>
    <w:p w14:paraId="02B020CF" w14:textId="77777777" w:rsidR="00592E30" w:rsidRPr="003F1801" w:rsidRDefault="00592E30">
      <w:pPr>
        <w:pStyle w:val="Prrafodelista"/>
        <w:adjustRightInd w:val="0"/>
        <w:snapToGrid w:val="0"/>
        <w:ind w:left="426" w:hanging="426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88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</w:pPr>
        </w:pPrChange>
      </w:pPr>
      <w:r w:rsidRPr="003F1801">
        <w:rPr>
          <w:rFonts w:ascii="Verdana" w:eastAsia="Times New Roman" w:hAnsi="Verdana" w:cs="Times New Roman"/>
          <w:kern w:val="0"/>
          <w:highlight w:val="yellow"/>
          <w:lang w:val="es-ES" w:eastAsia="es-ES_tradnl"/>
          <w14:ligatures w14:val="none"/>
          <w:rPrChange w:id="589" w:author="Gareth Harding" w:date="2025-07-09T11:24:00Z" w16du:dateUtc="2025-07-09T09:24:00Z">
            <w:rPr>
              <w:rFonts w:ascii="Verdana" w:eastAsia="Times New Roman" w:hAnsi="Verdana" w:cs="Times New Roman"/>
              <w:b/>
              <w:bCs/>
              <w:kern w:val="0"/>
              <w:highlight w:val="yellow"/>
              <w:lang w:val="es-ES" w:eastAsia="es-ES_tradnl"/>
              <w14:ligatures w14:val="none"/>
            </w:rPr>
          </w:rPrChange>
        </w:rPr>
        <w:t>False</w:t>
      </w:r>
    </w:p>
    <w:p w14:paraId="3537E619" w14:textId="77777777" w:rsidR="00592E30" w:rsidRPr="00C226AE" w:rsidRDefault="00592E30">
      <w:pPr>
        <w:pStyle w:val="Prrafodelista"/>
        <w:adjustRightInd w:val="0"/>
        <w:snapToGrid w:val="0"/>
        <w:ind w:left="426" w:hanging="426"/>
        <w:contextualSpacing w:val="0"/>
        <w:rPr>
          <w:rFonts w:ascii="Verdana" w:eastAsia="Times New Roman" w:hAnsi="Verdana" w:cs="Times New Roman"/>
          <w:kern w:val="0"/>
          <w:lang w:val="es-ES" w:eastAsia="es-ES_tradnl"/>
          <w14:ligatures w14:val="none"/>
        </w:rPr>
        <w:pPrChange w:id="590" w:author="Gareth Harding" w:date="2025-07-09T18:33:00Z" w16du:dateUtc="2025-07-09T16:33:00Z">
          <w:pPr>
            <w:pStyle w:val="Prrafodelista"/>
            <w:adjustRightInd w:val="0"/>
            <w:snapToGrid w:val="0"/>
            <w:ind w:left="1080"/>
            <w:contextualSpacing w:val="0"/>
          </w:pPr>
        </w:pPrChange>
      </w:pPr>
    </w:p>
    <w:p w14:paraId="52E7BDD0" w14:textId="77777777" w:rsidR="00BA5B62" w:rsidRPr="00B31018" w:rsidRDefault="00BA5B62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591" w:author="Gareth Harding" w:date="2025-07-09T18:33:00Z" w16du:dateUtc="2025-07-09T16:33:00Z">
          <w:pPr>
            <w:pStyle w:val="p1"/>
            <w:ind w:left="720"/>
          </w:pPr>
        </w:pPrChange>
      </w:pPr>
    </w:p>
    <w:p w14:paraId="4DAE8F68" w14:textId="0C3516F7" w:rsidR="00F43F2F" w:rsidRPr="00B31018" w:rsidDel="003F1801" w:rsidRDefault="00F43F2F">
      <w:pPr>
        <w:pStyle w:val="p1"/>
        <w:spacing w:before="0" w:beforeAutospacing="0" w:after="0" w:afterAutospacing="0"/>
        <w:ind w:left="426" w:hanging="426"/>
        <w:rPr>
          <w:del w:id="592" w:author="Gareth Harding" w:date="2025-07-09T11:27:00Z" w16du:dateUtc="2025-07-09T09:27:00Z"/>
          <w:rFonts w:ascii="Verdana" w:hAnsi="Verdana"/>
        </w:rPr>
        <w:pPrChange w:id="593" w:author="Gareth Harding" w:date="2025-07-09T18:33:00Z" w16du:dateUtc="2025-07-09T16:33:00Z">
          <w:pPr>
            <w:pStyle w:val="p1"/>
            <w:ind w:left="720"/>
          </w:pPr>
        </w:pPrChange>
      </w:pPr>
    </w:p>
    <w:p w14:paraId="3A71EC7F" w14:textId="6BBEB355" w:rsidR="00F43F2F" w:rsidRPr="00B31018" w:rsidDel="003F1801" w:rsidRDefault="00F43F2F">
      <w:pPr>
        <w:pStyle w:val="p1"/>
        <w:spacing w:before="0" w:beforeAutospacing="0" w:after="0" w:afterAutospacing="0"/>
        <w:ind w:left="426" w:hanging="426"/>
        <w:rPr>
          <w:del w:id="594" w:author="Gareth Harding" w:date="2025-07-09T11:27:00Z" w16du:dateUtc="2025-07-09T09:27:00Z"/>
          <w:rFonts w:ascii="Verdana" w:hAnsi="Verdana"/>
        </w:rPr>
        <w:pPrChange w:id="595" w:author="Gareth Harding" w:date="2025-07-09T18:33:00Z" w16du:dateUtc="2025-07-09T16:33:00Z">
          <w:pPr>
            <w:pStyle w:val="p1"/>
            <w:ind w:left="720"/>
          </w:pPr>
        </w:pPrChange>
      </w:pPr>
    </w:p>
    <w:p w14:paraId="556428D2" w14:textId="77777777" w:rsidR="00605183" w:rsidRDefault="00605183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ins w:id="596" w:author="Gareth Harding" w:date="2025-07-09T11:27:00Z" w16du:dateUtc="2025-07-09T09:27:00Z"/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597" w:author="Gareth Harding" w:date="2025-07-09T18:33:00Z" w16du:dateUtc="2025-07-09T16:33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B31018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Alex’s Day</w:t>
      </w:r>
    </w:p>
    <w:p w14:paraId="1487BE18" w14:textId="77777777" w:rsidR="003F1801" w:rsidRPr="003F1801" w:rsidRDefault="003F1801">
      <w:pPr>
        <w:adjustRightInd w:val="0"/>
        <w:snapToGrid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  <w:rPrChange w:id="598" w:author="Gareth Harding" w:date="2025-07-09T11:27:00Z" w16du:dateUtc="2025-07-09T09:27:00Z">
            <w:rPr>
              <w:lang w:eastAsia="es-ES_tradnl"/>
            </w:rPr>
          </w:rPrChange>
        </w:rPr>
        <w:pPrChange w:id="599" w:author="Gareth Harding" w:date="2025-07-09T17:49:00Z" w16du:dateUtc="2025-07-09T15:49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</w:p>
    <w:p w14:paraId="56B68A65" w14:textId="77777777" w:rsidR="00FA27D1" w:rsidRPr="00FA27D1" w:rsidRDefault="00FA27D1">
      <w:pPr>
        <w:pStyle w:val="p1"/>
        <w:spacing w:before="0" w:beforeAutospacing="0" w:after="0" w:afterAutospacing="0"/>
        <w:rPr>
          <w:rFonts w:ascii="Verdana" w:hAnsi="Verdana"/>
        </w:rPr>
        <w:pPrChange w:id="600" w:author="Gareth Harding" w:date="2025-07-09T18:34:00Z" w16du:dateUtc="2025-07-09T16:34:00Z">
          <w:pPr>
            <w:pStyle w:val="p1"/>
            <w:ind w:left="720"/>
          </w:pPr>
        </w:pPrChange>
      </w:pPr>
      <w:r w:rsidRPr="00FA27D1">
        <w:rPr>
          <w:rFonts w:ascii="Verdana" w:hAnsi="Verdana"/>
        </w:rPr>
        <w:t xml:space="preserve">Alex </w:t>
      </w:r>
      <w:proofErr w:type="spellStart"/>
      <w:r w:rsidRPr="00FA27D1">
        <w:rPr>
          <w:rFonts w:ascii="Verdana" w:hAnsi="Verdana"/>
        </w:rPr>
        <w:t>is</w:t>
      </w:r>
      <w:proofErr w:type="spellEnd"/>
      <w:r w:rsidRPr="00FA27D1">
        <w:rPr>
          <w:rFonts w:ascii="Verdana" w:hAnsi="Verdana"/>
        </w:rPr>
        <w:t xml:space="preserve"> 8 </w:t>
      </w:r>
      <w:proofErr w:type="spellStart"/>
      <w:r w:rsidRPr="00FA27D1">
        <w:rPr>
          <w:rFonts w:ascii="Verdana" w:hAnsi="Verdana"/>
        </w:rPr>
        <w:t>years</w:t>
      </w:r>
      <w:proofErr w:type="spellEnd"/>
      <w:r w:rsidRPr="00FA27D1">
        <w:rPr>
          <w:rFonts w:ascii="Verdana" w:hAnsi="Verdana"/>
        </w:rPr>
        <w:t xml:space="preserve"> </w:t>
      </w:r>
      <w:proofErr w:type="spellStart"/>
      <w:r w:rsidRPr="00FA27D1">
        <w:rPr>
          <w:rFonts w:ascii="Verdana" w:hAnsi="Verdana"/>
        </w:rPr>
        <w:t>old</w:t>
      </w:r>
      <w:proofErr w:type="spellEnd"/>
      <w:r w:rsidRPr="00FA27D1">
        <w:rPr>
          <w:rFonts w:ascii="Verdana" w:hAnsi="Verdana"/>
        </w:rPr>
        <w:t>.</w:t>
      </w:r>
    </w:p>
    <w:p w14:paraId="428AFC9D" w14:textId="5553A6FB" w:rsidR="00FA27D1" w:rsidRPr="001E4900" w:rsidRDefault="00FA27D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01" w:author="Gareth Harding" w:date="2025-07-09T18:34:00Z" w16du:dateUtc="2025-07-09T16:3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On Mondays, he wakes up at 7:00</w:t>
      </w:r>
      <w:ins w:id="602" w:author="48105" w:date="2025-07-24T17:57:00Z" w16du:dateUtc="2025-07-24T15:57:00Z">
        <w:r w:rsidR="0050707A">
          <w:rPr>
            <w:rFonts w:ascii="Verdana" w:hAnsi="Verdana"/>
            <w:lang w:val="en-GB"/>
          </w:rPr>
          <w:t xml:space="preserve"> a.m.</w:t>
        </w:r>
      </w:ins>
      <w:r w:rsidRPr="001E4900">
        <w:rPr>
          <w:rFonts w:ascii="Verdana" w:hAnsi="Verdana"/>
          <w:lang w:val="en-GB"/>
        </w:rPr>
        <w:t xml:space="preserve"> and has breakfast at 7:30</w:t>
      </w:r>
      <w:ins w:id="603" w:author="48105" w:date="2025-07-24T17:57:00Z" w16du:dateUtc="2025-07-24T15:57:00Z">
        <w:r w:rsidR="0050707A">
          <w:rPr>
            <w:rFonts w:ascii="Verdana" w:hAnsi="Verdana"/>
            <w:lang w:val="en-GB"/>
          </w:rPr>
          <w:t xml:space="preserve"> </w:t>
        </w:r>
        <w:r w:rsidR="0050707A">
          <w:rPr>
            <w:rFonts w:ascii="Verdana" w:hAnsi="Verdana"/>
            <w:lang w:val="en-GB"/>
          </w:rPr>
          <w:t>a.m.</w:t>
        </w:r>
      </w:ins>
      <w:del w:id="604" w:author="48105" w:date="2025-07-24T17:57:00Z" w16du:dateUtc="2025-07-24T15:57:00Z">
        <w:r w:rsidRPr="001E4900" w:rsidDel="0050707A">
          <w:rPr>
            <w:rFonts w:ascii="Verdana" w:hAnsi="Verdana"/>
            <w:lang w:val="en-GB"/>
          </w:rPr>
          <w:delText>.</w:delText>
        </w:r>
      </w:del>
    </w:p>
    <w:p w14:paraId="69BA46A8" w14:textId="0DB20840" w:rsidR="00FA27D1" w:rsidRPr="001E4900" w:rsidRDefault="00FA27D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05" w:author="Gareth Harding" w:date="2025-07-09T18:34:00Z" w16du:dateUtc="2025-07-09T16:3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At 8:00</w:t>
      </w:r>
      <w:ins w:id="606" w:author="48105" w:date="2025-07-24T17:57:00Z" w16du:dateUtc="2025-07-24T15:57:00Z">
        <w:r w:rsidR="0050707A">
          <w:rPr>
            <w:rFonts w:ascii="Verdana" w:hAnsi="Verdana"/>
            <w:lang w:val="en-GB"/>
          </w:rPr>
          <w:t xml:space="preserve"> </w:t>
        </w:r>
        <w:r w:rsidR="0050707A">
          <w:rPr>
            <w:rFonts w:ascii="Verdana" w:hAnsi="Verdana"/>
            <w:lang w:val="en-GB"/>
          </w:rPr>
          <w:t>a.m.</w:t>
        </w:r>
      </w:ins>
      <w:r w:rsidRPr="001E4900">
        <w:rPr>
          <w:rFonts w:ascii="Verdana" w:hAnsi="Verdana"/>
          <w:lang w:val="en-GB"/>
        </w:rPr>
        <w:t>, he brushes his teeth, and at 8:30</w:t>
      </w:r>
      <w:ins w:id="607" w:author="48105" w:date="2025-07-24T17:57:00Z" w16du:dateUtc="2025-07-24T15:57:00Z">
        <w:r w:rsidR="0050707A">
          <w:rPr>
            <w:rFonts w:ascii="Verdana" w:hAnsi="Verdana"/>
            <w:lang w:val="en-GB"/>
          </w:rPr>
          <w:t xml:space="preserve"> </w:t>
        </w:r>
        <w:r w:rsidR="0050707A">
          <w:rPr>
            <w:rFonts w:ascii="Verdana" w:hAnsi="Verdana"/>
            <w:lang w:val="en-GB"/>
          </w:rPr>
          <w:t>a.m.</w:t>
        </w:r>
      </w:ins>
      <w:r w:rsidRPr="001E4900">
        <w:rPr>
          <w:rFonts w:ascii="Verdana" w:hAnsi="Verdana"/>
          <w:lang w:val="en-GB"/>
        </w:rPr>
        <w:t>, he goes to school.</w:t>
      </w:r>
    </w:p>
    <w:p w14:paraId="2A357F23" w14:textId="4DD2B7B6" w:rsidR="00FA27D1" w:rsidRPr="001E4900" w:rsidRDefault="00FA27D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08" w:author="Gareth Harding" w:date="2025-07-09T18:34:00Z" w16du:dateUtc="2025-07-09T16:3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 xml:space="preserve">School starts at 9:00 </w:t>
      </w:r>
      <w:ins w:id="609" w:author="48105" w:date="2025-07-24T17:57:00Z" w16du:dateUtc="2025-07-24T15:57:00Z">
        <w:r w:rsidR="00867619">
          <w:rPr>
            <w:rFonts w:ascii="Verdana" w:hAnsi="Verdana"/>
            <w:lang w:val="en-GB"/>
          </w:rPr>
          <w:t>a.m.</w:t>
        </w:r>
        <w:r w:rsidR="00867619">
          <w:rPr>
            <w:rFonts w:ascii="Verdana" w:hAnsi="Verdana"/>
            <w:lang w:val="en-GB"/>
          </w:rPr>
          <w:t xml:space="preserve"> </w:t>
        </w:r>
      </w:ins>
      <w:r w:rsidRPr="001E4900">
        <w:rPr>
          <w:rFonts w:ascii="Verdana" w:hAnsi="Verdana"/>
          <w:lang w:val="en-GB"/>
        </w:rPr>
        <w:t>and ends at 4:00</w:t>
      </w:r>
      <w:ins w:id="610" w:author="48105" w:date="2025-07-24T17:57:00Z" w16du:dateUtc="2025-07-24T15:57:00Z">
        <w:r w:rsidR="00867619">
          <w:rPr>
            <w:rFonts w:ascii="Verdana" w:hAnsi="Verdana"/>
            <w:lang w:val="en-GB"/>
          </w:rPr>
          <w:t xml:space="preserve"> p</w:t>
        </w:r>
        <w:r w:rsidR="00867619">
          <w:rPr>
            <w:rFonts w:ascii="Verdana" w:hAnsi="Verdana"/>
            <w:lang w:val="en-GB"/>
          </w:rPr>
          <w:t>.m</w:t>
        </w:r>
      </w:ins>
      <w:r w:rsidRPr="001E4900">
        <w:rPr>
          <w:rFonts w:ascii="Verdana" w:hAnsi="Verdana"/>
          <w:lang w:val="en-GB"/>
        </w:rPr>
        <w:t>.</w:t>
      </w:r>
    </w:p>
    <w:p w14:paraId="615B2EF7" w14:textId="2F043420" w:rsidR="00FA27D1" w:rsidRPr="001E4900" w:rsidRDefault="00FA27D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11" w:author="Gareth Harding" w:date="2025-07-09T18:34:00Z" w16du:dateUtc="2025-07-09T16:3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At 5:00</w:t>
      </w:r>
      <w:ins w:id="612" w:author="48105" w:date="2025-07-24T17:58:00Z" w16du:dateUtc="2025-07-24T15:58:00Z">
        <w:r w:rsidR="00867619">
          <w:rPr>
            <w:rFonts w:ascii="Verdana" w:hAnsi="Verdana"/>
            <w:lang w:val="en-GB"/>
          </w:rPr>
          <w:t xml:space="preserve"> </w:t>
        </w:r>
        <w:r w:rsidR="00867619">
          <w:rPr>
            <w:rFonts w:ascii="Verdana" w:hAnsi="Verdana"/>
            <w:lang w:val="en-GB"/>
          </w:rPr>
          <w:t>p.m</w:t>
        </w:r>
        <w:r w:rsidR="00867619" w:rsidRPr="001E4900">
          <w:rPr>
            <w:rFonts w:ascii="Verdana" w:hAnsi="Verdana"/>
            <w:lang w:val="en-GB"/>
          </w:rPr>
          <w:t>.</w:t>
        </w:r>
      </w:ins>
      <w:r w:rsidRPr="001E4900">
        <w:rPr>
          <w:rFonts w:ascii="Verdana" w:hAnsi="Verdana"/>
          <w:lang w:val="en-GB"/>
        </w:rPr>
        <w:t>, he plays tennis, and at 6:00</w:t>
      </w:r>
      <w:ins w:id="613" w:author="48105" w:date="2025-07-24T17:58:00Z" w16du:dateUtc="2025-07-24T15:58:00Z">
        <w:r w:rsidR="00867619">
          <w:rPr>
            <w:rFonts w:ascii="Verdana" w:hAnsi="Verdana"/>
            <w:lang w:val="en-GB"/>
          </w:rPr>
          <w:t xml:space="preserve"> </w:t>
        </w:r>
        <w:r w:rsidR="00867619">
          <w:rPr>
            <w:rFonts w:ascii="Verdana" w:hAnsi="Verdana"/>
            <w:lang w:val="en-GB"/>
          </w:rPr>
          <w:t>p.m</w:t>
        </w:r>
        <w:r w:rsidR="00867619" w:rsidRPr="001E4900">
          <w:rPr>
            <w:rFonts w:ascii="Verdana" w:hAnsi="Verdana"/>
            <w:lang w:val="en-GB"/>
          </w:rPr>
          <w:t>.</w:t>
        </w:r>
      </w:ins>
      <w:del w:id="614" w:author="48105" w:date="2025-07-24T17:58:00Z" w16du:dateUtc="2025-07-24T15:58:00Z">
        <w:r w:rsidRPr="001E4900" w:rsidDel="00867619">
          <w:rPr>
            <w:rFonts w:ascii="Verdana" w:hAnsi="Verdana"/>
            <w:lang w:val="en-GB"/>
          </w:rPr>
          <w:delText>,</w:delText>
        </w:r>
      </w:del>
      <w:r w:rsidRPr="001E4900">
        <w:rPr>
          <w:rFonts w:ascii="Verdana" w:hAnsi="Verdana"/>
          <w:lang w:val="en-GB"/>
        </w:rPr>
        <w:t xml:space="preserve"> he takes a shower.</w:t>
      </w:r>
    </w:p>
    <w:p w14:paraId="02259DFD" w14:textId="01FCD642" w:rsidR="00FA27D1" w:rsidRPr="001E4900" w:rsidRDefault="00FA27D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15" w:author="Gareth Harding" w:date="2025-07-09T18:34:00Z" w16du:dateUtc="2025-07-09T16:3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 xml:space="preserve">He does his homework at 6:30 </w:t>
      </w:r>
      <w:ins w:id="616" w:author="48105" w:date="2025-07-24T17:58:00Z" w16du:dateUtc="2025-07-24T15:58:00Z">
        <w:r w:rsidR="00867619">
          <w:rPr>
            <w:rFonts w:ascii="Verdana" w:hAnsi="Verdana"/>
            <w:lang w:val="en-GB"/>
          </w:rPr>
          <w:t>p.m</w:t>
        </w:r>
        <w:r w:rsidR="00867619" w:rsidRPr="001E4900">
          <w:rPr>
            <w:rFonts w:ascii="Verdana" w:hAnsi="Verdana"/>
            <w:lang w:val="en-GB"/>
          </w:rPr>
          <w:t>.</w:t>
        </w:r>
        <w:r w:rsidR="00867619">
          <w:rPr>
            <w:rFonts w:ascii="Verdana" w:hAnsi="Verdana"/>
            <w:lang w:val="en-GB"/>
          </w:rPr>
          <w:t xml:space="preserve"> </w:t>
        </w:r>
      </w:ins>
      <w:r w:rsidRPr="001E4900">
        <w:rPr>
          <w:rFonts w:ascii="Verdana" w:hAnsi="Verdana"/>
          <w:lang w:val="en-GB"/>
        </w:rPr>
        <w:t>and plays video games at 7:30</w:t>
      </w:r>
      <w:ins w:id="617" w:author="48105" w:date="2025-07-24T17:58:00Z" w16du:dateUtc="2025-07-24T15:58:00Z">
        <w:r w:rsidR="00867619">
          <w:rPr>
            <w:rFonts w:ascii="Verdana" w:hAnsi="Verdana"/>
            <w:lang w:val="en-GB"/>
          </w:rPr>
          <w:t xml:space="preserve"> </w:t>
        </w:r>
        <w:r w:rsidR="00867619">
          <w:rPr>
            <w:rFonts w:ascii="Verdana" w:hAnsi="Verdana"/>
            <w:lang w:val="en-GB"/>
          </w:rPr>
          <w:t>p.m</w:t>
        </w:r>
      </w:ins>
      <w:r w:rsidRPr="001E4900">
        <w:rPr>
          <w:rFonts w:ascii="Verdana" w:hAnsi="Verdana"/>
          <w:lang w:val="en-GB"/>
        </w:rPr>
        <w:t>.</w:t>
      </w:r>
    </w:p>
    <w:p w14:paraId="782AA7BB" w14:textId="22DC8EC8" w:rsidR="00FA27D1" w:rsidRPr="001E4900" w:rsidRDefault="00FA27D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18" w:author="Gareth Harding" w:date="2025-07-09T18:34:00Z" w16du:dateUtc="2025-07-09T16:3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Dinner is at 8:00</w:t>
      </w:r>
      <w:ins w:id="619" w:author="48105" w:date="2025-07-24T17:58:00Z" w16du:dateUtc="2025-07-24T15:58:00Z">
        <w:r w:rsidR="00867619">
          <w:rPr>
            <w:rFonts w:ascii="Verdana" w:hAnsi="Verdana"/>
            <w:lang w:val="en-GB"/>
          </w:rPr>
          <w:t xml:space="preserve"> </w:t>
        </w:r>
        <w:r w:rsidR="00867619">
          <w:rPr>
            <w:rFonts w:ascii="Verdana" w:hAnsi="Verdana"/>
            <w:lang w:val="en-GB"/>
          </w:rPr>
          <w:t>p.m</w:t>
        </w:r>
      </w:ins>
      <w:r w:rsidRPr="001E4900">
        <w:rPr>
          <w:rFonts w:ascii="Verdana" w:hAnsi="Verdana"/>
          <w:lang w:val="en-GB"/>
        </w:rPr>
        <w:t>.</w:t>
      </w:r>
      <w:ins w:id="620" w:author="48105" w:date="2025-07-24T18:00:00Z" w16du:dateUtc="2025-07-24T16:00:00Z">
        <w:r w:rsidR="00867619">
          <w:rPr>
            <w:rFonts w:ascii="Verdana" w:hAnsi="Verdana"/>
            <w:lang w:val="en-GB"/>
          </w:rPr>
          <w:t>, and</w:t>
        </w:r>
      </w:ins>
      <w:r w:rsidRPr="001E4900">
        <w:rPr>
          <w:rFonts w:ascii="Verdana" w:hAnsi="Verdana"/>
          <w:lang w:val="en-GB"/>
        </w:rPr>
        <w:t xml:space="preserve"> </w:t>
      </w:r>
      <w:ins w:id="621" w:author="48105" w:date="2025-07-24T18:00:00Z" w16du:dateUtc="2025-07-24T16:00:00Z">
        <w:r w:rsidR="00867619">
          <w:rPr>
            <w:rFonts w:ascii="Verdana" w:hAnsi="Verdana"/>
            <w:lang w:val="en-GB"/>
          </w:rPr>
          <w:t>t</w:t>
        </w:r>
      </w:ins>
      <w:del w:id="622" w:author="48105" w:date="2025-07-24T18:00:00Z" w16du:dateUtc="2025-07-24T16:00:00Z">
        <w:r w:rsidRPr="001E4900" w:rsidDel="00867619">
          <w:rPr>
            <w:rFonts w:ascii="Verdana" w:hAnsi="Verdana"/>
            <w:lang w:val="en-GB"/>
          </w:rPr>
          <w:delText>T</w:delText>
        </w:r>
      </w:del>
      <w:r w:rsidRPr="001E4900">
        <w:rPr>
          <w:rFonts w:ascii="Verdana" w:hAnsi="Verdana"/>
          <w:lang w:val="en-GB"/>
        </w:rPr>
        <w:t>hen he walks his dog at 8:30</w:t>
      </w:r>
      <w:ins w:id="623" w:author="48105" w:date="2025-07-24T17:58:00Z" w16du:dateUtc="2025-07-24T15:58:00Z">
        <w:r w:rsidR="00867619">
          <w:rPr>
            <w:rFonts w:ascii="Verdana" w:hAnsi="Verdana"/>
            <w:lang w:val="en-GB"/>
          </w:rPr>
          <w:t xml:space="preserve"> </w:t>
        </w:r>
        <w:r w:rsidR="00867619">
          <w:rPr>
            <w:rFonts w:ascii="Verdana" w:hAnsi="Verdana"/>
            <w:lang w:val="en-GB"/>
          </w:rPr>
          <w:t>p.m</w:t>
        </w:r>
      </w:ins>
      <w:r w:rsidRPr="001E4900">
        <w:rPr>
          <w:rFonts w:ascii="Verdana" w:hAnsi="Verdana"/>
          <w:lang w:val="en-GB"/>
        </w:rPr>
        <w:t>.</w:t>
      </w:r>
    </w:p>
    <w:p w14:paraId="1771B350" w14:textId="727A3639" w:rsidR="00FA27D1" w:rsidRPr="001E4900" w:rsidRDefault="00FA27D1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24" w:author="Gareth Harding" w:date="2025-07-09T18:34:00Z" w16du:dateUtc="2025-07-09T16:34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At 9:00</w:t>
      </w:r>
      <w:ins w:id="625" w:author="48105" w:date="2025-07-24T17:58:00Z" w16du:dateUtc="2025-07-24T15:58:00Z">
        <w:r w:rsidR="00867619">
          <w:rPr>
            <w:rFonts w:ascii="Verdana" w:hAnsi="Verdana"/>
            <w:lang w:val="en-GB"/>
          </w:rPr>
          <w:t xml:space="preserve"> </w:t>
        </w:r>
        <w:r w:rsidR="00867619">
          <w:rPr>
            <w:rFonts w:ascii="Verdana" w:hAnsi="Verdana"/>
            <w:lang w:val="en-GB"/>
          </w:rPr>
          <w:t>p.m</w:t>
        </w:r>
        <w:r w:rsidR="00867619" w:rsidRPr="001E4900">
          <w:rPr>
            <w:rFonts w:ascii="Verdana" w:hAnsi="Verdana"/>
            <w:lang w:val="en-GB"/>
          </w:rPr>
          <w:t>.</w:t>
        </w:r>
      </w:ins>
      <w:r w:rsidRPr="001E4900">
        <w:rPr>
          <w:rFonts w:ascii="Verdana" w:hAnsi="Verdana"/>
          <w:lang w:val="en-GB"/>
        </w:rPr>
        <w:t>, he reads a book, and he goes to bed at 10:00</w:t>
      </w:r>
      <w:ins w:id="626" w:author="48105" w:date="2025-07-24T17:58:00Z" w16du:dateUtc="2025-07-24T15:58:00Z">
        <w:r w:rsidR="00867619">
          <w:rPr>
            <w:rFonts w:ascii="Verdana" w:hAnsi="Verdana"/>
            <w:lang w:val="en-GB"/>
          </w:rPr>
          <w:t xml:space="preserve"> </w:t>
        </w:r>
        <w:r w:rsidR="00867619">
          <w:rPr>
            <w:rFonts w:ascii="Verdana" w:hAnsi="Verdana"/>
            <w:lang w:val="en-GB"/>
          </w:rPr>
          <w:t>p.m</w:t>
        </w:r>
      </w:ins>
      <w:r w:rsidRPr="001E4900">
        <w:rPr>
          <w:rFonts w:ascii="Verdana" w:hAnsi="Verdana"/>
          <w:lang w:val="en-GB"/>
        </w:rPr>
        <w:t>.</w:t>
      </w:r>
    </w:p>
    <w:p w14:paraId="114CBC30" w14:textId="77777777" w:rsidR="00432148" w:rsidRPr="001E4900" w:rsidRDefault="00432148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27" w:author="Gareth Harding" w:date="2025-07-09T17:49:00Z" w16du:dateUtc="2025-07-09T15:49:00Z">
          <w:pPr>
            <w:pStyle w:val="p1"/>
          </w:pPr>
        </w:pPrChange>
      </w:pPr>
    </w:p>
    <w:p w14:paraId="57393D37" w14:textId="77777777" w:rsidR="00B9770F" w:rsidRPr="00B31018" w:rsidRDefault="00B9770F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t>Comprehension Questions</w:t>
      </w:r>
    </w:p>
    <w:p w14:paraId="4781BCEA" w14:textId="77777777" w:rsidR="00B9770F" w:rsidRPr="001E4900" w:rsidRDefault="00B9770F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28" w:author="Gareth Harding" w:date="2025-07-09T17:49:00Z" w16du:dateUtc="2025-07-09T15:49:00Z">
          <w:pPr>
            <w:pStyle w:val="p1"/>
          </w:pPr>
        </w:pPrChange>
      </w:pPr>
    </w:p>
    <w:p w14:paraId="73942E57" w14:textId="77777777" w:rsidR="00432148" w:rsidRPr="004E6F7F" w:rsidRDefault="00432148">
      <w:pPr>
        <w:pStyle w:val="p1"/>
        <w:numPr>
          <w:ilvl w:val="0"/>
          <w:numId w:val="3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629" w:author="Gareth Harding" w:date="2025-07-09T18:36:00Z" w16du:dateUtc="2025-07-09T16:36:00Z">
            <w:rPr>
              <w:rFonts w:ascii="Verdana" w:hAnsi="Verdana"/>
              <w:lang w:val="en-GB"/>
            </w:rPr>
          </w:rPrChange>
        </w:rPr>
        <w:pPrChange w:id="630" w:author="Gareth Harding" w:date="2025-07-09T18:37:00Z" w16du:dateUtc="2025-07-09T16:37:00Z">
          <w:pPr>
            <w:pStyle w:val="p1"/>
            <w:ind w:left="720"/>
          </w:pPr>
        </w:pPrChange>
      </w:pPr>
      <w:del w:id="631" w:author="Gareth Harding" w:date="2025-07-09T18:36:00Z" w16du:dateUtc="2025-07-09T16:36:00Z">
        <w:r w:rsidRPr="001E4900" w:rsidDel="004E6F7F">
          <w:rPr>
            <w:rFonts w:ascii="Verdana" w:hAnsi="Verdana"/>
            <w:b/>
            <w:bCs/>
            <w:lang w:val="en-GB"/>
          </w:rPr>
          <w:delText xml:space="preserve">1. </w:delText>
        </w:r>
      </w:del>
      <w:r w:rsidRPr="001E4900">
        <w:rPr>
          <w:rFonts w:ascii="Verdana" w:hAnsi="Verdana"/>
          <w:b/>
          <w:bCs/>
          <w:lang w:val="en-GB"/>
        </w:rPr>
        <w:t>What time does Alex wake up?</w:t>
      </w:r>
    </w:p>
    <w:p w14:paraId="16C2B34B" w14:textId="70463006" w:rsidR="00432148" w:rsidRPr="001E4900" w:rsidRDefault="0043214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32" w:author="Gareth Harding" w:date="2025-07-09T18:35:00Z" w16du:dateUtc="2025-07-09T16:35:00Z">
          <w:pPr>
            <w:pStyle w:val="p1"/>
            <w:ind w:left="720"/>
          </w:pPr>
        </w:pPrChange>
      </w:pPr>
      <w:r w:rsidRPr="001E4900">
        <w:rPr>
          <w:rFonts w:ascii="Verdana" w:hAnsi="Verdana"/>
          <w:b/>
          <w:bCs/>
          <w:highlight w:val="yellow"/>
          <w:lang w:val="en-GB"/>
        </w:rPr>
        <w:t>7:00</w:t>
      </w:r>
      <w:r w:rsidR="00B9770F" w:rsidRPr="001E4900">
        <w:rPr>
          <w:rFonts w:ascii="Verdana" w:hAnsi="Verdana"/>
          <w:b/>
          <w:bCs/>
          <w:lang w:val="en-GB"/>
        </w:rPr>
        <w:t xml:space="preserve"> a.m.</w:t>
      </w:r>
    </w:p>
    <w:p w14:paraId="46650176" w14:textId="67B03183" w:rsidR="00432148" w:rsidRPr="001E4900" w:rsidRDefault="0043214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33" w:author="Gareth Harding" w:date="2025-07-09T18:35:00Z" w16du:dateUtc="2025-07-09T16:35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8:00</w:t>
      </w:r>
      <w:r w:rsidR="00B9770F" w:rsidRPr="001E4900">
        <w:rPr>
          <w:rFonts w:ascii="Verdana" w:hAnsi="Verdana"/>
          <w:lang w:val="en-GB"/>
        </w:rPr>
        <w:t xml:space="preserve"> a.m.</w:t>
      </w:r>
    </w:p>
    <w:p w14:paraId="15C767EB" w14:textId="588DCCE7" w:rsidR="00432148" w:rsidRDefault="00432148" w:rsidP="004E6F7F">
      <w:pPr>
        <w:pStyle w:val="p1"/>
        <w:spacing w:before="0" w:beforeAutospacing="0" w:after="0" w:afterAutospacing="0"/>
        <w:ind w:left="426" w:hanging="426"/>
        <w:rPr>
          <w:ins w:id="634" w:author="Gareth Harding" w:date="2025-07-09T18:35:00Z" w16du:dateUtc="2025-07-09T16:35:00Z"/>
          <w:rFonts w:ascii="Verdana" w:hAnsi="Verdana"/>
          <w:lang w:val="en-GB"/>
        </w:rPr>
      </w:pPr>
      <w:r w:rsidRPr="001E4900">
        <w:rPr>
          <w:rFonts w:ascii="Verdana" w:hAnsi="Verdana"/>
          <w:lang w:val="en-GB"/>
        </w:rPr>
        <w:t>6:30</w:t>
      </w:r>
      <w:r w:rsidR="00B9770F" w:rsidRPr="001E4900">
        <w:rPr>
          <w:rFonts w:ascii="Verdana" w:hAnsi="Verdana"/>
          <w:lang w:val="en-GB"/>
        </w:rPr>
        <w:t xml:space="preserve"> a.m.</w:t>
      </w:r>
    </w:p>
    <w:p w14:paraId="699A18DD" w14:textId="77777777" w:rsidR="004E6F7F" w:rsidRPr="001E4900" w:rsidRDefault="004E6F7F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35" w:author="Gareth Harding" w:date="2025-07-09T18:35:00Z" w16du:dateUtc="2025-07-09T16:35:00Z">
          <w:pPr>
            <w:pStyle w:val="p1"/>
            <w:ind w:left="720"/>
          </w:pPr>
        </w:pPrChange>
      </w:pPr>
    </w:p>
    <w:p w14:paraId="1DEA5493" w14:textId="3FF0DEF0" w:rsidR="00432148" w:rsidRPr="004E6F7F" w:rsidRDefault="00432148">
      <w:pPr>
        <w:pStyle w:val="p1"/>
        <w:numPr>
          <w:ilvl w:val="0"/>
          <w:numId w:val="3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636" w:author="Gareth Harding" w:date="2025-07-09T18:45:00Z" w16du:dateUtc="2025-07-09T16:45:00Z">
            <w:rPr>
              <w:rFonts w:ascii="Verdana" w:hAnsi="Verdana"/>
              <w:lang w:val="en-GB"/>
            </w:rPr>
          </w:rPrChange>
        </w:rPr>
        <w:pPrChange w:id="637" w:author="Gareth Harding" w:date="2025-07-09T18:45:00Z" w16du:dateUtc="2025-07-09T16:45:00Z">
          <w:pPr>
            <w:pStyle w:val="p1"/>
            <w:ind w:left="720"/>
          </w:pPr>
        </w:pPrChange>
      </w:pPr>
      <w:del w:id="638" w:author="Gareth Harding" w:date="2025-07-09T18:46:00Z" w16du:dateUtc="2025-07-09T16:46:00Z">
        <w:r w:rsidRPr="001E4900" w:rsidDel="004E6F7F">
          <w:rPr>
            <w:rFonts w:ascii="Verdana" w:hAnsi="Verdana"/>
            <w:b/>
            <w:bCs/>
            <w:lang w:val="en-GB"/>
          </w:rPr>
          <w:delText xml:space="preserve">2. </w:delText>
        </w:r>
      </w:del>
      <w:r w:rsidRPr="001E4900">
        <w:rPr>
          <w:rFonts w:ascii="Verdana" w:hAnsi="Verdana"/>
          <w:b/>
          <w:bCs/>
          <w:lang w:val="en-GB"/>
        </w:rPr>
        <w:t>What does he do at 6:00</w:t>
      </w:r>
      <w:r w:rsidR="00B9770F" w:rsidRPr="001E4900">
        <w:rPr>
          <w:rFonts w:ascii="Verdana" w:hAnsi="Verdana"/>
          <w:b/>
          <w:bCs/>
          <w:lang w:val="en-GB"/>
        </w:rPr>
        <w:t xml:space="preserve"> p.m.</w:t>
      </w:r>
      <w:r w:rsidRPr="001E4900">
        <w:rPr>
          <w:rFonts w:ascii="Verdana" w:hAnsi="Verdana"/>
          <w:b/>
          <w:bCs/>
          <w:lang w:val="en-GB"/>
        </w:rPr>
        <w:t>?</w:t>
      </w:r>
    </w:p>
    <w:p w14:paraId="41BB59B4" w14:textId="77777777" w:rsidR="00432148" w:rsidRPr="001E4900" w:rsidRDefault="0043214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39" w:author="Gareth Harding" w:date="2025-07-09T18:35:00Z" w16du:dateUtc="2025-07-09T16:35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Plays video games</w:t>
      </w:r>
    </w:p>
    <w:p w14:paraId="4B6D211C" w14:textId="77777777" w:rsidR="00432148" w:rsidRPr="003F1801" w:rsidRDefault="0043214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40" w:author="Gareth Harding" w:date="2025-07-09T18:35:00Z" w16du:dateUtc="2025-07-09T16:35:00Z">
          <w:pPr>
            <w:pStyle w:val="p1"/>
            <w:ind w:left="720"/>
          </w:pPr>
        </w:pPrChange>
      </w:pPr>
      <w:r w:rsidRPr="003F1801">
        <w:rPr>
          <w:rFonts w:ascii="Verdana" w:hAnsi="Verdana"/>
          <w:highlight w:val="yellow"/>
          <w:lang w:val="en-GB"/>
          <w:rPrChange w:id="641" w:author="Gareth Harding" w:date="2025-07-09T11:28:00Z" w16du:dateUtc="2025-07-09T09:28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Takes a shower</w:t>
      </w:r>
    </w:p>
    <w:p w14:paraId="64206695" w14:textId="39848C9C" w:rsidR="00432148" w:rsidRDefault="00432148" w:rsidP="004E6F7F">
      <w:pPr>
        <w:pStyle w:val="p1"/>
        <w:spacing w:before="0" w:beforeAutospacing="0" w:after="0" w:afterAutospacing="0"/>
        <w:ind w:left="426" w:hanging="426"/>
        <w:rPr>
          <w:ins w:id="642" w:author="Gareth Harding" w:date="2025-07-09T18:35:00Z" w16du:dateUtc="2025-07-09T16:35:00Z"/>
          <w:rFonts w:ascii="Verdana" w:hAnsi="Verdana"/>
          <w:lang w:val="en-GB"/>
        </w:rPr>
      </w:pPr>
      <w:r w:rsidRPr="001E4900">
        <w:rPr>
          <w:rFonts w:ascii="Verdana" w:hAnsi="Verdana"/>
          <w:lang w:val="en-GB"/>
        </w:rPr>
        <w:t>Brushes his teeth</w:t>
      </w:r>
    </w:p>
    <w:p w14:paraId="3A4CB8C9" w14:textId="77777777" w:rsidR="004E6F7F" w:rsidRPr="001E4900" w:rsidRDefault="004E6F7F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43" w:author="Gareth Harding" w:date="2025-07-09T18:35:00Z" w16du:dateUtc="2025-07-09T16:35:00Z">
          <w:pPr>
            <w:pStyle w:val="p1"/>
            <w:ind w:left="720"/>
          </w:pPr>
        </w:pPrChange>
      </w:pPr>
    </w:p>
    <w:p w14:paraId="4A0C597D" w14:textId="1E7BB25D" w:rsidR="00432148" w:rsidRPr="004E6F7F" w:rsidRDefault="00432148">
      <w:pPr>
        <w:pStyle w:val="p1"/>
        <w:numPr>
          <w:ilvl w:val="0"/>
          <w:numId w:val="3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644" w:author="Gareth Harding" w:date="2025-07-09T18:46:00Z" w16du:dateUtc="2025-07-09T16:46:00Z">
            <w:rPr>
              <w:rFonts w:ascii="Verdana" w:hAnsi="Verdana"/>
              <w:lang w:val="en-GB"/>
            </w:rPr>
          </w:rPrChange>
        </w:rPr>
        <w:pPrChange w:id="645" w:author="Gareth Harding" w:date="2025-07-09T18:46:00Z" w16du:dateUtc="2025-07-09T16:46:00Z">
          <w:pPr>
            <w:pStyle w:val="p1"/>
            <w:ind w:left="720"/>
          </w:pPr>
        </w:pPrChange>
      </w:pPr>
      <w:del w:id="646" w:author="Gareth Harding" w:date="2025-07-09T18:46:00Z" w16du:dateUtc="2025-07-09T16:46:00Z">
        <w:r w:rsidRPr="001E4900" w:rsidDel="004E6F7F">
          <w:rPr>
            <w:rFonts w:ascii="Verdana" w:hAnsi="Verdana"/>
            <w:b/>
            <w:bCs/>
            <w:lang w:val="en-GB"/>
          </w:rPr>
          <w:delText xml:space="preserve">3. </w:delText>
        </w:r>
      </w:del>
      <w:r w:rsidRPr="001E4900">
        <w:rPr>
          <w:rFonts w:ascii="Verdana" w:hAnsi="Verdana"/>
          <w:b/>
          <w:bCs/>
          <w:lang w:val="en-GB"/>
        </w:rPr>
        <w:t>Where does Alex go at 8:30</w:t>
      </w:r>
      <w:r w:rsidR="00B9770F" w:rsidRPr="001E4900">
        <w:rPr>
          <w:rFonts w:ascii="Verdana" w:hAnsi="Verdana"/>
          <w:b/>
          <w:bCs/>
          <w:lang w:val="en-GB"/>
        </w:rPr>
        <w:t xml:space="preserve"> a.m.</w:t>
      </w:r>
      <w:r w:rsidRPr="001E4900">
        <w:rPr>
          <w:rFonts w:ascii="Verdana" w:hAnsi="Verdana"/>
          <w:b/>
          <w:bCs/>
          <w:lang w:val="en-GB"/>
        </w:rPr>
        <w:t>?</w:t>
      </w:r>
    </w:p>
    <w:p w14:paraId="56D1F7CF" w14:textId="77777777" w:rsidR="00432148" w:rsidRPr="001E4900" w:rsidRDefault="0043214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47" w:author="Gareth Harding" w:date="2025-07-09T18:35:00Z" w16du:dateUtc="2025-07-09T16:35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Home</w:t>
      </w:r>
    </w:p>
    <w:p w14:paraId="501CB383" w14:textId="77777777" w:rsidR="00432148" w:rsidRPr="003F1801" w:rsidRDefault="0043214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48" w:author="Gareth Harding" w:date="2025-07-09T18:35:00Z" w16du:dateUtc="2025-07-09T16:35:00Z">
          <w:pPr>
            <w:pStyle w:val="p1"/>
            <w:ind w:left="720"/>
          </w:pPr>
        </w:pPrChange>
      </w:pPr>
      <w:r w:rsidRPr="003F1801">
        <w:rPr>
          <w:rFonts w:ascii="Verdana" w:hAnsi="Verdana"/>
          <w:highlight w:val="yellow"/>
          <w:lang w:val="en-GB"/>
          <w:rPrChange w:id="649" w:author="Gareth Harding" w:date="2025-07-09T11:28:00Z" w16du:dateUtc="2025-07-09T09:28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To school</w:t>
      </w:r>
    </w:p>
    <w:p w14:paraId="6EFD838C" w14:textId="2D12FE9C" w:rsidR="00432148" w:rsidRDefault="00432148" w:rsidP="004E6F7F">
      <w:pPr>
        <w:pStyle w:val="p1"/>
        <w:spacing w:before="0" w:beforeAutospacing="0" w:after="0" w:afterAutospacing="0"/>
        <w:ind w:left="426" w:hanging="426"/>
        <w:rPr>
          <w:ins w:id="650" w:author="Gareth Harding" w:date="2025-07-09T18:35:00Z" w16du:dateUtc="2025-07-09T16:35:00Z"/>
          <w:rFonts w:ascii="Verdana" w:hAnsi="Verdana"/>
          <w:lang w:val="en-GB"/>
        </w:rPr>
      </w:pPr>
      <w:r w:rsidRPr="001E4900">
        <w:rPr>
          <w:rFonts w:ascii="Verdana" w:hAnsi="Verdana"/>
          <w:lang w:val="en-GB"/>
        </w:rPr>
        <w:t>To the park</w:t>
      </w:r>
    </w:p>
    <w:p w14:paraId="1BE9235F" w14:textId="77777777" w:rsidR="004E6F7F" w:rsidRPr="001E4900" w:rsidRDefault="004E6F7F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51" w:author="Gareth Harding" w:date="2025-07-09T18:35:00Z" w16du:dateUtc="2025-07-09T16:35:00Z">
          <w:pPr>
            <w:pStyle w:val="p1"/>
            <w:ind w:left="720"/>
          </w:pPr>
        </w:pPrChange>
      </w:pPr>
    </w:p>
    <w:p w14:paraId="0EAC92D0" w14:textId="77777777" w:rsidR="00432148" w:rsidRPr="004E6F7F" w:rsidRDefault="00432148">
      <w:pPr>
        <w:pStyle w:val="p1"/>
        <w:numPr>
          <w:ilvl w:val="0"/>
          <w:numId w:val="3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652" w:author="Gareth Harding" w:date="2025-07-09T18:46:00Z" w16du:dateUtc="2025-07-09T16:46:00Z">
            <w:rPr>
              <w:rFonts w:ascii="Verdana" w:hAnsi="Verdana"/>
              <w:lang w:val="en-GB"/>
            </w:rPr>
          </w:rPrChange>
        </w:rPr>
        <w:pPrChange w:id="653" w:author="Gareth Harding" w:date="2025-07-09T18:46:00Z" w16du:dateUtc="2025-07-09T16:46:00Z">
          <w:pPr>
            <w:pStyle w:val="p1"/>
            <w:ind w:left="720"/>
          </w:pPr>
        </w:pPrChange>
      </w:pPr>
      <w:del w:id="654" w:author="Gareth Harding" w:date="2025-07-09T18:46:00Z" w16du:dateUtc="2025-07-09T16:46:00Z">
        <w:r w:rsidRPr="001E4900" w:rsidDel="004E6F7F">
          <w:rPr>
            <w:rFonts w:ascii="Verdana" w:hAnsi="Verdana"/>
            <w:b/>
            <w:bCs/>
            <w:lang w:val="en-GB"/>
          </w:rPr>
          <w:delText xml:space="preserve">4. </w:delText>
        </w:r>
      </w:del>
      <w:r w:rsidRPr="001E4900">
        <w:rPr>
          <w:rFonts w:ascii="Verdana" w:hAnsi="Verdana"/>
          <w:b/>
          <w:bCs/>
          <w:lang w:val="en-GB"/>
        </w:rPr>
        <w:t>What does he do after dinner?</w:t>
      </w:r>
    </w:p>
    <w:p w14:paraId="0D890045" w14:textId="77777777" w:rsidR="00432148" w:rsidRPr="001E4900" w:rsidRDefault="0043214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55" w:author="Gareth Harding" w:date="2025-07-09T18:35:00Z" w16du:dateUtc="2025-07-09T16:35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Goes to bed</w:t>
      </w:r>
    </w:p>
    <w:p w14:paraId="5BDC0E36" w14:textId="77777777" w:rsidR="00432148" w:rsidRPr="003F1801" w:rsidRDefault="00432148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56" w:author="Gareth Harding" w:date="2025-07-09T18:35:00Z" w16du:dateUtc="2025-07-09T16:35:00Z">
          <w:pPr>
            <w:pStyle w:val="p1"/>
            <w:ind w:left="720"/>
          </w:pPr>
        </w:pPrChange>
      </w:pPr>
      <w:r w:rsidRPr="003F1801">
        <w:rPr>
          <w:rFonts w:ascii="Verdana" w:hAnsi="Verdana"/>
          <w:highlight w:val="yellow"/>
          <w:lang w:val="en-GB"/>
          <w:rPrChange w:id="657" w:author="Gareth Harding" w:date="2025-07-09T11:28:00Z" w16du:dateUtc="2025-07-09T09:28:00Z">
            <w:rPr>
              <w:rFonts w:ascii="Verdana" w:hAnsi="Verdana"/>
              <w:b/>
              <w:bCs/>
              <w:highlight w:val="yellow"/>
              <w:lang w:val="en-GB"/>
            </w:rPr>
          </w:rPrChange>
        </w:rPr>
        <w:t>Walks his dog</w:t>
      </w:r>
    </w:p>
    <w:p w14:paraId="1990B7A8" w14:textId="4CBE7A84" w:rsidR="00432148" w:rsidRDefault="00432148" w:rsidP="004E6F7F">
      <w:pPr>
        <w:pStyle w:val="p1"/>
        <w:spacing w:before="0" w:beforeAutospacing="0" w:after="0" w:afterAutospacing="0"/>
        <w:ind w:left="426" w:hanging="426"/>
        <w:rPr>
          <w:ins w:id="658" w:author="Gareth Harding" w:date="2025-07-09T18:35:00Z" w16du:dateUtc="2025-07-09T16:35:00Z"/>
          <w:rFonts w:ascii="Verdana" w:hAnsi="Verdana"/>
          <w:lang w:val="en-GB"/>
        </w:rPr>
      </w:pPr>
      <w:r w:rsidRPr="001E4900">
        <w:rPr>
          <w:rFonts w:ascii="Verdana" w:hAnsi="Verdana"/>
          <w:lang w:val="en-GB"/>
        </w:rPr>
        <w:t>Watches TV</w:t>
      </w:r>
    </w:p>
    <w:p w14:paraId="7E132B91" w14:textId="77777777" w:rsidR="004E6F7F" w:rsidRPr="001E4900" w:rsidRDefault="004E6F7F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59" w:author="Gareth Harding" w:date="2025-07-09T18:35:00Z" w16du:dateUtc="2025-07-09T16:35:00Z">
          <w:pPr>
            <w:pStyle w:val="p1"/>
            <w:ind w:left="720"/>
          </w:pPr>
        </w:pPrChange>
      </w:pPr>
    </w:p>
    <w:p w14:paraId="30BE090B" w14:textId="64038DDE" w:rsidR="00432148" w:rsidRPr="004E6F7F" w:rsidRDefault="00432148">
      <w:pPr>
        <w:pStyle w:val="p1"/>
        <w:numPr>
          <w:ilvl w:val="0"/>
          <w:numId w:val="39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  <w:rPrChange w:id="660" w:author="Gareth Harding" w:date="2025-07-09T18:46:00Z" w16du:dateUtc="2025-07-09T16:46:00Z">
            <w:rPr>
              <w:rFonts w:ascii="Verdana" w:hAnsi="Verdana"/>
              <w:lang w:val="en-GB"/>
            </w:rPr>
          </w:rPrChange>
        </w:rPr>
        <w:pPrChange w:id="661" w:author="Gareth Harding" w:date="2025-07-09T18:46:00Z" w16du:dateUtc="2025-07-09T16:46:00Z">
          <w:pPr>
            <w:pStyle w:val="p1"/>
            <w:ind w:left="720"/>
          </w:pPr>
        </w:pPrChange>
      </w:pPr>
      <w:del w:id="662" w:author="Gareth Harding" w:date="2025-07-09T18:46:00Z" w16du:dateUtc="2025-07-09T16:46:00Z">
        <w:r w:rsidRPr="001E4900" w:rsidDel="004E6F7F">
          <w:rPr>
            <w:rFonts w:ascii="Verdana" w:hAnsi="Verdana"/>
            <w:b/>
            <w:bCs/>
            <w:lang w:val="en-GB"/>
          </w:rPr>
          <w:delText xml:space="preserve">6. </w:delText>
        </w:r>
      </w:del>
      <w:r w:rsidRPr="001E4900">
        <w:rPr>
          <w:rFonts w:ascii="Verdana" w:hAnsi="Verdana"/>
          <w:b/>
          <w:bCs/>
          <w:lang w:val="en-GB"/>
        </w:rPr>
        <w:t>He reads a book before bed.</w:t>
      </w:r>
    </w:p>
    <w:p w14:paraId="056DA9F1" w14:textId="77777777" w:rsidR="00432148" w:rsidRPr="003F1801" w:rsidRDefault="00432148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663" w:author="Gareth Harding" w:date="2025-07-09T18:35:00Z" w16du:dateUtc="2025-07-09T16:35:00Z">
          <w:pPr>
            <w:pStyle w:val="p1"/>
            <w:ind w:left="720"/>
          </w:pPr>
        </w:pPrChange>
      </w:pPr>
      <w:r w:rsidRPr="003F1801">
        <w:rPr>
          <w:rFonts w:ascii="Verdana" w:hAnsi="Verdana"/>
          <w:highlight w:val="yellow"/>
          <w:rPrChange w:id="664" w:author="Gareth Harding" w:date="2025-07-09T11:28:00Z" w16du:dateUtc="2025-07-09T09:28:00Z">
            <w:rPr>
              <w:rFonts w:ascii="Verdana" w:hAnsi="Verdana"/>
              <w:b/>
              <w:bCs/>
              <w:highlight w:val="yellow"/>
            </w:rPr>
          </w:rPrChange>
        </w:rPr>
        <w:t>True</w:t>
      </w:r>
    </w:p>
    <w:p w14:paraId="08419827" w14:textId="77667B3A" w:rsidR="00432148" w:rsidRPr="00432148" w:rsidRDefault="00432148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665" w:author="Gareth Harding" w:date="2025-07-09T18:35:00Z" w16du:dateUtc="2025-07-09T16:35:00Z">
          <w:pPr>
            <w:pStyle w:val="p1"/>
            <w:ind w:left="720"/>
          </w:pPr>
        </w:pPrChange>
      </w:pPr>
      <w:r w:rsidRPr="00432148">
        <w:rPr>
          <w:rFonts w:ascii="Verdana" w:hAnsi="Verdana"/>
        </w:rPr>
        <w:t>False</w:t>
      </w:r>
    </w:p>
    <w:p w14:paraId="54391AFA" w14:textId="77777777" w:rsidR="00B31018" w:rsidRDefault="00B31018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666" w:author="Gareth Harding" w:date="2025-07-09T18:35:00Z" w16du:dateUtc="2025-07-09T16:35:00Z">
          <w:pPr>
            <w:pStyle w:val="p1"/>
          </w:pPr>
        </w:pPrChange>
      </w:pPr>
    </w:p>
    <w:p w14:paraId="221E2D09" w14:textId="50AB3D60" w:rsidR="00B31018" w:rsidRDefault="00517A0C">
      <w:pPr>
        <w:pStyle w:val="Prrafodelista"/>
        <w:numPr>
          <w:ilvl w:val="0"/>
          <w:numId w:val="1"/>
        </w:numPr>
        <w:adjustRightInd w:val="0"/>
        <w:snapToGrid w:val="0"/>
        <w:ind w:left="426" w:hanging="426"/>
        <w:contextualSpacing w:val="0"/>
        <w:rPr>
          <w:ins w:id="667" w:author="Gareth Harding" w:date="2025-07-09T11:28:00Z" w16du:dateUtc="2025-07-09T09:28:00Z"/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pPrChange w:id="668" w:author="Gareth Harding" w:date="2025-07-09T18:35:00Z" w16du:dateUtc="2025-07-09T16:35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  <w:r w:rsidRPr="00517A0C"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</w:rPr>
        <w:t>A Bear</w:t>
      </w:r>
    </w:p>
    <w:p w14:paraId="3FC9BEC0" w14:textId="77777777" w:rsidR="003F1801" w:rsidRPr="003F1801" w:rsidRDefault="003F1801">
      <w:pPr>
        <w:adjustRightInd w:val="0"/>
        <w:snapToGrid w:val="0"/>
        <w:rPr>
          <w:rFonts w:ascii="Verdana" w:eastAsia="Times New Roman" w:hAnsi="Verdana" w:cs="Times New Roman"/>
          <w:b/>
          <w:bCs/>
          <w:color w:val="215E99" w:themeColor="text2" w:themeTint="BF"/>
          <w:kern w:val="0"/>
          <w:lang w:eastAsia="es-ES_tradnl"/>
          <w14:ligatures w14:val="none"/>
          <w:rPrChange w:id="669" w:author="Gareth Harding" w:date="2025-07-09T11:28:00Z" w16du:dateUtc="2025-07-09T09:28:00Z">
            <w:rPr>
              <w:lang w:eastAsia="es-ES_tradnl"/>
            </w:rPr>
          </w:rPrChange>
        </w:rPr>
        <w:pPrChange w:id="670" w:author="Gareth Harding" w:date="2025-07-09T17:49:00Z" w16du:dateUtc="2025-07-09T15:49:00Z">
          <w:pPr>
            <w:pStyle w:val="Prrafodelista"/>
            <w:numPr>
              <w:numId w:val="1"/>
            </w:numPr>
            <w:adjustRightInd w:val="0"/>
            <w:snapToGrid w:val="0"/>
            <w:ind w:left="1080" w:hanging="360"/>
            <w:contextualSpacing w:val="0"/>
          </w:pPr>
        </w:pPrChange>
      </w:pPr>
    </w:p>
    <w:p w14:paraId="2C09302D" w14:textId="4081105D" w:rsidR="005C4415" w:rsidRPr="001E4900" w:rsidRDefault="005C4415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71" w:author="Gareth Harding" w:date="2025-07-09T18:47:00Z" w16du:dateUtc="2025-07-09T16:47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A bear is a big animal.</w:t>
      </w:r>
    </w:p>
    <w:p w14:paraId="0DA1A62D" w14:textId="21C0E649" w:rsidR="005C4415" w:rsidRPr="001E4900" w:rsidRDefault="005C4415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72" w:author="Gareth Harding" w:date="2025-07-09T18:47:00Z" w16du:dateUtc="2025-07-09T16:47:00Z">
          <w:pPr>
            <w:pStyle w:val="p1"/>
            <w:ind w:firstLine="708"/>
          </w:pPr>
        </w:pPrChange>
      </w:pPr>
      <w:r w:rsidRPr="001E4900">
        <w:rPr>
          <w:rFonts w:ascii="Verdana" w:hAnsi="Verdana"/>
          <w:lang w:val="en-GB"/>
        </w:rPr>
        <w:t>It has</w:t>
      </w:r>
      <w:r w:rsidR="0093200B" w:rsidRPr="001E4900">
        <w:rPr>
          <w:rFonts w:ascii="Verdana" w:hAnsi="Verdana"/>
          <w:lang w:val="en-GB"/>
        </w:rPr>
        <w:t xml:space="preserve"> got</w:t>
      </w:r>
      <w:r w:rsidRPr="001E4900">
        <w:rPr>
          <w:rFonts w:ascii="Verdana" w:hAnsi="Verdana"/>
          <w:lang w:val="en-GB"/>
        </w:rPr>
        <w:t xml:space="preserve"> brown fur.</w:t>
      </w:r>
    </w:p>
    <w:p w14:paraId="0D70B915" w14:textId="5FB01219" w:rsidR="005C4415" w:rsidRPr="001E4900" w:rsidRDefault="005C4415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73" w:author="Gareth Harding" w:date="2025-07-09T18:47:00Z" w16du:dateUtc="2025-07-09T16:47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 xml:space="preserve">It has </w:t>
      </w:r>
      <w:r w:rsidR="0093200B" w:rsidRPr="001E4900">
        <w:rPr>
          <w:rFonts w:ascii="Verdana" w:hAnsi="Verdana"/>
          <w:lang w:val="en-GB"/>
        </w:rPr>
        <w:t xml:space="preserve">got </w:t>
      </w:r>
      <w:r w:rsidRPr="001E4900">
        <w:rPr>
          <w:rFonts w:ascii="Verdana" w:hAnsi="Verdana"/>
          <w:lang w:val="en-GB"/>
        </w:rPr>
        <w:t xml:space="preserve">four </w:t>
      </w:r>
      <w:r w:rsidR="00C26949" w:rsidRPr="001E4900">
        <w:rPr>
          <w:rFonts w:ascii="Verdana" w:hAnsi="Verdana"/>
          <w:lang w:val="en-GB"/>
        </w:rPr>
        <w:t xml:space="preserve">strong </w:t>
      </w:r>
      <w:r w:rsidRPr="001E4900">
        <w:rPr>
          <w:rFonts w:ascii="Verdana" w:hAnsi="Verdana"/>
          <w:lang w:val="en-GB"/>
        </w:rPr>
        <w:t>legs and big feet.</w:t>
      </w:r>
    </w:p>
    <w:p w14:paraId="75E3B796" w14:textId="77777777" w:rsidR="000C5942" w:rsidRPr="001E4900" w:rsidDel="000C5942" w:rsidRDefault="000C5942" w:rsidP="000C5942">
      <w:pPr>
        <w:pStyle w:val="p1"/>
        <w:spacing w:before="0" w:beforeAutospacing="0" w:after="0" w:afterAutospacing="0"/>
        <w:rPr>
          <w:del w:id="674" w:author="48105" w:date="2025-07-24T18:01:00Z" w16du:dateUtc="2025-07-24T16:01:00Z"/>
          <w:moveTo w:id="675" w:author="48105" w:date="2025-07-24T18:01:00Z" w16du:dateUtc="2025-07-24T16:01:00Z"/>
          <w:rFonts w:ascii="Verdana" w:hAnsi="Verdana"/>
          <w:lang w:val="en-GB"/>
        </w:rPr>
      </w:pPr>
      <w:moveToRangeStart w:id="676" w:author="48105" w:date="2025-07-24T18:01:00Z" w:name="move204272528"/>
      <w:moveTo w:id="677" w:author="48105" w:date="2025-07-24T18:01:00Z" w16du:dateUtc="2025-07-24T16:01:00Z">
        <w:r w:rsidRPr="001E4900">
          <w:rPr>
            <w:rFonts w:ascii="Verdana" w:hAnsi="Verdana"/>
            <w:lang w:val="en-GB"/>
          </w:rPr>
          <w:t xml:space="preserve">It </w:t>
        </w:r>
        <w:r w:rsidRPr="001E4900">
          <w:rPr>
            <w:rFonts w:ascii="Verdana" w:hAnsi="Verdana"/>
            <w:b/>
            <w:bCs/>
            <w:lang w:val="en-GB"/>
          </w:rPr>
          <w:t>hasn’t got</w:t>
        </w:r>
        <w:r w:rsidRPr="001E4900">
          <w:rPr>
            <w:rFonts w:ascii="Verdana" w:hAnsi="Verdana"/>
            <w:lang w:val="en-GB"/>
          </w:rPr>
          <w:t xml:space="preserve"> a long tail.</w:t>
        </w:r>
      </w:moveTo>
    </w:p>
    <w:moveToRangeEnd w:id="676"/>
    <w:p w14:paraId="099B25C2" w14:textId="77777777" w:rsidR="000C5942" w:rsidRDefault="000C5942">
      <w:pPr>
        <w:pStyle w:val="p1"/>
        <w:spacing w:before="0" w:beforeAutospacing="0" w:after="0" w:afterAutospacing="0"/>
        <w:rPr>
          <w:ins w:id="678" w:author="48105" w:date="2025-07-24T18:01:00Z" w16du:dateUtc="2025-07-24T16:01:00Z"/>
          <w:rFonts w:ascii="Verdana" w:hAnsi="Verdana"/>
          <w:lang w:val="en-GB"/>
        </w:rPr>
      </w:pPr>
    </w:p>
    <w:p w14:paraId="38791EF7" w14:textId="6D77022B" w:rsidR="005C4415" w:rsidRPr="001E4900" w:rsidRDefault="005C4415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79" w:author="Gareth Harding" w:date="2025-07-09T18:47:00Z" w16du:dateUtc="2025-07-09T16:47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 xml:space="preserve">A bear has </w:t>
      </w:r>
      <w:r w:rsidR="0093200B" w:rsidRPr="001E4900">
        <w:rPr>
          <w:rFonts w:ascii="Verdana" w:hAnsi="Verdana"/>
          <w:lang w:val="en-GB"/>
        </w:rPr>
        <w:t xml:space="preserve">got </w:t>
      </w:r>
      <w:r w:rsidRPr="001E4900">
        <w:rPr>
          <w:rFonts w:ascii="Verdana" w:hAnsi="Verdana"/>
          <w:lang w:val="en-GB"/>
        </w:rPr>
        <w:t>a big nose and small eyes.</w:t>
      </w:r>
    </w:p>
    <w:p w14:paraId="416F552D" w14:textId="04C8AA22" w:rsidR="0093200B" w:rsidRPr="001E4900" w:rsidRDefault="005C4415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80" w:author="Gareth Harding" w:date="2025-07-09T18:47:00Z" w16du:dateUtc="2025-07-09T16:47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It can run and climb trees.</w:t>
      </w:r>
    </w:p>
    <w:p w14:paraId="0552A07A" w14:textId="77777777" w:rsidR="005C4415" w:rsidRPr="001E4900" w:rsidRDefault="005C4415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81" w:author="Gareth Harding" w:date="2025-07-09T18:47:00Z" w16du:dateUtc="2025-07-09T16:47:00Z">
          <w:pPr>
            <w:pStyle w:val="p1"/>
            <w:ind w:left="720"/>
          </w:pPr>
        </w:pPrChange>
      </w:pPr>
      <w:r w:rsidRPr="001E4900">
        <w:rPr>
          <w:rFonts w:ascii="Verdana" w:hAnsi="Verdana"/>
          <w:lang w:val="en-GB"/>
        </w:rPr>
        <w:t>Bears eat fish, honey, and plants.</w:t>
      </w:r>
    </w:p>
    <w:p w14:paraId="4DE317C0" w14:textId="6007B128" w:rsidR="005C4415" w:rsidRPr="001E4900" w:rsidRDefault="005C4415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82" w:author="Gareth Harding" w:date="2025-07-09T18:47:00Z" w16du:dateUtc="2025-07-09T16:47:00Z">
          <w:pPr>
            <w:pStyle w:val="p1"/>
            <w:ind w:left="720"/>
          </w:pPr>
        </w:pPrChange>
      </w:pPr>
      <w:del w:id="683" w:author="48105" w:date="2025-07-24T18:01:00Z" w16du:dateUtc="2025-07-24T16:01:00Z">
        <w:r w:rsidRPr="001E4900" w:rsidDel="000C5942">
          <w:rPr>
            <w:rFonts w:ascii="Verdana" w:hAnsi="Verdana"/>
            <w:lang w:val="en-GB"/>
          </w:rPr>
          <w:delText xml:space="preserve">They </w:delText>
        </w:r>
      </w:del>
      <w:ins w:id="684" w:author="48105" w:date="2025-07-24T18:01:00Z" w16du:dateUtc="2025-07-24T16:01:00Z">
        <w:r w:rsidR="000C5942">
          <w:rPr>
            <w:rFonts w:ascii="Verdana" w:hAnsi="Verdana"/>
            <w:lang w:val="en-GB"/>
          </w:rPr>
          <w:t>A bear</w:t>
        </w:r>
        <w:r w:rsidR="000C5942" w:rsidRPr="001E4900">
          <w:rPr>
            <w:rFonts w:ascii="Verdana" w:hAnsi="Verdana"/>
            <w:lang w:val="en-GB"/>
          </w:rPr>
          <w:t xml:space="preserve"> </w:t>
        </w:r>
      </w:ins>
      <w:r w:rsidRPr="001E4900">
        <w:rPr>
          <w:rFonts w:ascii="Verdana" w:hAnsi="Verdana"/>
          <w:lang w:val="en-GB"/>
        </w:rPr>
        <w:t>live</w:t>
      </w:r>
      <w:ins w:id="685" w:author="48105" w:date="2025-07-24T18:01:00Z" w16du:dateUtc="2025-07-24T16:01:00Z">
        <w:r w:rsidR="000C5942">
          <w:rPr>
            <w:rFonts w:ascii="Verdana" w:hAnsi="Verdana"/>
            <w:lang w:val="en-GB"/>
          </w:rPr>
          <w:t>s</w:t>
        </w:r>
      </w:ins>
      <w:r w:rsidRPr="001E4900">
        <w:rPr>
          <w:rFonts w:ascii="Verdana" w:hAnsi="Verdana"/>
          <w:lang w:val="en-GB"/>
        </w:rPr>
        <w:t xml:space="preserve"> in the forest or</w:t>
      </w:r>
      <w:ins w:id="686" w:author="48105" w:date="2025-07-24T18:01:00Z" w16du:dateUtc="2025-07-24T16:01:00Z">
        <w:r w:rsidR="000C5942">
          <w:rPr>
            <w:rFonts w:ascii="Verdana" w:hAnsi="Verdana"/>
            <w:lang w:val="en-GB"/>
          </w:rPr>
          <w:t xml:space="preserve"> in the</w:t>
        </w:r>
      </w:ins>
      <w:r w:rsidRPr="001E4900">
        <w:rPr>
          <w:rFonts w:ascii="Verdana" w:hAnsi="Verdana"/>
          <w:lang w:val="en-GB"/>
        </w:rPr>
        <w:t xml:space="preserve"> mountains.</w:t>
      </w:r>
    </w:p>
    <w:p w14:paraId="498A6B5F" w14:textId="23E2A207" w:rsidR="005C4415" w:rsidRPr="001E4900" w:rsidDel="000C5942" w:rsidRDefault="005C4415">
      <w:pPr>
        <w:pStyle w:val="p1"/>
        <w:spacing w:before="0" w:beforeAutospacing="0" w:after="0" w:afterAutospacing="0"/>
        <w:rPr>
          <w:moveFrom w:id="687" w:author="48105" w:date="2025-07-24T18:01:00Z" w16du:dateUtc="2025-07-24T16:01:00Z"/>
          <w:rFonts w:ascii="Verdana" w:hAnsi="Verdana"/>
          <w:lang w:val="en-GB"/>
        </w:rPr>
        <w:pPrChange w:id="688" w:author="Gareth Harding" w:date="2025-07-09T18:47:00Z" w16du:dateUtc="2025-07-09T16:47:00Z">
          <w:pPr>
            <w:pStyle w:val="p1"/>
            <w:ind w:left="720"/>
          </w:pPr>
        </w:pPrChange>
      </w:pPr>
      <w:moveFromRangeStart w:id="689" w:author="48105" w:date="2025-07-24T18:01:00Z" w:name="move204272528"/>
      <w:moveFrom w:id="690" w:author="48105" w:date="2025-07-24T18:01:00Z" w16du:dateUtc="2025-07-24T16:01:00Z">
        <w:r w:rsidRPr="001E4900" w:rsidDel="000C5942">
          <w:rPr>
            <w:rFonts w:ascii="Verdana" w:hAnsi="Verdana"/>
            <w:lang w:val="en-GB"/>
          </w:rPr>
          <w:t xml:space="preserve">It </w:t>
        </w:r>
        <w:r w:rsidRPr="001E4900" w:rsidDel="000C5942">
          <w:rPr>
            <w:rFonts w:ascii="Verdana" w:hAnsi="Verdana"/>
            <w:b/>
            <w:bCs/>
            <w:lang w:val="en-GB"/>
          </w:rPr>
          <w:t>hasn’t got</w:t>
        </w:r>
        <w:r w:rsidRPr="001E4900" w:rsidDel="000C5942">
          <w:rPr>
            <w:rFonts w:ascii="Verdana" w:hAnsi="Verdana"/>
            <w:lang w:val="en-GB"/>
          </w:rPr>
          <w:t xml:space="preserve"> a long tail</w:t>
        </w:r>
        <w:r w:rsidR="00C26949" w:rsidRPr="001E4900" w:rsidDel="000C5942">
          <w:rPr>
            <w:rFonts w:ascii="Verdana" w:hAnsi="Verdana"/>
            <w:lang w:val="en-GB"/>
          </w:rPr>
          <w:t>.</w:t>
        </w:r>
      </w:moveFrom>
    </w:p>
    <w:moveFromRangeEnd w:id="689"/>
    <w:p w14:paraId="58618853" w14:textId="77777777" w:rsidR="005C4415" w:rsidRPr="001E4900" w:rsidRDefault="005C4415">
      <w:pPr>
        <w:pStyle w:val="p1"/>
        <w:spacing w:before="0" w:beforeAutospacing="0" w:after="0" w:afterAutospacing="0"/>
        <w:rPr>
          <w:rFonts w:ascii="Verdana" w:hAnsi="Verdana"/>
          <w:lang w:val="en-GB"/>
        </w:rPr>
        <w:pPrChange w:id="691" w:author="Gareth Harding" w:date="2025-07-09T18:47:00Z" w16du:dateUtc="2025-07-09T16:47:00Z">
          <w:pPr>
            <w:pStyle w:val="p1"/>
            <w:ind w:left="720"/>
          </w:pPr>
        </w:pPrChange>
      </w:pPr>
    </w:p>
    <w:p w14:paraId="7334AD7C" w14:textId="77777777" w:rsidR="00517A0C" w:rsidRPr="00B31018" w:rsidRDefault="00517A0C" w:rsidP="00847F6C">
      <w:pPr>
        <w:adjustRightInd w:val="0"/>
        <w:snapToGrid w:val="0"/>
        <w:rPr>
          <w:rFonts w:ascii="Verdana" w:hAnsi="Verdana"/>
          <w:b/>
          <w:bCs/>
          <w:color w:val="00B050"/>
        </w:rPr>
      </w:pPr>
      <w:r w:rsidRPr="00B31018">
        <w:rPr>
          <w:rFonts w:ascii="Verdana" w:hAnsi="Verdana"/>
          <w:b/>
          <w:bCs/>
          <w:color w:val="00B050"/>
        </w:rPr>
        <w:t>Comprehension Questions</w:t>
      </w:r>
    </w:p>
    <w:p w14:paraId="07D87038" w14:textId="77777777" w:rsidR="00C26949" w:rsidRDefault="00C26949">
      <w:pPr>
        <w:pStyle w:val="p1"/>
        <w:spacing w:before="0" w:beforeAutospacing="0" w:after="0" w:afterAutospacing="0"/>
        <w:ind w:left="720"/>
        <w:rPr>
          <w:rFonts w:ascii="Verdana" w:hAnsi="Verdana"/>
        </w:rPr>
        <w:pPrChange w:id="692" w:author="Gareth Harding" w:date="2025-07-09T17:49:00Z" w16du:dateUtc="2025-07-09T15:49:00Z">
          <w:pPr>
            <w:pStyle w:val="p1"/>
            <w:ind w:left="720"/>
          </w:pPr>
        </w:pPrChange>
      </w:pPr>
    </w:p>
    <w:p w14:paraId="74B02534" w14:textId="77777777" w:rsidR="0062018C" w:rsidRPr="001E4900" w:rsidRDefault="0062018C">
      <w:pPr>
        <w:pStyle w:val="p1"/>
        <w:numPr>
          <w:ilvl w:val="0"/>
          <w:numId w:val="3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693" w:author="Gareth Harding" w:date="2025-07-09T18:47:00Z" w16du:dateUtc="2025-07-09T16:47:00Z">
          <w:pPr>
            <w:pStyle w:val="p1"/>
            <w:numPr>
              <w:numId w:val="35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How many legs does the bear have?</w:t>
      </w:r>
    </w:p>
    <w:p w14:paraId="24902F0F" w14:textId="77777777" w:rsidR="0062018C" w:rsidRPr="0062018C" w:rsidRDefault="0062018C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694" w:author="Gareth Harding" w:date="2025-07-09T18:47:00Z" w16du:dateUtc="2025-07-09T16:47:00Z">
          <w:pPr>
            <w:pStyle w:val="p1"/>
            <w:ind w:left="720"/>
          </w:pPr>
        </w:pPrChange>
      </w:pPr>
      <w:proofErr w:type="spellStart"/>
      <w:r w:rsidRPr="0062018C">
        <w:rPr>
          <w:rFonts w:ascii="Verdana" w:hAnsi="Verdana"/>
          <w:highlight w:val="yellow"/>
        </w:rPr>
        <w:t>Four</w:t>
      </w:r>
      <w:proofErr w:type="spellEnd"/>
    </w:p>
    <w:p w14:paraId="4A6A0CF8" w14:textId="77777777" w:rsidR="0062018C" w:rsidRPr="0062018C" w:rsidRDefault="0062018C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695" w:author="Gareth Harding" w:date="2025-07-09T18:47:00Z" w16du:dateUtc="2025-07-09T16:47:00Z">
          <w:pPr>
            <w:pStyle w:val="p1"/>
            <w:ind w:left="720"/>
          </w:pPr>
        </w:pPrChange>
      </w:pPr>
      <w:proofErr w:type="spellStart"/>
      <w:r w:rsidRPr="0062018C">
        <w:rPr>
          <w:rFonts w:ascii="Verdana" w:hAnsi="Verdana"/>
        </w:rPr>
        <w:t>Two</w:t>
      </w:r>
      <w:proofErr w:type="spellEnd"/>
    </w:p>
    <w:p w14:paraId="5A525E9F" w14:textId="5E0CB243" w:rsidR="0062018C" w:rsidRDefault="0062018C" w:rsidP="0095100F">
      <w:pPr>
        <w:pStyle w:val="p1"/>
        <w:spacing w:before="0" w:beforeAutospacing="0" w:after="0" w:afterAutospacing="0"/>
        <w:ind w:left="426" w:hanging="426"/>
        <w:rPr>
          <w:ins w:id="696" w:author="Gareth Harding" w:date="2025-07-09T18:48:00Z" w16du:dateUtc="2025-07-09T16:48:00Z"/>
          <w:rFonts w:ascii="Verdana" w:hAnsi="Verdana"/>
        </w:rPr>
      </w:pPr>
      <w:proofErr w:type="spellStart"/>
      <w:r w:rsidRPr="0062018C">
        <w:rPr>
          <w:rFonts w:ascii="Verdana" w:hAnsi="Verdana"/>
        </w:rPr>
        <w:t>Six</w:t>
      </w:r>
      <w:proofErr w:type="spellEnd"/>
    </w:p>
    <w:p w14:paraId="31D29896" w14:textId="77777777" w:rsidR="0095100F" w:rsidRDefault="0095100F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697" w:author="Gareth Harding" w:date="2025-07-09T18:47:00Z" w16du:dateUtc="2025-07-09T16:47:00Z">
          <w:pPr>
            <w:pStyle w:val="p1"/>
            <w:ind w:left="720"/>
          </w:pPr>
        </w:pPrChange>
      </w:pPr>
    </w:p>
    <w:p w14:paraId="05F3690A" w14:textId="085F654C" w:rsidR="00571C5A" w:rsidRPr="001E4900" w:rsidRDefault="00571C5A">
      <w:pPr>
        <w:pStyle w:val="p1"/>
        <w:numPr>
          <w:ilvl w:val="0"/>
          <w:numId w:val="3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698" w:author="Gareth Harding" w:date="2025-07-09T18:47:00Z" w16du:dateUtc="2025-07-09T16:47:00Z">
          <w:pPr>
            <w:pStyle w:val="p1"/>
            <w:numPr>
              <w:numId w:val="35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What does a bear eat?</w:t>
      </w:r>
    </w:p>
    <w:p w14:paraId="58E643AE" w14:textId="2FB2912A" w:rsidR="00571C5A" w:rsidRPr="001E4900" w:rsidRDefault="00571C5A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699" w:author="Gareth Harding" w:date="2025-07-09T18:47:00Z" w16du:dateUtc="2025-07-09T16:47:00Z">
          <w:pPr>
            <w:pStyle w:val="p1"/>
            <w:ind w:left="720"/>
          </w:pPr>
        </w:pPrChange>
      </w:pPr>
      <w:r w:rsidRPr="001E4900">
        <w:rPr>
          <w:rFonts w:ascii="Verdana" w:hAnsi="Verdana"/>
          <w:highlight w:val="yellow"/>
          <w:lang w:val="en-GB"/>
        </w:rPr>
        <w:t>Fish, honey, and plants</w:t>
      </w:r>
      <w:del w:id="700" w:author="Gareth Harding" w:date="2025-07-09T11:29:00Z" w16du:dateUtc="2025-07-09T09:29:00Z">
        <w:r w:rsidRPr="001E4900" w:rsidDel="003F1801">
          <w:rPr>
            <w:rFonts w:ascii="Verdana" w:hAnsi="Verdana"/>
            <w:highlight w:val="yellow"/>
            <w:lang w:val="en-GB"/>
          </w:rPr>
          <w:delText>.</w:delText>
        </w:r>
      </w:del>
    </w:p>
    <w:p w14:paraId="3F342138" w14:textId="519F04CA" w:rsidR="00571C5A" w:rsidRPr="001E4900" w:rsidRDefault="00571C5A">
      <w:pPr>
        <w:pStyle w:val="p1"/>
        <w:spacing w:before="0" w:beforeAutospacing="0" w:after="0" w:afterAutospacing="0"/>
        <w:ind w:left="426" w:hanging="426"/>
        <w:rPr>
          <w:rFonts w:ascii="Verdana" w:hAnsi="Verdana"/>
          <w:lang w:val="en-GB"/>
        </w:rPr>
        <w:pPrChange w:id="701" w:author="Gareth Harding" w:date="2025-07-09T18:47:00Z" w16du:dateUtc="2025-07-09T16:47:00Z">
          <w:pPr>
            <w:pStyle w:val="p1"/>
            <w:ind w:firstLine="708"/>
          </w:pPr>
        </w:pPrChange>
      </w:pPr>
      <w:r w:rsidRPr="001E4900">
        <w:rPr>
          <w:rFonts w:ascii="Verdana" w:hAnsi="Verdana"/>
          <w:lang w:val="en-GB"/>
        </w:rPr>
        <w:t>Pizza, coke, and ice cream</w:t>
      </w:r>
      <w:del w:id="702" w:author="Gareth Harding" w:date="2025-07-09T11:29:00Z" w16du:dateUtc="2025-07-09T09:29:00Z">
        <w:r w:rsidRPr="001E4900" w:rsidDel="003F1801">
          <w:rPr>
            <w:rFonts w:ascii="Verdana" w:hAnsi="Verdana"/>
            <w:lang w:val="en-GB"/>
          </w:rPr>
          <w:delText>.</w:delText>
        </w:r>
      </w:del>
    </w:p>
    <w:p w14:paraId="63566F29" w14:textId="02A26951" w:rsidR="00571C5A" w:rsidRDefault="00571C5A" w:rsidP="0095100F">
      <w:pPr>
        <w:pStyle w:val="p1"/>
        <w:spacing w:before="0" w:beforeAutospacing="0" w:after="0" w:afterAutospacing="0"/>
        <w:ind w:left="426" w:hanging="426"/>
        <w:rPr>
          <w:ins w:id="703" w:author="Gareth Harding" w:date="2025-07-09T18:48:00Z" w16du:dateUtc="2025-07-09T16:48:00Z"/>
          <w:rFonts w:ascii="Verdana" w:hAnsi="Verdana"/>
        </w:rPr>
      </w:pPr>
      <w:proofErr w:type="spellStart"/>
      <w:r>
        <w:rPr>
          <w:rFonts w:ascii="Verdana" w:hAnsi="Verdana"/>
        </w:rPr>
        <w:t>Meat</w:t>
      </w:r>
      <w:proofErr w:type="spellEnd"/>
      <w:r>
        <w:rPr>
          <w:rFonts w:ascii="Verdana" w:hAnsi="Verdana"/>
        </w:rPr>
        <w:t xml:space="preserve">, bread, and </w:t>
      </w:r>
      <w:proofErr w:type="spellStart"/>
      <w:r>
        <w:rPr>
          <w:rFonts w:ascii="Verdana" w:hAnsi="Verdana"/>
        </w:rPr>
        <w:t>potato</w:t>
      </w:r>
      <w:r w:rsidR="00633154">
        <w:rPr>
          <w:rFonts w:ascii="Verdana" w:hAnsi="Verdana"/>
        </w:rPr>
        <w:t>e</w:t>
      </w:r>
      <w:r>
        <w:rPr>
          <w:rFonts w:ascii="Verdana" w:hAnsi="Verdana"/>
        </w:rPr>
        <w:t>s</w:t>
      </w:r>
      <w:proofErr w:type="spellEnd"/>
      <w:del w:id="704" w:author="Gareth Harding" w:date="2025-07-09T11:29:00Z" w16du:dateUtc="2025-07-09T09:29:00Z">
        <w:r w:rsidDel="003F1801">
          <w:rPr>
            <w:rFonts w:ascii="Verdana" w:hAnsi="Verdana"/>
          </w:rPr>
          <w:delText xml:space="preserve">. </w:delText>
        </w:r>
      </w:del>
    </w:p>
    <w:p w14:paraId="504DDCD2" w14:textId="77777777" w:rsidR="0095100F" w:rsidRPr="0062018C" w:rsidRDefault="0095100F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705" w:author="Gareth Harding" w:date="2025-07-09T18:47:00Z" w16du:dateUtc="2025-07-09T16:47:00Z">
          <w:pPr>
            <w:pStyle w:val="p1"/>
            <w:ind w:firstLine="708"/>
          </w:pPr>
        </w:pPrChange>
      </w:pPr>
    </w:p>
    <w:p w14:paraId="760702A3" w14:textId="2047A21B" w:rsidR="0062018C" w:rsidRPr="001E4900" w:rsidRDefault="00465325">
      <w:pPr>
        <w:pStyle w:val="p1"/>
        <w:numPr>
          <w:ilvl w:val="0"/>
          <w:numId w:val="3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706" w:author="Gareth Harding" w:date="2025-07-09T18:47:00Z" w16du:dateUtc="2025-07-09T16:47:00Z">
          <w:pPr>
            <w:pStyle w:val="p1"/>
            <w:numPr>
              <w:numId w:val="35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>A</w:t>
      </w:r>
      <w:r w:rsidR="0062018C" w:rsidRPr="001E4900">
        <w:rPr>
          <w:rFonts w:ascii="Verdana" w:hAnsi="Verdana"/>
          <w:b/>
          <w:bCs/>
          <w:lang w:val="en-GB"/>
        </w:rPr>
        <w:t xml:space="preserve"> bear </w:t>
      </w:r>
      <w:ins w:id="707" w:author="48105" w:date="2025-07-24T18:02:00Z" w16du:dateUtc="2025-07-24T16:02:00Z">
        <w:r w:rsidR="000C5942">
          <w:rPr>
            <w:rFonts w:ascii="Verdana" w:hAnsi="Verdana"/>
            <w:b/>
            <w:bCs/>
            <w:lang w:val="en-GB"/>
          </w:rPr>
          <w:t>is a small animal</w:t>
        </w:r>
      </w:ins>
      <w:del w:id="708" w:author="48105" w:date="2025-07-24T18:02:00Z" w16du:dateUtc="2025-07-24T16:02:00Z">
        <w:r w:rsidRPr="001E4900" w:rsidDel="000C5942">
          <w:rPr>
            <w:rFonts w:ascii="Verdana" w:hAnsi="Verdana"/>
            <w:b/>
            <w:bCs/>
            <w:lang w:val="en-GB"/>
          </w:rPr>
          <w:delText xml:space="preserve">can </w:delText>
        </w:r>
        <w:r w:rsidR="0062018C" w:rsidRPr="001E4900" w:rsidDel="000C5942">
          <w:rPr>
            <w:rFonts w:ascii="Verdana" w:hAnsi="Verdana"/>
            <w:b/>
            <w:bCs/>
            <w:lang w:val="en-GB"/>
          </w:rPr>
          <w:delText>use a computer</w:delText>
        </w:r>
      </w:del>
    </w:p>
    <w:p w14:paraId="69006D4D" w14:textId="77777777" w:rsidR="00465325" w:rsidRDefault="00465325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709" w:author="Gareth Harding" w:date="2025-07-09T18:47:00Z" w16du:dateUtc="2025-07-09T16:47:00Z">
          <w:pPr>
            <w:pStyle w:val="p1"/>
            <w:ind w:firstLine="708"/>
          </w:pPr>
        </w:pPrChange>
      </w:pPr>
      <w:r>
        <w:rPr>
          <w:rFonts w:ascii="Verdana" w:hAnsi="Verdana"/>
        </w:rPr>
        <w:t>True</w:t>
      </w:r>
    </w:p>
    <w:p w14:paraId="506DFF95" w14:textId="77777777" w:rsidR="00465325" w:rsidRDefault="00465325" w:rsidP="0095100F">
      <w:pPr>
        <w:pStyle w:val="p1"/>
        <w:spacing w:before="0" w:beforeAutospacing="0" w:after="0" w:afterAutospacing="0"/>
        <w:ind w:left="426" w:hanging="426"/>
        <w:rPr>
          <w:ins w:id="710" w:author="Gareth Harding" w:date="2025-07-09T18:48:00Z" w16du:dateUtc="2025-07-09T16:48:00Z"/>
          <w:rFonts w:ascii="Verdana" w:hAnsi="Verdana"/>
        </w:rPr>
      </w:pPr>
      <w:r w:rsidRPr="00465325">
        <w:rPr>
          <w:rFonts w:ascii="Verdana" w:hAnsi="Verdana"/>
          <w:highlight w:val="yellow"/>
        </w:rPr>
        <w:t>False</w:t>
      </w:r>
    </w:p>
    <w:p w14:paraId="703FAC80" w14:textId="77777777" w:rsidR="0095100F" w:rsidRPr="00B31018" w:rsidRDefault="0095100F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711" w:author="Gareth Harding" w:date="2025-07-09T18:47:00Z" w16du:dateUtc="2025-07-09T16:47:00Z">
          <w:pPr>
            <w:pStyle w:val="p1"/>
            <w:ind w:firstLine="708"/>
          </w:pPr>
        </w:pPrChange>
      </w:pPr>
    </w:p>
    <w:p w14:paraId="5586FAF5" w14:textId="42199B14" w:rsidR="00B9770F" w:rsidRPr="001E4900" w:rsidRDefault="00CF71D8">
      <w:pPr>
        <w:pStyle w:val="p1"/>
        <w:numPr>
          <w:ilvl w:val="0"/>
          <w:numId w:val="3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712" w:author="Gareth Harding" w:date="2025-07-09T18:47:00Z" w16du:dateUtc="2025-07-09T16:47:00Z">
          <w:pPr>
            <w:pStyle w:val="p1"/>
            <w:numPr>
              <w:numId w:val="35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 xml:space="preserve">A </w:t>
      </w:r>
      <w:del w:id="713" w:author="Gareth Harding" w:date="2025-07-09T11:29:00Z" w16du:dateUtc="2025-07-09T09:29:00Z">
        <w:r w:rsidRPr="001E4900" w:rsidDel="003F1801">
          <w:rPr>
            <w:rFonts w:ascii="Verdana" w:hAnsi="Verdana"/>
            <w:b/>
            <w:bCs/>
            <w:lang w:val="en-GB"/>
          </w:rPr>
          <w:delText xml:space="preserve">Bear </w:delText>
        </w:r>
      </w:del>
      <w:ins w:id="714" w:author="Gareth Harding" w:date="2025-07-09T11:29:00Z" w16du:dateUtc="2025-07-09T09:29:00Z">
        <w:r w:rsidR="003F1801">
          <w:rPr>
            <w:rFonts w:ascii="Verdana" w:hAnsi="Verdana"/>
            <w:b/>
            <w:bCs/>
            <w:lang w:val="en-GB"/>
          </w:rPr>
          <w:t>b</w:t>
        </w:r>
        <w:r w:rsidR="003F1801" w:rsidRPr="001E4900">
          <w:rPr>
            <w:rFonts w:ascii="Verdana" w:hAnsi="Verdana"/>
            <w:b/>
            <w:bCs/>
            <w:lang w:val="en-GB"/>
          </w:rPr>
          <w:t xml:space="preserve">ear </w:t>
        </w:r>
      </w:ins>
      <w:r w:rsidRPr="001E4900">
        <w:rPr>
          <w:rFonts w:ascii="Verdana" w:hAnsi="Verdana"/>
          <w:b/>
          <w:bCs/>
          <w:lang w:val="en-GB"/>
        </w:rPr>
        <w:t>has got big feet</w:t>
      </w:r>
      <w:r w:rsidR="00571C5A" w:rsidRPr="001E4900">
        <w:rPr>
          <w:rFonts w:ascii="Verdana" w:hAnsi="Verdana"/>
          <w:b/>
          <w:bCs/>
          <w:lang w:val="en-GB"/>
        </w:rPr>
        <w:t>.</w:t>
      </w:r>
    </w:p>
    <w:p w14:paraId="2E22E739" w14:textId="2E3EF2ED" w:rsidR="00B9770F" w:rsidRDefault="00465325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715" w:author="Gareth Harding" w:date="2025-07-09T18:47:00Z" w16du:dateUtc="2025-07-09T16:47:00Z">
          <w:pPr>
            <w:pStyle w:val="p1"/>
            <w:ind w:left="720"/>
          </w:pPr>
        </w:pPrChange>
      </w:pPr>
      <w:r w:rsidRPr="00465325">
        <w:rPr>
          <w:rFonts w:ascii="Verdana" w:hAnsi="Verdana"/>
          <w:highlight w:val="yellow"/>
        </w:rPr>
        <w:t>True</w:t>
      </w:r>
    </w:p>
    <w:p w14:paraId="4732CB67" w14:textId="0C2DDC1B" w:rsidR="00465325" w:rsidRDefault="00465325" w:rsidP="0095100F">
      <w:pPr>
        <w:pStyle w:val="p1"/>
        <w:spacing w:before="0" w:beforeAutospacing="0" w:after="0" w:afterAutospacing="0"/>
        <w:ind w:left="426" w:hanging="426"/>
        <w:rPr>
          <w:ins w:id="716" w:author="Gareth Harding" w:date="2025-07-09T18:48:00Z" w16du:dateUtc="2025-07-09T16:48:00Z"/>
          <w:rFonts w:ascii="Verdana" w:hAnsi="Verdana"/>
        </w:rPr>
      </w:pPr>
      <w:r>
        <w:rPr>
          <w:rFonts w:ascii="Verdana" w:hAnsi="Verdana"/>
        </w:rPr>
        <w:t>False</w:t>
      </w:r>
    </w:p>
    <w:p w14:paraId="2880861E" w14:textId="77777777" w:rsidR="0095100F" w:rsidRDefault="0095100F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717" w:author="Gareth Harding" w:date="2025-07-09T18:47:00Z" w16du:dateUtc="2025-07-09T16:47:00Z">
          <w:pPr>
            <w:pStyle w:val="p1"/>
            <w:ind w:left="720"/>
          </w:pPr>
        </w:pPrChange>
      </w:pPr>
    </w:p>
    <w:p w14:paraId="0240B963" w14:textId="06874283" w:rsidR="00465325" w:rsidRPr="001E4900" w:rsidRDefault="00465325">
      <w:pPr>
        <w:pStyle w:val="p1"/>
        <w:numPr>
          <w:ilvl w:val="0"/>
          <w:numId w:val="3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718" w:author="Gareth Harding" w:date="2025-07-09T18:47:00Z" w16du:dateUtc="2025-07-09T16:47:00Z">
          <w:pPr>
            <w:pStyle w:val="p1"/>
            <w:numPr>
              <w:numId w:val="35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 xml:space="preserve">A </w:t>
      </w:r>
      <w:del w:id="719" w:author="Gareth Harding" w:date="2025-07-09T11:29:00Z" w16du:dateUtc="2025-07-09T09:29:00Z">
        <w:r w:rsidRPr="001E4900" w:rsidDel="003F1801">
          <w:rPr>
            <w:rFonts w:ascii="Verdana" w:hAnsi="Verdana"/>
            <w:b/>
            <w:bCs/>
            <w:lang w:val="en-GB"/>
          </w:rPr>
          <w:delText xml:space="preserve">Bear </w:delText>
        </w:r>
      </w:del>
      <w:ins w:id="720" w:author="Gareth Harding" w:date="2025-07-09T11:29:00Z" w16du:dateUtc="2025-07-09T09:29:00Z">
        <w:r w:rsidR="003F1801">
          <w:rPr>
            <w:rFonts w:ascii="Verdana" w:hAnsi="Verdana"/>
            <w:b/>
            <w:bCs/>
            <w:lang w:val="en-GB"/>
          </w:rPr>
          <w:t>b</w:t>
        </w:r>
        <w:r w:rsidR="003F1801" w:rsidRPr="001E4900">
          <w:rPr>
            <w:rFonts w:ascii="Verdana" w:hAnsi="Verdana"/>
            <w:b/>
            <w:bCs/>
            <w:lang w:val="en-GB"/>
          </w:rPr>
          <w:t xml:space="preserve">ear </w:t>
        </w:r>
      </w:ins>
      <w:r w:rsidRPr="001E4900">
        <w:rPr>
          <w:rFonts w:ascii="Verdana" w:hAnsi="Verdana"/>
          <w:b/>
          <w:bCs/>
          <w:lang w:val="en-GB"/>
        </w:rPr>
        <w:t xml:space="preserve">has got </w:t>
      </w:r>
      <w:r w:rsidR="00571C5A" w:rsidRPr="001E4900">
        <w:rPr>
          <w:rFonts w:ascii="Verdana" w:hAnsi="Verdana"/>
          <w:b/>
          <w:bCs/>
          <w:lang w:val="en-GB"/>
        </w:rPr>
        <w:t xml:space="preserve">a </w:t>
      </w:r>
      <w:r w:rsidRPr="001E4900">
        <w:rPr>
          <w:rFonts w:ascii="Verdana" w:hAnsi="Verdana"/>
          <w:b/>
          <w:bCs/>
          <w:lang w:val="en-GB"/>
        </w:rPr>
        <w:t>big</w:t>
      </w:r>
      <w:r w:rsidR="00571C5A" w:rsidRPr="001E4900">
        <w:rPr>
          <w:rFonts w:ascii="Verdana" w:hAnsi="Verdana"/>
          <w:b/>
          <w:bCs/>
          <w:lang w:val="en-GB"/>
        </w:rPr>
        <w:t xml:space="preserve"> no</w:t>
      </w:r>
      <w:del w:id="721" w:author="Gareth Harding" w:date="2025-07-09T18:48:00Z" w16du:dateUtc="2025-07-09T16:48:00Z">
        <w:r w:rsidR="00571C5A" w:rsidRPr="001E4900" w:rsidDel="0095100F">
          <w:rPr>
            <w:rFonts w:ascii="Verdana" w:hAnsi="Verdana"/>
            <w:b/>
            <w:bCs/>
            <w:lang w:val="en-GB"/>
          </w:rPr>
          <w:delText>i</w:delText>
        </w:r>
      </w:del>
      <w:r w:rsidR="00571C5A" w:rsidRPr="001E4900">
        <w:rPr>
          <w:rFonts w:ascii="Verdana" w:hAnsi="Verdana"/>
          <w:b/>
          <w:bCs/>
          <w:lang w:val="en-GB"/>
        </w:rPr>
        <w:t>se.</w:t>
      </w:r>
      <w:r w:rsidRPr="001E4900">
        <w:rPr>
          <w:rFonts w:ascii="Verdana" w:hAnsi="Verdana"/>
          <w:b/>
          <w:bCs/>
          <w:lang w:val="en-GB"/>
        </w:rPr>
        <w:t xml:space="preserve">  </w:t>
      </w:r>
    </w:p>
    <w:p w14:paraId="39BB3053" w14:textId="77777777" w:rsidR="00571C5A" w:rsidRDefault="00571C5A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722" w:author="Gareth Harding" w:date="2025-07-09T18:47:00Z" w16du:dateUtc="2025-07-09T16:47:00Z">
          <w:pPr>
            <w:pStyle w:val="p1"/>
            <w:ind w:firstLine="708"/>
          </w:pPr>
        </w:pPrChange>
      </w:pPr>
      <w:r w:rsidRPr="00465325">
        <w:rPr>
          <w:rFonts w:ascii="Verdana" w:hAnsi="Verdana"/>
          <w:highlight w:val="yellow"/>
        </w:rPr>
        <w:t>True</w:t>
      </w:r>
    </w:p>
    <w:p w14:paraId="359227F5" w14:textId="33726AB5" w:rsidR="00633154" w:rsidRDefault="00571C5A" w:rsidP="0095100F">
      <w:pPr>
        <w:pStyle w:val="p1"/>
        <w:spacing w:before="0" w:beforeAutospacing="0" w:after="0" w:afterAutospacing="0"/>
        <w:ind w:left="426" w:hanging="426"/>
        <w:rPr>
          <w:ins w:id="723" w:author="Gareth Harding" w:date="2025-07-09T18:48:00Z" w16du:dateUtc="2025-07-09T16:48:00Z"/>
          <w:rFonts w:ascii="Verdana" w:hAnsi="Verdana"/>
        </w:rPr>
      </w:pPr>
      <w:r>
        <w:rPr>
          <w:rFonts w:ascii="Verdana" w:hAnsi="Verdana"/>
        </w:rPr>
        <w:t>False</w:t>
      </w:r>
    </w:p>
    <w:p w14:paraId="4655B3F3" w14:textId="77777777" w:rsidR="0095100F" w:rsidRDefault="0095100F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724" w:author="Gareth Harding" w:date="2025-07-09T18:47:00Z" w16du:dateUtc="2025-07-09T16:47:00Z">
          <w:pPr>
            <w:pStyle w:val="p1"/>
            <w:ind w:left="720"/>
          </w:pPr>
        </w:pPrChange>
      </w:pPr>
    </w:p>
    <w:p w14:paraId="23EBD429" w14:textId="1B3BEBA5" w:rsidR="00633154" w:rsidRPr="001E4900" w:rsidRDefault="00633154">
      <w:pPr>
        <w:pStyle w:val="p1"/>
        <w:numPr>
          <w:ilvl w:val="0"/>
          <w:numId w:val="35"/>
        </w:numPr>
        <w:spacing w:before="0" w:beforeAutospacing="0" w:after="0" w:afterAutospacing="0"/>
        <w:ind w:left="426" w:hanging="426"/>
        <w:rPr>
          <w:rFonts w:ascii="Verdana" w:hAnsi="Verdana"/>
          <w:b/>
          <w:bCs/>
          <w:lang w:val="en-GB"/>
        </w:rPr>
        <w:pPrChange w:id="725" w:author="Gareth Harding" w:date="2025-07-09T18:47:00Z" w16du:dateUtc="2025-07-09T16:47:00Z">
          <w:pPr>
            <w:pStyle w:val="p1"/>
            <w:numPr>
              <w:numId w:val="35"/>
            </w:numPr>
            <w:ind w:left="1080" w:hanging="360"/>
          </w:pPr>
        </w:pPrChange>
      </w:pPr>
      <w:r w:rsidRPr="001E4900">
        <w:rPr>
          <w:rFonts w:ascii="Verdana" w:hAnsi="Verdana"/>
          <w:b/>
          <w:bCs/>
          <w:lang w:val="en-GB"/>
        </w:rPr>
        <w:t xml:space="preserve">A </w:t>
      </w:r>
      <w:del w:id="726" w:author="Gareth Harding" w:date="2025-07-09T11:29:00Z" w16du:dateUtc="2025-07-09T09:29:00Z">
        <w:r w:rsidRPr="001E4900" w:rsidDel="003F1801">
          <w:rPr>
            <w:rFonts w:ascii="Verdana" w:hAnsi="Verdana"/>
            <w:b/>
            <w:bCs/>
            <w:lang w:val="en-GB"/>
          </w:rPr>
          <w:delText xml:space="preserve">Bear </w:delText>
        </w:r>
      </w:del>
      <w:ins w:id="727" w:author="Gareth Harding" w:date="2025-07-09T11:29:00Z" w16du:dateUtc="2025-07-09T09:29:00Z">
        <w:r w:rsidR="003F1801">
          <w:rPr>
            <w:rFonts w:ascii="Verdana" w:hAnsi="Verdana"/>
            <w:b/>
            <w:bCs/>
            <w:lang w:val="en-GB"/>
          </w:rPr>
          <w:t>b</w:t>
        </w:r>
        <w:r w:rsidR="003F1801" w:rsidRPr="001E4900">
          <w:rPr>
            <w:rFonts w:ascii="Verdana" w:hAnsi="Verdana"/>
            <w:b/>
            <w:bCs/>
            <w:lang w:val="en-GB"/>
          </w:rPr>
          <w:t xml:space="preserve">ear </w:t>
        </w:r>
      </w:ins>
      <w:r w:rsidRPr="001E4900">
        <w:rPr>
          <w:rFonts w:ascii="Verdana" w:hAnsi="Verdana"/>
          <w:b/>
          <w:bCs/>
          <w:lang w:val="en-GB"/>
        </w:rPr>
        <w:t xml:space="preserve">has got a long tail.  </w:t>
      </w:r>
    </w:p>
    <w:p w14:paraId="5DF5943D" w14:textId="77777777" w:rsidR="00633154" w:rsidRDefault="0063315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728" w:author="Gareth Harding" w:date="2025-07-09T18:47:00Z" w16du:dateUtc="2025-07-09T16:47:00Z">
          <w:pPr>
            <w:pStyle w:val="p1"/>
            <w:ind w:left="720"/>
          </w:pPr>
        </w:pPrChange>
      </w:pPr>
      <w:r w:rsidRPr="00633154">
        <w:rPr>
          <w:rFonts w:ascii="Verdana" w:hAnsi="Verdana"/>
        </w:rPr>
        <w:t>True</w:t>
      </w:r>
    </w:p>
    <w:p w14:paraId="3144C00D" w14:textId="77777777" w:rsidR="00633154" w:rsidRDefault="00633154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729" w:author="Gareth Harding" w:date="2025-07-09T18:47:00Z" w16du:dateUtc="2025-07-09T16:47:00Z">
          <w:pPr>
            <w:pStyle w:val="p1"/>
            <w:ind w:firstLine="708"/>
          </w:pPr>
        </w:pPrChange>
      </w:pPr>
      <w:r w:rsidRPr="00633154">
        <w:rPr>
          <w:rFonts w:ascii="Verdana" w:hAnsi="Verdana"/>
          <w:highlight w:val="yellow"/>
        </w:rPr>
        <w:t>False</w:t>
      </w:r>
    </w:p>
    <w:p w14:paraId="324878EF" w14:textId="77777777" w:rsidR="00432148" w:rsidRPr="00B31018" w:rsidRDefault="00432148">
      <w:pPr>
        <w:pStyle w:val="p1"/>
        <w:spacing w:before="0" w:beforeAutospacing="0" w:after="0" w:afterAutospacing="0"/>
        <w:ind w:left="426" w:hanging="426"/>
        <w:rPr>
          <w:rFonts w:ascii="Verdana" w:hAnsi="Verdana"/>
        </w:rPr>
        <w:pPrChange w:id="730" w:author="Gareth Harding" w:date="2025-07-09T18:47:00Z" w16du:dateUtc="2025-07-09T16:47:00Z">
          <w:pPr>
            <w:pStyle w:val="p1"/>
            <w:ind w:left="720"/>
          </w:pPr>
        </w:pPrChange>
      </w:pPr>
    </w:p>
    <w:sectPr w:rsidR="00432148" w:rsidRPr="00B31018" w:rsidSect="009B03F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7EA"/>
    <w:multiLevelType w:val="multilevel"/>
    <w:tmpl w:val="C98822A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B3801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0232D"/>
    <w:multiLevelType w:val="multilevel"/>
    <w:tmpl w:val="4388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1388"/>
    <w:multiLevelType w:val="hybridMultilevel"/>
    <w:tmpl w:val="B07AA9E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30C94"/>
    <w:multiLevelType w:val="multilevel"/>
    <w:tmpl w:val="614073F8"/>
    <w:lvl w:ilvl="0">
      <w:start w:val="3"/>
      <w:numFmt w:val="decimal"/>
      <w:lvlText w:val="%1."/>
      <w:lvlJc w:val="left"/>
      <w:pPr>
        <w:ind w:left="1060" w:hanging="70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07870"/>
    <w:multiLevelType w:val="multilevel"/>
    <w:tmpl w:val="C98822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A5D0A"/>
    <w:multiLevelType w:val="multilevel"/>
    <w:tmpl w:val="182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50605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9907C3"/>
    <w:multiLevelType w:val="multilevel"/>
    <w:tmpl w:val="F4E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44689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59555E"/>
    <w:multiLevelType w:val="multilevel"/>
    <w:tmpl w:val="C98822A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4550F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23B9C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42F37"/>
    <w:multiLevelType w:val="hybridMultilevel"/>
    <w:tmpl w:val="9E42F7B8"/>
    <w:lvl w:ilvl="0" w:tplc="0DB083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DB1898"/>
    <w:multiLevelType w:val="hybridMultilevel"/>
    <w:tmpl w:val="6A0832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87015"/>
    <w:multiLevelType w:val="multilevel"/>
    <w:tmpl w:val="C98822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F6667"/>
    <w:multiLevelType w:val="hybridMultilevel"/>
    <w:tmpl w:val="798A279E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194825"/>
    <w:multiLevelType w:val="multilevel"/>
    <w:tmpl w:val="E380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22785D"/>
    <w:multiLevelType w:val="multilevel"/>
    <w:tmpl w:val="C98822A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7A6095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4C6A61"/>
    <w:multiLevelType w:val="multilevel"/>
    <w:tmpl w:val="D626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A55F1"/>
    <w:multiLevelType w:val="multilevel"/>
    <w:tmpl w:val="2294121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96239D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E94AD9"/>
    <w:multiLevelType w:val="multilevel"/>
    <w:tmpl w:val="7B3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E7368"/>
    <w:multiLevelType w:val="hybridMultilevel"/>
    <w:tmpl w:val="DCA8A06E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0B57DC"/>
    <w:multiLevelType w:val="multilevel"/>
    <w:tmpl w:val="C98822A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4C1476"/>
    <w:multiLevelType w:val="multilevel"/>
    <w:tmpl w:val="9440DF04"/>
    <w:lvl w:ilvl="0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2349C6"/>
    <w:multiLevelType w:val="hybridMultilevel"/>
    <w:tmpl w:val="92EABB2E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68768A"/>
    <w:multiLevelType w:val="multilevel"/>
    <w:tmpl w:val="BE18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E5EA9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844A60"/>
    <w:multiLevelType w:val="multilevel"/>
    <w:tmpl w:val="260E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D0536"/>
    <w:multiLevelType w:val="multilevel"/>
    <w:tmpl w:val="402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515C15"/>
    <w:multiLevelType w:val="multilevel"/>
    <w:tmpl w:val="E38061F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0E6A4E"/>
    <w:multiLevelType w:val="multilevel"/>
    <w:tmpl w:val="C98822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3B10D3"/>
    <w:multiLevelType w:val="multilevel"/>
    <w:tmpl w:val="C988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7B3B42"/>
    <w:multiLevelType w:val="hybridMultilevel"/>
    <w:tmpl w:val="30CA4106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3FE1DB9"/>
    <w:multiLevelType w:val="hybridMultilevel"/>
    <w:tmpl w:val="A224DF12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A806551"/>
    <w:multiLevelType w:val="hybridMultilevel"/>
    <w:tmpl w:val="D71AA584"/>
    <w:lvl w:ilvl="0" w:tplc="506E1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E462137"/>
    <w:multiLevelType w:val="multilevel"/>
    <w:tmpl w:val="073E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280827">
    <w:abstractNumId w:val="24"/>
  </w:num>
  <w:num w:numId="2" w16cid:durableId="1386415908">
    <w:abstractNumId w:val="32"/>
  </w:num>
  <w:num w:numId="3" w16cid:durableId="1969168407">
    <w:abstractNumId w:val="17"/>
  </w:num>
  <w:num w:numId="4" w16cid:durableId="679045728">
    <w:abstractNumId w:val="7"/>
  </w:num>
  <w:num w:numId="5" w16cid:durableId="967393856">
    <w:abstractNumId w:val="10"/>
  </w:num>
  <w:num w:numId="6" w16cid:durableId="1706127646">
    <w:abstractNumId w:val="25"/>
  </w:num>
  <w:num w:numId="7" w16cid:durableId="1388449907">
    <w:abstractNumId w:val="18"/>
  </w:num>
  <w:num w:numId="8" w16cid:durableId="1442534579">
    <w:abstractNumId w:val="0"/>
  </w:num>
  <w:num w:numId="9" w16cid:durableId="1509367630">
    <w:abstractNumId w:val="11"/>
  </w:num>
  <w:num w:numId="10" w16cid:durableId="1262835677">
    <w:abstractNumId w:val="21"/>
  </w:num>
  <w:num w:numId="11" w16cid:durableId="60295069">
    <w:abstractNumId w:val="33"/>
  </w:num>
  <w:num w:numId="12" w16cid:durableId="769736684">
    <w:abstractNumId w:val="1"/>
  </w:num>
  <w:num w:numId="13" w16cid:durableId="3670930">
    <w:abstractNumId w:val="12"/>
  </w:num>
  <w:num w:numId="14" w16cid:durableId="2063557103">
    <w:abstractNumId w:val="22"/>
  </w:num>
  <w:num w:numId="15" w16cid:durableId="53433075">
    <w:abstractNumId w:val="23"/>
  </w:num>
  <w:num w:numId="16" w16cid:durableId="333261866">
    <w:abstractNumId w:val="38"/>
  </w:num>
  <w:num w:numId="17" w16cid:durableId="1833138364">
    <w:abstractNumId w:val="2"/>
  </w:num>
  <w:num w:numId="18" w16cid:durableId="920871160">
    <w:abstractNumId w:val="8"/>
  </w:num>
  <w:num w:numId="19" w16cid:durableId="590432189">
    <w:abstractNumId w:val="20"/>
  </w:num>
  <w:num w:numId="20" w16cid:durableId="2115594631">
    <w:abstractNumId w:val="28"/>
  </w:num>
  <w:num w:numId="21" w16cid:durableId="1817259820">
    <w:abstractNumId w:val="6"/>
  </w:num>
  <w:num w:numId="22" w16cid:durableId="1501116682">
    <w:abstractNumId w:val="31"/>
  </w:num>
  <w:num w:numId="23" w16cid:durableId="903493251">
    <w:abstractNumId w:val="35"/>
  </w:num>
  <w:num w:numId="24" w16cid:durableId="973364332">
    <w:abstractNumId w:val="3"/>
  </w:num>
  <w:num w:numId="25" w16cid:durableId="730234310">
    <w:abstractNumId w:val="15"/>
  </w:num>
  <w:num w:numId="26" w16cid:durableId="973484738">
    <w:abstractNumId w:val="5"/>
  </w:num>
  <w:num w:numId="27" w16cid:durableId="961418507">
    <w:abstractNumId w:val="30"/>
  </w:num>
  <w:num w:numId="28" w16cid:durableId="937564150">
    <w:abstractNumId w:val="9"/>
  </w:num>
  <w:num w:numId="29" w16cid:durableId="1873885679">
    <w:abstractNumId w:val="27"/>
  </w:num>
  <w:num w:numId="30" w16cid:durableId="271472672">
    <w:abstractNumId w:val="34"/>
  </w:num>
  <w:num w:numId="31" w16cid:durableId="1840609127">
    <w:abstractNumId w:val="19"/>
  </w:num>
  <w:num w:numId="32" w16cid:durableId="1133477120">
    <w:abstractNumId w:val="16"/>
  </w:num>
  <w:num w:numId="33" w16cid:durableId="834222173">
    <w:abstractNumId w:val="29"/>
  </w:num>
  <w:num w:numId="34" w16cid:durableId="116222689">
    <w:abstractNumId w:val="13"/>
  </w:num>
  <w:num w:numId="35" w16cid:durableId="2133591835">
    <w:abstractNumId w:val="36"/>
  </w:num>
  <w:num w:numId="36" w16cid:durableId="878472497">
    <w:abstractNumId w:val="14"/>
  </w:num>
  <w:num w:numId="37" w16cid:durableId="729113755">
    <w:abstractNumId w:val="26"/>
  </w:num>
  <w:num w:numId="38" w16cid:durableId="1217397916">
    <w:abstractNumId w:val="4"/>
  </w:num>
  <w:num w:numId="39" w16cid:durableId="275987529">
    <w:abstractNumId w:val="3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reth Harding">
    <w15:presenceInfo w15:providerId="Windows Live" w15:userId="739763ae743ce30d"/>
  </w15:person>
  <w15:person w15:author="48105">
    <w15:presenceInfo w15:providerId="AD" w15:userId="S::o48105@365up.club::1f827a6a-e2c2-40c4-a745-8d8adbeb1b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62"/>
    <w:rsid w:val="00026A4E"/>
    <w:rsid w:val="0004358D"/>
    <w:rsid w:val="0004545B"/>
    <w:rsid w:val="00045BA8"/>
    <w:rsid w:val="00053F4B"/>
    <w:rsid w:val="00054808"/>
    <w:rsid w:val="000650C6"/>
    <w:rsid w:val="00076196"/>
    <w:rsid w:val="00082143"/>
    <w:rsid w:val="000C5942"/>
    <w:rsid w:val="000C7332"/>
    <w:rsid w:val="000D03F4"/>
    <w:rsid w:val="000E365C"/>
    <w:rsid w:val="000E5536"/>
    <w:rsid w:val="00110F86"/>
    <w:rsid w:val="0013722E"/>
    <w:rsid w:val="00147711"/>
    <w:rsid w:val="00150462"/>
    <w:rsid w:val="001868FB"/>
    <w:rsid w:val="001C44B3"/>
    <w:rsid w:val="001E0272"/>
    <w:rsid w:val="001E4900"/>
    <w:rsid w:val="00272E19"/>
    <w:rsid w:val="002B65B7"/>
    <w:rsid w:val="002D4F9C"/>
    <w:rsid w:val="002E2CFF"/>
    <w:rsid w:val="0032351E"/>
    <w:rsid w:val="00336215"/>
    <w:rsid w:val="00364D81"/>
    <w:rsid w:val="00365351"/>
    <w:rsid w:val="00367F10"/>
    <w:rsid w:val="00381D90"/>
    <w:rsid w:val="00383FDB"/>
    <w:rsid w:val="0039675F"/>
    <w:rsid w:val="003A4327"/>
    <w:rsid w:val="003F1801"/>
    <w:rsid w:val="00401AF3"/>
    <w:rsid w:val="00432148"/>
    <w:rsid w:val="00465325"/>
    <w:rsid w:val="00483F98"/>
    <w:rsid w:val="004C05F7"/>
    <w:rsid w:val="004D3206"/>
    <w:rsid w:val="004D6F25"/>
    <w:rsid w:val="004E6F7F"/>
    <w:rsid w:val="00504B69"/>
    <w:rsid w:val="0050707A"/>
    <w:rsid w:val="00517A0C"/>
    <w:rsid w:val="00524641"/>
    <w:rsid w:val="00552D82"/>
    <w:rsid w:val="00555C25"/>
    <w:rsid w:val="00562F96"/>
    <w:rsid w:val="00571C5A"/>
    <w:rsid w:val="005867DE"/>
    <w:rsid w:val="00592E30"/>
    <w:rsid w:val="005A3258"/>
    <w:rsid w:val="005C4415"/>
    <w:rsid w:val="00605183"/>
    <w:rsid w:val="0062018C"/>
    <w:rsid w:val="00633154"/>
    <w:rsid w:val="00672D15"/>
    <w:rsid w:val="00693412"/>
    <w:rsid w:val="006C79C2"/>
    <w:rsid w:val="006D2678"/>
    <w:rsid w:val="00706ACD"/>
    <w:rsid w:val="0070772B"/>
    <w:rsid w:val="00715D17"/>
    <w:rsid w:val="00717235"/>
    <w:rsid w:val="007453F2"/>
    <w:rsid w:val="00785413"/>
    <w:rsid w:val="007A0B24"/>
    <w:rsid w:val="007A5F2A"/>
    <w:rsid w:val="007B1FF0"/>
    <w:rsid w:val="007B3A70"/>
    <w:rsid w:val="008028D5"/>
    <w:rsid w:val="00816AC4"/>
    <w:rsid w:val="00845572"/>
    <w:rsid w:val="00847F6C"/>
    <w:rsid w:val="008520AD"/>
    <w:rsid w:val="008533C6"/>
    <w:rsid w:val="00867619"/>
    <w:rsid w:val="00875DC4"/>
    <w:rsid w:val="008B63C3"/>
    <w:rsid w:val="00904C99"/>
    <w:rsid w:val="0093200B"/>
    <w:rsid w:val="00942AED"/>
    <w:rsid w:val="0094590D"/>
    <w:rsid w:val="009476AF"/>
    <w:rsid w:val="0095100F"/>
    <w:rsid w:val="009B03F9"/>
    <w:rsid w:val="009B752C"/>
    <w:rsid w:val="00A04D4B"/>
    <w:rsid w:val="00A06B7A"/>
    <w:rsid w:val="00A07F56"/>
    <w:rsid w:val="00A45958"/>
    <w:rsid w:val="00A50504"/>
    <w:rsid w:val="00A80F61"/>
    <w:rsid w:val="00A8363B"/>
    <w:rsid w:val="00A92F4A"/>
    <w:rsid w:val="00AE3491"/>
    <w:rsid w:val="00B03E31"/>
    <w:rsid w:val="00B21585"/>
    <w:rsid w:val="00B31018"/>
    <w:rsid w:val="00B408AD"/>
    <w:rsid w:val="00B81CB8"/>
    <w:rsid w:val="00B9770F"/>
    <w:rsid w:val="00BA5B62"/>
    <w:rsid w:val="00BA7934"/>
    <w:rsid w:val="00BD1E84"/>
    <w:rsid w:val="00C226AE"/>
    <w:rsid w:val="00C26949"/>
    <w:rsid w:val="00C70B71"/>
    <w:rsid w:val="00CC1C44"/>
    <w:rsid w:val="00CD73AA"/>
    <w:rsid w:val="00CF71D8"/>
    <w:rsid w:val="00D144FE"/>
    <w:rsid w:val="00D43F44"/>
    <w:rsid w:val="00D655AE"/>
    <w:rsid w:val="00D948FD"/>
    <w:rsid w:val="00DA11D8"/>
    <w:rsid w:val="00DB22EB"/>
    <w:rsid w:val="00DB2713"/>
    <w:rsid w:val="00DB281D"/>
    <w:rsid w:val="00DE23D2"/>
    <w:rsid w:val="00DF2F67"/>
    <w:rsid w:val="00E353DB"/>
    <w:rsid w:val="00E424FA"/>
    <w:rsid w:val="00E678E1"/>
    <w:rsid w:val="00E97E83"/>
    <w:rsid w:val="00EA1714"/>
    <w:rsid w:val="00EE7889"/>
    <w:rsid w:val="00F2044F"/>
    <w:rsid w:val="00F24CD9"/>
    <w:rsid w:val="00F43F2F"/>
    <w:rsid w:val="00F6634D"/>
    <w:rsid w:val="00F771B7"/>
    <w:rsid w:val="00F958B9"/>
    <w:rsid w:val="00F96B0F"/>
    <w:rsid w:val="00FA27D1"/>
    <w:rsid w:val="00FB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A2907"/>
  <w15:chartTrackingRefBased/>
  <w15:docId w15:val="{DDDA844A-21E6-6C45-8C7C-8CB4D5EF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E30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150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0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0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04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04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04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04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46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046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15046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046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0462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046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0462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046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0462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150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046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1504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046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1504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0462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1504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04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0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0462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150462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1504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customStyle="1" w:styleId="s1">
    <w:name w:val="s1"/>
    <w:basedOn w:val="Fuentedeprrafopredeter"/>
    <w:rsid w:val="00076196"/>
  </w:style>
  <w:style w:type="paragraph" w:customStyle="1" w:styleId="p1">
    <w:name w:val="p1"/>
    <w:basedOn w:val="Normal"/>
    <w:rsid w:val="00CC1C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336215"/>
  </w:style>
  <w:style w:type="paragraph" w:customStyle="1" w:styleId="p3">
    <w:name w:val="p3"/>
    <w:basedOn w:val="Normal"/>
    <w:rsid w:val="003362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customStyle="1" w:styleId="s2">
    <w:name w:val="s2"/>
    <w:basedOn w:val="Fuentedeprrafopredeter"/>
    <w:rsid w:val="00336215"/>
  </w:style>
  <w:style w:type="paragraph" w:styleId="Revisin">
    <w:name w:val="Revision"/>
    <w:hidden/>
    <w:uiPriority w:val="99"/>
    <w:semiHidden/>
    <w:rsid w:val="001E490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26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33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25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45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72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80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262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38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61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0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457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695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9055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5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74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41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7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91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282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89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0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94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180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65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13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46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68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49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51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38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011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17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50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2209</Words>
  <Characters>8752</Characters>
  <Application>Microsoft Office Word</Application>
  <DocSecurity>0</DocSecurity>
  <Lines>875</Lines>
  <Paragraphs>608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48105</dc:creator>
  <cp:keywords/>
  <dc:description/>
  <cp:lastModifiedBy>48105</cp:lastModifiedBy>
  <cp:revision>7</cp:revision>
  <dcterms:created xsi:type="dcterms:W3CDTF">2025-07-09T09:04:00Z</dcterms:created>
  <dcterms:modified xsi:type="dcterms:W3CDTF">2025-07-24T16:02:00Z</dcterms:modified>
</cp:coreProperties>
</file>