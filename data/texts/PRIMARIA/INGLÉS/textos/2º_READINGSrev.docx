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C429" w14:textId="00FAF842" w:rsidR="0095737F" w:rsidRPr="00F245C1" w:rsidRDefault="00F245C1" w:rsidP="00F245C1">
      <w:pPr>
        <w:rPr>
          <w:rFonts w:ascii="Verdana" w:hAnsi="Verdana"/>
          <w:b/>
          <w:bCs/>
          <w:color w:val="FF0000"/>
          <w:lang w:val="en-GB"/>
        </w:rPr>
      </w:pPr>
      <w:r w:rsidRPr="00F245C1">
        <w:rPr>
          <w:rFonts w:ascii="Verdana" w:hAnsi="Verdana"/>
          <w:b/>
          <w:bCs/>
          <w:color w:val="FF0000"/>
          <w:lang w:val="en-GB"/>
        </w:rPr>
        <w:t xml:space="preserve">AULA ENGLISH </w:t>
      </w:r>
      <w:r w:rsidR="0006772C">
        <w:rPr>
          <w:rFonts w:ascii="Verdana" w:hAnsi="Verdana"/>
          <w:b/>
          <w:bCs/>
          <w:color w:val="FF0000"/>
          <w:lang w:val="en-GB"/>
        </w:rPr>
        <w:t>–</w:t>
      </w:r>
      <w:r w:rsidRPr="00F245C1">
        <w:rPr>
          <w:rFonts w:ascii="Verdana" w:hAnsi="Verdana"/>
          <w:b/>
          <w:bCs/>
          <w:color w:val="FF0000"/>
          <w:lang w:val="en-GB"/>
        </w:rPr>
        <w:t xml:space="preserve"> </w:t>
      </w:r>
      <w:r w:rsidR="0006772C">
        <w:rPr>
          <w:rFonts w:ascii="Verdana" w:hAnsi="Verdana"/>
          <w:b/>
          <w:bCs/>
          <w:color w:val="FF0000"/>
          <w:lang w:val="en-GB"/>
        </w:rPr>
        <w:t>2º PRIMARIA</w:t>
      </w:r>
    </w:p>
    <w:p w14:paraId="2679AF56" w14:textId="77777777" w:rsidR="00F245C1" w:rsidRPr="00F245C1" w:rsidRDefault="00F245C1" w:rsidP="00F245C1">
      <w:pPr>
        <w:rPr>
          <w:rFonts w:ascii="Verdana" w:hAnsi="Verdana"/>
          <w:b/>
          <w:bCs/>
          <w:color w:val="FF0000"/>
          <w:lang w:val="en-GB"/>
        </w:rPr>
      </w:pPr>
    </w:p>
    <w:p w14:paraId="38202A8B" w14:textId="53887B0F" w:rsidR="00DD52BB" w:rsidRPr="00F245C1" w:rsidRDefault="0095737F" w:rsidP="00F245C1">
      <w:pPr>
        <w:rPr>
          <w:rFonts w:ascii="Verdana" w:hAnsi="Verdana"/>
          <w:b/>
          <w:bCs/>
          <w:lang w:val="en-GB"/>
        </w:rPr>
      </w:pPr>
      <w:r w:rsidRPr="00F245C1">
        <w:rPr>
          <w:rFonts w:ascii="Verdana" w:hAnsi="Verdana"/>
          <w:b/>
          <w:bCs/>
          <w:lang w:val="en-GB"/>
        </w:rPr>
        <w:t>READING</w:t>
      </w:r>
    </w:p>
    <w:p w14:paraId="1DF3D354" w14:textId="77777777" w:rsidR="00DD52BB" w:rsidRPr="00F245C1" w:rsidRDefault="00DD52BB" w:rsidP="00F245C1">
      <w:pPr>
        <w:rPr>
          <w:rFonts w:ascii="Verdana" w:hAnsi="Verdana"/>
          <w:b/>
          <w:bCs/>
          <w:lang w:val="en-GB"/>
        </w:rPr>
      </w:pPr>
    </w:p>
    <w:p w14:paraId="084C10A9" w14:textId="0613EB6B" w:rsidR="00E40FC5" w:rsidRPr="00E40FC5" w:rsidRDefault="00E40FC5" w:rsidP="00E40FC5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  <w:lang w:val="en-GB"/>
          <w:rPrChange w:id="0" w:author="48105" w:date="2025-07-30T19:47:00Z" w16du:dateUtc="2025-07-30T17:47:00Z">
            <w:rPr>
              <w:lang w:val="en-GB"/>
            </w:rPr>
          </w:rPrChange>
        </w:rPr>
        <w:pPrChange w:id="1" w:author="48105" w:date="2025-07-30T19:47:00Z" w16du:dateUtc="2025-07-30T17:47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ins w:id="2" w:author="48105" w:date="2025-07-30T19:47:00Z" w16du:dateUtc="2025-07-30T17:47:00Z">
        <w:r>
          <w:rPr>
            <w:rFonts w:ascii="Verdana" w:hAnsi="Verdana"/>
            <w:b/>
            <w:bCs/>
            <w:color w:val="215E99" w:themeColor="text2" w:themeTint="BF"/>
            <w:lang w:val="en-GB"/>
          </w:rPr>
          <w:t xml:space="preserve">. </w:t>
        </w:r>
      </w:ins>
      <w:ins w:id="3" w:author="48105" w:date="2025-07-24T17:45:00Z" w16du:dateUtc="2025-07-24T15:45:00Z">
        <w:r w:rsidR="00B8746B" w:rsidRPr="00E40FC5">
          <w:rPr>
            <w:rFonts w:ascii="Verdana" w:hAnsi="Verdana"/>
            <w:b/>
            <w:bCs/>
            <w:strike/>
            <w:color w:val="215E99" w:themeColor="text2" w:themeTint="BF"/>
            <w:lang w:val="en-GB"/>
            <w:rPrChange w:id="4" w:author="48105" w:date="2025-07-30T19:47:00Z" w16du:dateUtc="2025-07-30T17:47:00Z">
              <w:rPr>
                <w:rFonts w:ascii="Verdana" w:hAnsi="Verdana"/>
                <w:b/>
                <w:bCs/>
                <w:color w:val="215E99" w:themeColor="text2" w:themeTint="BF"/>
                <w:lang w:val="en-GB"/>
              </w:rPr>
            </w:rPrChange>
          </w:rPr>
          <w:t>Paul</w:t>
        </w:r>
      </w:ins>
      <w:del w:id="5" w:author="48105" w:date="2025-07-24T17:45:00Z" w16du:dateUtc="2025-07-24T15:45:00Z">
        <w:r w:rsidR="00DD52BB" w:rsidRPr="00E40FC5" w:rsidDel="00B8746B">
          <w:rPr>
            <w:rFonts w:ascii="Verdana" w:hAnsi="Verdana"/>
            <w:b/>
            <w:bCs/>
            <w:strike/>
            <w:color w:val="215E99" w:themeColor="text2" w:themeTint="BF"/>
            <w:lang w:val="en-GB"/>
            <w:rPrChange w:id="6" w:author="48105" w:date="2025-07-30T19:47:00Z" w16du:dateUtc="2025-07-30T17:47:00Z">
              <w:rPr>
                <w:rFonts w:ascii="Verdana" w:hAnsi="Verdana"/>
                <w:b/>
                <w:bCs/>
                <w:color w:val="215E99" w:themeColor="text2" w:themeTint="BF"/>
                <w:lang w:val="en-GB"/>
              </w:rPr>
            </w:rPrChange>
          </w:rPr>
          <w:delText>Max</w:delText>
        </w:r>
      </w:del>
      <w:r w:rsidR="00DD52BB" w:rsidRPr="00E40FC5">
        <w:rPr>
          <w:rFonts w:ascii="Verdana" w:hAnsi="Verdana"/>
          <w:b/>
          <w:bCs/>
          <w:strike/>
          <w:color w:val="215E99" w:themeColor="text2" w:themeTint="BF"/>
          <w:lang w:val="en-GB"/>
          <w:rPrChange w:id="7" w:author="48105" w:date="2025-07-30T19:47:00Z" w16du:dateUtc="2025-07-30T17:47:00Z">
            <w:rPr>
              <w:rFonts w:ascii="Verdana" w:hAnsi="Verdana"/>
              <w:b/>
              <w:bCs/>
              <w:color w:val="215E99" w:themeColor="text2" w:themeTint="BF"/>
              <w:lang w:val="en-GB"/>
            </w:rPr>
          </w:rPrChange>
        </w:rPr>
        <w:t>’s Birthday Party</w:t>
      </w:r>
      <w:ins w:id="8" w:author="48105" w:date="2025-07-30T19:47:00Z" w16du:dateUtc="2025-07-30T17:47:00Z">
        <w:r>
          <w:rPr>
            <w:rFonts w:ascii="Verdana" w:hAnsi="Verdana"/>
            <w:b/>
            <w:bCs/>
            <w:color w:val="215E99" w:themeColor="text2" w:themeTint="BF"/>
            <w:lang w:val="en-GB"/>
          </w:rPr>
          <w:t xml:space="preserve"> A</w:t>
        </w:r>
        <w:r w:rsidRPr="00E40FC5">
          <w:rPr>
            <w:rFonts w:ascii="Verdana" w:hAnsi="Verdana"/>
            <w:b/>
            <w:bCs/>
            <w:color w:val="215E99" w:themeColor="text2" w:themeTint="BF"/>
            <w:lang w:val="en-GB"/>
            <w:rPrChange w:id="9" w:author="48105" w:date="2025-07-30T19:47:00Z" w16du:dateUtc="2025-07-30T17:47:00Z">
              <w:rPr>
                <w:lang w:val="en-GB"/>
              </w:rPr>
            </w:rPrChange>
          </w:rPr>
          <w:t xml:space="preserve"> birthday party</w:t>
        </w:r>
      </w:ins>
    </w:p>
    <w:p w14:paraId="34BD8ED5" w14:textId="77777777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</w:p>
    <w:p w14:paraId="7F65518A" w14:textId="136059F4" w:rsidR="005A58F0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Hello!</w:t>
      </w:r>
    </w:p>
    <w:p w14:paraId="0C3BBC22" w14:textId="394EA24A" w:rsidR="005A58F0" w:rsidRPr="00F245C1" w:rsidDel="004D7559" w:rsidRDefault="005A58F0" w:rsidP="00F245C1">
      <w:pPr>
        <w:adjustRightInd w:val="0"/>
        <w:snapToGrid w:val="0"/>
        <w:rPr>
          <w:del w:id="10" w:author="Gareth Harding" w:date="2025-07-09T17:25:00Z" w16du:dateUtc="2025-07-09T15:25:00Z"/>
          <w:rFonts w:ascii="Verdana" w:hAnsi="Verdana"/>
          <w:lang w:val="en-GB"/>
        </w:rPr>
      </w:pPr>
    </w:p>
    <w:p w14:paraId="789ED8D3" w14:textId="13D71BFC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 xml:space="preserve">My name is </w:t>
      </w:r>
      <w:ins w:id="11" w:author="48105" w:date="2025-07-24T17:46:00Z" w16du:dateUtc="2025-07-24T15:46:00Z">
        <w:r w:rsidR="00B8746B">
          <w:rPr>
            <w:rFonts w:ascii="Verdana" w:hAnsi="Verdana"/>
            <w:lang w:val="en-GB"/>
          </w:rPr>
          <w:t>Paul</w:t>
        </w:r>
      </w:ins>
      <w:del w:id="12" w:author="48105" w:date="2025-07-24T17:46:00Z" w16du:dateUtc="2025-07-24T15:46:00Z">
        <w:r w:rsidRPr="00F245C1" w:rsidDel="00B8746B">
          <w:rPr>
            <w:rFonts w:ascii="Verdana" w:hAnsi="Verdana"/>
            <w:lang w:val="en-GB"/>
          </w:rPr>
          <w:delText>Max</w:delText>
        </w:r>
      </w:del>
      <w:r w:rsidRPr="00F245C1">
        <w:rPr>
          <w:rFonts w:ascii="Verdana" w:hAnsi="Verdana"/>
          <w:lang w:val="en-GB"/>
        </w:rPr>
        <w:t>, and today is my birthday.</w:t>
      </w:r>
    </w:p>
    <w:p w14:paraId="163128CD" w14:textId="6EC6020A" w:rsidR="006540DC" w:rsidRPr="00F245C1" w:rsidDel="004D7559" w:rsidRDefault="006540DC" w:rsidP="00F245C1">
      <w:pPr>
        <w:adjustRightInd w:val="0"/>
        <w:snapToGrid w:val="0"/>
        <w:rPr>
          <w:del w:id="13" w:author="Gareth Harding" w:date="2025-07-09T17:25:00Z" w16du:dateUtc="2025-07-09T15:25:00Z"/>
          <w:rFonts w:ascii="Verdana" w:hAnsi="Verdana"/>
          <w:lang w:val="en-GB"/>
        </w:rPr>
      </w:pPr>
    </w:p>
    <w:p w14:paraId="3993FD80" w14:textId="0189954C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I have a big party at home.</w:t>
      </w:r>
    </w:p>
    <w:p w14:paraId="7F2F7DF3" w14:textId="715AF4ED" w:rsidR="006540DC" w:rsidRPr="00F245C1" w:rsidDel="004D7559" w:rsidRDefault="006540DC" w:rsidP="00F245C1">
      <w:pPr>
        <w:adjustRightInd w:val="0"/>
        <w:snapToGrid w:val="0"/>
        <w:rPr>
          <w:del w:id="14" w:author="Gareth Harding" w:date="2025-07-09T17:25:00Z" w16du:dateUtc="2025-07-09T15:25:00Z"/>
          <w:rFonts w:ascii="Verdana" w:hAnsi="Verdana"/>
          <w:lang w:val="en-GB"/>
        </w:rPr>
      </w:pPr>
    </w:p>
    <w:p w14:paraId="6E88EF07" w14:textId="76F7100B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There are 10 balloons on the wall, 20 sweets in the bowl and 5 litres of orange juice</w:t>
      </w:r>
      <w:r w:rsidR="005A58F0" w:rsidRPr="00F245C1">
        <w:rPr>
          <w:rFonts w:ascii="Verdana" w:hAnsi="Verdana"/>
          <w:lang w:val="en-GB"/>
        </w:rPr>
        <w:t xml:space="preserve"> in a ju</w:t>
      </w:r>
      <w:r w:rsidR="00775552" w:rsidRPr="00F245C1">
        <w:rPr>
          <w:rFonts w:ascii="Verdana" w:hAnsi="Verdana"/>
          <w:lang w:val="en-GB"/>
        </w:rPr>
        <w:t>g</w:t>
      </w:r>
      <w:r w:rsidRPr="00F245C1">
        <w:rPr>
          <w:rFonts w:ascii="Verdana" w:hAnsi="Verdana"/>
          <w:lang w:val="en-GB"/>
        </w:rPr>
        <w:t>.</w:t>
      </w:r>
    </w:p>
    <w:p w14:paraId="1646CA78" w14:textId="36CB1C49" w:rsidR="00DD52BB" w:rsidRPr="00F245C1" w:rsidDel="004D7559" w:rsidRDefault="00DD52BB" w:rsidP="00F245C1">
      <w:pPr>
        <w:adjustRightInd w:val="0"/>
        <w:snapToGrid w:val="0"/>
        <w:rPr>
          <w:del w:id="15" w:author="Gareth Harding" w:date="2025-07-09T17:25:00Z" w16du:dateUtc="2025-07-09T15:25:00Z"/>
          <w:rFonts w:ascii="Verdana" w:hAnsi="Verdana"/>
          <w:lang w:val="en-GB"/>
        </w:rPr>
      </w:pPr>
    </w:p>
    <w:p w14:paraId="34D218DD" w14:textId="22CCFFB4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 xml:space="preserve">There is </w:t>
      </w:r>
      <w:r w:rsidR="00775552" w:rsidRPr="00F245C1">
        <w:rPr>
          <w:rFonts w:ascii="Verdana" w:hAnsi="Verdana"/>
          <w:lang w:val="en-GB"/>
        </w:rPr>
        <w:t xml:space="preserve">also </w:t>
      </w:r>
      <w:r w:rsidR="00AB337B" w:rsidRPr="00F245C1">
        <w:rPr>
          <w:rFonts w:ascii="Verdana" w:hAnsi="Verdana"/>
          <w:lang w:val="en-GB"/>
        </w:rPr>
        <w:t>a</w:t>
      </w:r>
      <w:r w:rsidRPr="00F245C1">
        <w:rPr>
          <w:rFonts w:ascii="Verdana" w:hAnsi="Verdana"/>
          <w:lang w:val="en-GB"/>
        </w:rPr>
        <w:t xml:space="preserve"> cake with 7 candles because I am 7 years old.</w:t>
      </w:r>
    </w:p>
    <w:p w14:paraId="7B10A3C2" w14:textId="687F4B03" w:rsidR="00DD52BB" w:rsidRPr="00F245C1" w:rsidDel="004D7559" w:rsidRDefault="00DD52BB" w:rsidP="00F245C1">
      <w:pPr>
        <w:adjustRightInd w:val="0"/>
        <w:snapToGrid w:val="0"/>
        <w:rPr>
          <w:del w:id="16" w:author="Gareth Harding" w:date="2025-07-09T17:25:00Z" w16du:dateUtc="2025-07-09T15:25:00Z"/>
          <w:rFonts w:ascii="Verdana" w:hAnsi="Verdana"/>
          <w:lang w:val="en-GB"/>
        </w:rPr>
      </w:pPr>
    </w:p>
    <w:p w14:paraId="486742A3" w14:textId="77777777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I have 5 friends at the party,</w:t>
      </w:r>
      <w:del w:id="17" w:author="Gareth Harding" w:date="2025-07-09T17:27:00Z" w16du:dateUtc="2025-07-09T15:27:00Z">
        <w:r w:rsidRPr="00F245C1" w:rsidDel="004D7559">
          <w:rPr>
            <w:rFonts w:ascii="Verdana" w:hAnsi="Verdana"/>
            <w:lang w:val="en-GB"/>
          </w:rPr>
          <w:delText xml:space="preserve"> so</w:delText>
        </w:r>
      </w:del>
      <w:r w:rsidRPr="00F245C1">
        <w:rPr>
          <w:rFonts w:ascii="Verdana" w:hAnsi="Verdana"/>
          <w:lang w:val="en-GB"/>
        </w:rPr>
        <w:t xml:space="preserve"> we play games in the garden.</w:t>
      </w:r>
    </w:p>
    <w:p w14:paraId="3C74361D" w14:textId="2901C99C" w:rsidR="00DD52BB" w:rsidRPr="00F245C1" w:rsidDel="004D7559" w:rsidRDefault="00DD52BB" w:rsidP="00F245C1">
      <w:pPr>
        <w:adjustRightInd w:val="0"/>
        <w:snapToGrid w:val="0"/>
        <w:rPr>
          <w:del w:id="18" w:author="Gareth Harding" w:date="2025-07-09T17:25:00Z" w16du:dateUtc="2025-07-09T15:25:00Z"/>
          <w:rFonts w:ascii="Verdana" w:hAnsi="Verdana"/>
          <w:lang w:val="en-GB"/>
        </w:rPr>
      </w:pPr>
    </w:p>
    <w:p w14:paraId="514CDAA3" w14:textId="29C8725E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We sing and dance around the room, and we eat cake.</w:t>
      </w:r>
    </w:p>
    <w:p w14:paraId="0C6C92D5" w14:textId="31870694" w:rsidR="00DD52BB" w:rsidRPr="00F245C1" w:rsidDel="004D7559" w:rsidRDefault="00DD52BB" w:rsidP="00F245C1">
      <w:pPr>
        <w:adjustRightInd w:val="0"/>
        <w:snapToGrid w:val="0"/>
        <w:rPr>
          <w:del w:id="19" w:author="Gareth Harding" w:date="2025-07-09T17:25:00Z" w16du:dateUtc="2025-07-09T15:25:00Z"/>
          <w:rFonts w:ascii="Verdana" w:hAnsi="Verdana"/>
          <w:lang w:val="en-GB"/>
        </w:rPr>
      </w:pPr>
    </w:p>
    <w:p w14:paraId="3C49B345" w14:textId="77777777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Surprise!</w:t>
      </w:r>
    </w:p>
    <w:p w14:paraId="726F3940" w14:textId="68DF8C08" w:rsidR="00DD52BB" w:rsidRPr="00F245C1" w:rsidDel="004D7559" w:rsidRDefault="00DD52BB" w:rsidP="00F245C1">
      <w:pPr>
        <w:adjustRightInd w:val="0"/>
        <w:snapToGrid w:val="0"/>
        <w:rPr>
          <w:del w:id="20" w:author="Gareth Harding" w:date="2025-07-09T17:25:00Z" w16du:dateUtc="2025-07-09T15:25:00Z"/>
          <w:rFonts w:ascii="Verdana" w:hAnsi="Verdana"/>
          <w:lang w:val="en-GB"/>
        </w:rPr>
      </w:pPr>
    </w:p>
    <w:p w14:paraId="2FF44EA0" w14:textId="3B7F7D79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 xml:space="preserve">I get 3 </w:t>
      </w:r>
      <w:r w:rsidR="007C4C96" w:rsidRPr="00F245C1">
        <w:rPr>
          <w:rFonts w:ascii="Verdana" w:hAnsi="Verdana"/>
          <w:lang w:val="en-GB"/>
        </w:rPr>
        <w:t>book</w:t>
      </w:r>
      <w:r w:rsidRPr="00F245C1">
        <w:rPr>
          <w:rFonts w:ascii="Verdana" w:hAnsi="Verdana"/>
          <w:lang w:val="en-GB"/>
        </w:rPr>
        <w:t xml:space="preserve">s, </w:t>
      </w:r>
      <w:r w:rsidR="007C4C96" w:rsidRPr="00F245C1">
        <w:rPr>
          <w:rFonts w:ascii="Verdana" w:hAnsi="Verdana"/>
          <w:lang w:val="en-GB"/>
        </w:rPr>
        <w:t>1</w:t>
      </w:r>
      <w:r w:rsidRPr="00F245C1">
        <w:rPr>
          <w:rFonts w:ascii="Verdana" w:hAnsi="Verdana"/>
          <w:lang w:val="en-GB"/>
        </w:rPr>
        <w:t xml:space="preserve"> b</w:t>
      </w:r>
      <w:r w:rsidR="007C4C96" w:rsidRPr="00F245C1">
        <w:rPr>
          <w:rFonts w:ascii="Verdana" w:hAnsi="Verdana"/>
          <w:lang w:val="en-GB"/>
        </w:rPr>
        <w:t>all</w:t>
      </w:r>
      <w:r w:rsidRPr="00F245C1">
        <w:rPr>
          <w:rFonts w:ascii="Verdana" w:hAnsi="Verdana"/>
          <w:lang w:val="en-GB"/>
        </w:rPr>
        <w:t xml:space="preserve"> and 2 cars from my friends.</w:t>
      </w:r>
    </w:p>
    <w:p w14:paraId="4A792C10" w14:textId="47609057" w:rsidR="00DD52BB" w:rsidRPr="00F245C1" w:rsidDel="004D7559" w:rsidRDefault="00DD52BB" w:rsidP="00F245C1">
      <w:pPr>
        <w:adjustRightInd w:val="0"/>
        <w:snapToGrid w:val="0"/>
        <w:rPr>
          <w:del w:id="21" w:author="Gareth Harding" w:date="2025-07-09T17:25:00Z" w16du:dateUtc="2025-07-09T15:25:00Z"/>
          <w:rFonts w:ascii="Verdana" w:hAnsi="Verdana"/>
          <w:lang w:val="en-GB"/>
        </w:rPr>
      </w:pPr>
    </w:p>
    <w:p w14:paraId="259C36C8" w14:textId="77777777" w:rsidR="00DD52BB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I am very happy!</w:t>
      </w:r>
    </w:p>
    <w:p w14:paraId="74EE6FBE" w14:textId="7332B9B3" w:rsidR="00DD52BB" w:rsidRPr="00F245C1" w:rsidDel="004D7559" w:rsidRDefault="00DD52BB" w:rsidP="00F245C1">
      <w:pPr>
        <w:adjustRightInd w:val="0"/>
        <w:snapToGrid w:val="0"/>
        <w:rPr>
          <w:del w:id="22" w:author="Gareth Harding" w:date="2025-07-09T17:25:00Z" w16du:dateUtc="2025-07-09T15:25:00Z"/>
          <w:rFonts w:ascii="Verdana" w:hAnsi="Verdana"/>
          <w:lang w:val="en-GB"/>
        </w:rPr>
      </w:pPr>
    </w:p>
    <w:p w14:paraId="769F07B2" w14:textId="7A41CB19" w:rsidR="0095737F" w:rsidRPr="00F245C1" w:rsidRDefault="00DD52BB" w:rsidP="00F245C1">
      <w:pPr>
        <w:adjustRightInd w:val="0"/>
        <w:snapToGrid w:val="0"/>
        <w:rPr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Thank you, friends!</w:t>
      </w:r>
    </w:p>
    <w:p w14:paraId="46BFCD1B" w14:textId="77777777" w:rsidR="00AB337B" w:rsidRPr="00223481" w:rsidRDefault="00AB337B" w:rsidP="00F245C1">
      <w:pPr>
        <w:adjustRightInd w:val="0"/>
        <w:snapToGrid w:val="0"/>
        <w:rPr>
          <w:rFonts w:ascii="Verdana" w:hAnsi="Verdana"/>
          <w:lang w:val="en-GB"/>
          <w:rPrChange w:id="23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2E7BD55E" w14:textId="3DF2DCD3" w:rsidR="000C20CA" w:rsidRPr="00F245C1" w:rsidDel="004D7559" w:rsidRDefault="000C20CA" w:rsidP="00F245C1">
      <w:pPr>
        <w:adjustRightInd w:val="0"/>
        <w:snapToGrid w:val="0"/>
        <w:rPr>
          <w:del w:id="24" w:author="Gareth Harding" w:date="2025-07-09T17:25:00Z" w16du:dateUtc="2025-07-09T15:25:00Z"/>
          <w:rFonts w:ascii="Verdana" w:hAnsi="Verdana"/>
          <w:lang w:val="en-GB"/>
        </w:rPr>
      </w:pPr>
    </w:p>
    <w:p w14:paraId="0DB906A6" w14:textId="6EADDED7" w:rsidR="00AB337B" w:rsidRDefault="006540DC" w:rsidP="00F245C1">
      <w:pPr>
        <w:adjustRightInd w:val="0"/>
        <w:snapToGrid w:val="0"/>
        <w:rPr>
          <w:ins w:id="25" w:author="Gareth Harding" w:date="2025-07-09T17:25:00Z" w16du:dateUtc="2025-07-09T15:25:00Z"/>
          <w:rFonts w:ascii="Verdana" w:hAnsi="Verdana"/>
          <w:b/>
          <w:bCs/>
          <w:color w:val="00B050"/>
          <w:lang w:val="en-GB"/>
        </w:rPr>
      </w:pPr>
      <w:r w:rsidRPr="00F245C1">
        <w:rPr>
          <w:rFonts w:ascii="Verdana" w:hAnsi="Verdana"/>
          <w:b/>
          <w:bCs/>
          <w:color w:val="00B050"/>
          <w:lang w:val="en-GB"/>
        </w:rPr>
        <w:t>Comprehension Questions</w:t>
      </w:r>
    </w:p>
    <w:p w14:paraId="106AD813" w14:textId="77777777" w:rsidR="004D7559" w:rsidRPr="00F245C1" w:rsidRDefault="004D7559" w:rsidP="00F245C1">
      <w:pPr>
        <w:adjustRightInd w:val="0"/>
        <w:snapToGrid w:val="0"/>
        <w:rPr>
          <w:rFonts w:ascii="Verdana" w:eastAsiaTheme="minorHAnsi" w:hAnsi="Verdana" w:cstheme="minorBidi"/>
          <w:b/>
          <w:bCs/>
          <w:color w:val="00B050"/>
          <w:kern w:val="2"/>
          <w:lang w:val="en-GB" w:eastAsia="en-US"/>
          <w14:ligatures w14:val="standardContextual"/>
        </w:rPr>
      </w:pPr>
    </w:p>
    <w:p w14:paraId="34A0F09F" w14:textId="73FBCEF9" w:rsidR="0031297D" w:rsidRPr="00B538D1" w:rsidRDefault="0031297D">
      <w:pPr>
        <w:pStyle w:val="p1"/>
        <w:numPr>
          <w:ilvl w:val="0"/>
          <w:numId w:val="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strike/>
          <w:lang w:val="en-GB"/>
          <w:rPrChange w:id="26" w:author="48105" w:date="2025-07-30T19:32:00Z" w16du:dateUtc="2025-07-30T17:32:00Z">
            <w:rPr>
              <w:rFonts w:ascii="Verdana" w:hAnsi="Verdana"/>
              <w:b/>
              <w:bCs/>
              <w:lang w:val="en-GB"/>
            </w:rPr>
          </w:rPrChange>
        </w:rPr>
        <w:pPrChange w:id="27" w:author="Gareth Harding" w:date="2025-07-09T17:27:00Z" w16du:dateUtc="2025-07-09T15:27:00Z">
          <w:pPr>
            <w:pStyle w:val="p1"/>
            <w:numPr>
              <w:numId w:val="9"/>
            </w:numPr>
            <w:ind w:left="720" w:hanging="360"/>
          </w:pPr>
        </w:pPrChange>
      </w:pPr>
      <w:r w:rsidRPr="00B538D1">
        <w:rPr>
          <w:rFonts w:ascii="Verdana" w:hAnsi="Verdana"/>
          <w:b/>
          <w:bCs/>
          <w:strike/>
          <w:lang w:val="en-GB"/>
          <w:rPrChange w:id="28" w:author="48105" w:date="2025-07-30T19:32:00Z" w16du:dateUtc="2025-07-30T17:32:00Z">
            <w:rPr>
              <w:rFonts w:ascii="Verdana" w:hAnsi="Verdana"/>
              <w:b/>
              <w:bCs/>
              <w:lang w:val="en-GB"/>
            </w:rPr>
          </w:rPrChange>
        </w:rPr>
        <w:t>When is</w:t>
      </w:r>
      <w:ins w:id="29" w:author="48105" w:date="2025-07-24T17:46:00Z" w16du:dateUtc="2025-07-24T15:46:00Z">
        <w:r w:rsidR="00B8746B" w:rsidRPr="00B538D1">
          <w:rPr>
            <w:rFonts w:ascii="Verdana" w:hAnsi="Verdana"/>
            <w:b/>
            <w:bCs/>
            <w:strike/>
            <w:lang w:val="en-GB"/>
            <w:rPrChange w:id="30" w:author="48105" w:date="2025-07-30T19:32:00Z" w16du:dateUtc="2025-07-30T17:32:00Z">
              <w:rPr>
                <w:rFonts w:ascii="Verdana" w:hAnsi="Verdana"/>
                <w:b/>
                <w:bCs/>
                <w:lang w:val="en-GB"/>
              </w:rPr>
            </w:rPrChange>
          </w:rPr>
          <w:t xml:space="preserve"> Paul</w:t>
        </w:r>
      </w:ins>
      <w:del w:id="31" w:author="48105" w:date="2025-07-24T17:46:00Z" w16du:dateUtc="2025-07-24T15:46:00Z">
        <w:r w:rsidRPr="00B538D1" w:rsidDel="00B8746B">
          <w:rPr>
            <w:rFonts w:ascii="Verdana" w:hAnsi="Verdana"/>
            <w:b/>
            <w:bCs/>
            <w:strike/>
            <w:lang w:val="en-GB"/>
            <w:rPrChange w:id="32" w:author="48105" w:date="2025-07-30T19:32:00Z" w16du:dateUtc="2025-07-30T17:32:00Z">
              <w:rPr>
                <w:rFonts w:ascii="Verdana" w:hAnsi="Verdana"/>
                <w:b/>
                <w:bCs/>
                <w:lang w:val="en-GB"/>
              </w:rPr>
            </w:rPrChange>
          </w:rPr>
          <w:delText xml:space="preserve"> Max</w:delText>
        </w:r>
      </w:del>
      <w:r w:rsidRPr="00B538D1">
        <w:rPr>
          <w:rFonts w:ascii="Verdana" w:hAnsi="Verdana"/>
          <w:b/>
          <w:bCs/>
          <w:strike/>
          <w:lang w:val="en-GB"/>
          <w:rPrChange w:id="33" w:author="48105" w:date="2025-07-30T19:32:00Z" w16du:dateUtc="2025-07-30T17:32:00Z">
            <w:rPr>
              <w:rFonts w:ascii="Verdana" w:hAnsi="Verdana"/>
              <w:b/>
              <w:bCs/>
              <w:lang w:val="en-GB"/>
            </w:rPr>
          </w:rPrChange>
        </w:rPr>
        <w:t>’s birthday?</w:t>
      </w:r>
    </w:p>
    <w:p w14:paraId="1D3BE253" w14:textId="70E84F73" w:rsidR="0031297D" w:rsidRPr="00B538D1" w:rsidRDefault="0031297D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highlight w:val="yellow"/>
          <w:rPrChange w:id="34" w:author="48105" w:date="2025-07-30T19:32:00Z" w16du:dateUtc="2025-07-30T17:32:00Z">
            <w:rPr>
              <w:rFonts w:ascii="Verdana" w:hAnsi="Verdana"/>
              <w:highlight w:val="yellow"/>
            </w:rPr>
          </w:rPrChange>
        </w:rPr>
        <w:pPrChange w:id="35" w:author="Gareth Harding" w:date="2025-07-09T17:27:00Z" w16du:dateUtc="2025-07-09T15:27:00Z">
          <w:pPr>
            <w:pStyle w:val="p1"/>
          </w:pPr>
        </w:pPrChange>
      </w:pPr>
      <w:proofErr w:type="spellStart"/>
      <w:r w:rsidRPr="00B538D1">
        <w:rPr>
          <w:rFonts w:ascii="Verdana" w:hAnsi="Verdana"/>
          <w:strike/>
          <w:highlight w:val="yellow"/>
          <w:rPrChange w:id="36" w:author="48105" w:date="2025-07-30T19:32:00Z" w16du:dateUtc="2025-07-30T17:32:00Z">
            <w:rPr>
              <w:rFonts w:ascii="Verdana" w:hAnsi="Verdana"/>
              <w:highlight w:val="yellow"/>
            </w:rPr>
          </w:rPrChange>
        </w:rPr>
        <w:t>Today</w:t>
      </w:r>
      <w:proofErr w:type="spellEnd"/>
    </w:p>
    <w:p w14:paraId="1D664679" w14:textId="77777777" w:rsidR="0031297D" w:rsidRPr="00B538D1" w:rsidRDefault="0031297D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37" w:author="48105" w:date="2025-07-30T19:32:00Z" w16du:dateUtc="2025-07-30T17:32:00Z">
            <w:rPr>
              <w:rFonts w:ascii="Verdana" w:hAnsi="Verdana"/>
            </w:rPr>
          </w:rPrChange>
        </w:rPr>
        <w:pPrChange w:id="38" w:author="Gareth Harding" w:date="2025-07-09T17:27:00Z" w16du:dateUtc="2025-07-09T15:27:00Z">
          <w:pPr>
            <w:pStyle w:val="p1"/>
          </w:pPr>
        </w:pPrChange>
      </w:pPr>
      <w:proofErr w:type="spellStart"/>
      <w:r w:rsidRPr="00B538D1">
        <w:rPr>
          <w:rFonts w:ascii="Verdana" w:hAnsi="Verdana"/>
          <w:strike/>
          <w:rPrChange w:id="39" w:author="48105" w:date="2025-07-30T19:32:00Z" w16du:dateUtc="2025-07-30T17:32:00Z">
            <w:rPr>
              <w:rFonts w:ascii="Verdana" w:hAnsi="Verdana"/>
            </w:rPr>
          </w:rPrChange>
        </w:rPr>
        <w:t>Yesterday</w:t>
      </w:r>
      <w:proofErr w:type="spellEnd"/>
    </w:p>
    <w:p w14:paraId="754B0D5F" w14:textId="323CAC8B" w:rsidR="0031297D" w:rsidRPr="00B538D1" w:rsidRDefault="0031297D" w:rsidP="004D7559">
      <w:pPr>
        <w:pStyle w:val="p1"/>
        <w:spacing w:before="0" w:beforeAutospacing="0" w:after="0" w:afterAutospacing="0"/>
        <w:ind w:left="426" w:hanging="426"/>
        <w:rPr>
          <w:ins w:id="40" w:author="48105" w:date="2025-07-30T19:31:00Z" w16du:dateUtc="2025-07-30T17:31:00Z"/>
          <w:rFonts w:ascii="Verdana" w:hAnsi="Verdana"/>
          <w:strike/>
          <w:rPrChange w:id="41" w:author="48105" w:date="2025-07-30T19:32:00Z" w16du:dateUtc="2025-07-30T17:32:00Z">
            <w:rPr>
              <w:ins w:id="42" w:author="48105" w:date="2025-07-30T19:31:00Z" w16du:dateUtc="2025-07-30T17:31:00Z"/>
              <w:rFonts w:ascii="Verdana" w:hAnsi="Verdana"/>
            </w:rPr>
          </w:rPrChange>
        </w:rPr>
      </w:pPr>
      <w:proofErr w:type="spellStart"/>
      <w:r w:rsidRPr="00B538D1">
        <w:rPr>
          <w:rFonts w:ascii="Verdana" w:hAnsi="Verdana"/>
          <w:strike/>
          <w:rPrChange w:id="43" w:author="48105" w:date="2025-07-30T19:32:00Z" w16du:dateUtc="2025-07-30T17:32:00Z">
            <w:rPr>
              <w:rFonts w:ascii="Verdana" w:hAnsi="Verdana"/>
            </w:rPr>
          </w:rPrChange>
        </w:rPr>
        <w:t>Tomorrow</w:t>
      </w:r>
      <w:proofErr w:type="spellEnd"/>
    </w:p>
    <w:p w14:paraId="5F12A3CD" w14:textId="77777777" w:rsidR="00B538D1" w:rsidRDefault="00B538D1" w:rsidP="004D7559">
      <w:pPr>
        <w:pStyle w:val="p1"/>
        <w:spacing w:before="0" w:beforeAutospacing="0" w:after="0" w:afterAutospacing="0"/>
        <w:ind w:left="426" w:hanging="426"/>
        <w:rPr>
          <w:ins w:id="44" w:author="48105" w:date="2025-07-30T19:31:00Z" w16du:dateUtc="2025-07-30T17:31:00Z"/>
          <w:rFonts w:ascii="Verdana" w:hAnsi="Verdana"/>
        </w:rPr>
      </w:pPr>
    </w:p>
    <w:p w14:paraId="3235E9EB" w14:textId="04C39B1D" w:rsidR="00B538D1" w:rsidRPr="00B538D1" w:rsidRDefault="00B538D1" w:rsidP="004D7559">
      <w:pPr>
        <w:pStyle w:val="p1"/>
        <w:spacing w:before="0" w:beforeAutospacing="0" w:after="0" w:afterAutospacing="0"/>
        <w:ind w:left="426" w:hanging="426"/>
        <w:rPr>
          <w:ins w:id="45" w:author="48105" w:date="2025-07-30T19:31:00Z" w16du:dateUtc="2025-07-30T17:31:00Z"/>
          <w:rFonts w:ascii="Verdana" w:hAnsi="Verdana"/>
          <w:b/>
          <w:bCs/>
          <w:rPrChange w:id="46" w:author="48105" w:date="2025-07-30T19:32:00Z" w16du:dateUtc="2025-07-30T17:32:00Z">
            <w:rPr>
              <w:ins w:id="47" w:author="48105" w:date="2025-07-30T19:31:00Z" w16du:dateUtc="2025-07-30T17:31:00Z"/>
              <w:rFonts w:ascii="Verdana" w:hAnsi="Verdana"/>
            </w:rPr>
          </w:rPrChange>
        </w:rPr>
      </w:pPr>
      <w:proofErr w:type="spellStart"/>
      <w:ins w:id="48" w:author="48105" w:date="2025-07-30T19:31:00Z" w16du:dateUtc="2025-07-30T17:31:00Z">
        <w:r w:rsidRPr="00B538D1">
          <w:rPr>
            <w:rFonts w:ascii="Verdana" w:hAnsi="Verdana"/>
            <w:b/>
            <w:bCs/>
            <w:rPrChange w:id="49" w:author="48105" w:date="2025-07-30T19:32:00Z" w16du:dateUtc="2025-07-30T17:32:00Z">
              <w:rPr>
                <w:rFonts w:ascii="Verdana" w:hAnsi="Verdana"/>
              </w:rPr>
            </w:rPrChange>
          </w:rPr>
          <w:t>The</w:t>
        </w:r>
        <w:proofErr w:type="spellEnd"/>
        <w:r w:rsidRPr="00B538D1">
          <w:rPr>
            <w:rFonts w:ascii="Verdana" w:hAnsi="Verdana"/>
            <w:b/>
            <w:bCs/>
            <w:rPrChange w:id="50" w:author="48105" w:date="2025-07-30T19:32:00Z" w16du:dateUtc="2025-07-30T17:32:00Z">
              <w:rPr>
                <w:rFonts w:ascii="Verdana" w:hAnsi="Verdana"/>
              </w:rPr>
            </w:rPrChange>
          </w:rPr>
          <w:t xml:space="preserve"> Paul </w:t>
        </w:r>
        <w:proofErr w:type="spellStart"/>
        <w:r w:rsidRPr="00B538D1">
          <w:rPr>
            <w:rFonts w:ascii="Verdana" w:hAnsi="Verdana"/>
            <w:b/>
            <w:bCs/>
            <w:rPrChange w:id="51" w:author="48105" w:date="2025-07-30T19:32:00Z" w16du:dateUtc="2025-07-30T17:32:00Z">
              <w:rPr>
                <w:rFonts w:ascii="Verdana" w:hAnsi="Verdana"/>
              </w:rPr>
            </w:rPrChange>
          </w:rPr>
          <w:t>birthday</w:t>
        </w:r>
        <w:proofErr w:type="spellEnd"/>
        <w:r w:rsidRPr="00B538D1">
          <w:rPr>
            <w:rFonts w:ascii="Verdana" w:hAnsi="Verdana"/>
            <w:b/>
            <w:bCs/>
            <w:rPrChange w:id="52" w:author="48105" w:date="2025-07-30T19:32:00Z" w16du:dateUtc="2025-07-30T17:32:00Z">
              <w:rPr>
                <w:rFonts w:ascii="Verdana" w:hAnsi="Verdana"/>
              </w:rPr>
            </w:rPrChange>
          </w:rPr>
          <w:t xml:space="preserve"> </w:t>
        </w:r>
        <w:proofErr w:type="spellStart"/>
        <w:r w:rsidRPr="00B538D1">
          <w:rPr>
            <w:rFonts w:ascii="Verdana" w:hAnsi="Verdana"/>
            <w:b/>
            <w:bCs/>
            <w:rPrChange w:id="53" w:author="48105" w:date="2025-07-30T19:32:00Z" w16du:dateUtc="2025-07-30T17:32:00Z">
              <w:rPr>
                <w:rFonts w:ascii="Verdana" w:hAnsi="Verdana"/>
              </w:rPr>
            </w:rPrChange>
          </w:rPr>
          <w:t>is</w:t>
        </w:r>
        <w:proofErr w:type="spellEnd"/>
        <w:r w:rsidRPr="00B538D1">
          <w:rPr>
            <w:rFonts w:ascii="Verdana" w:hAnsi="Verdana"/>
            <w:b/>
            <w:bCs/>
            <w:rPrChange w:id="54" w:author="48105" w:date="2025-07-30T19:32:00Z" w16du:dateUtc="2025-07-30T17:32:00Z">
              <w:rPr>
                <w:rFonts w:ascii="Verdana" w:hAnsi="Verdana"/>
              </w:rPr>
            </w:rPrChange>
          </w:rPr>
          <w:t xml:space="preserve"> </w:t>
        </w:r>
        <w:proofErr w:type="spellStart"/>
        <w:r w:rsidRPr="00B538D1">
          <w:rPr>
            <w:rFonts w:ascii="Verdana" w:hAnsi="Verdana"/>
            <w:b/>
            <w:bCs/>
            <w:rPrChange w:id="55" w:author="48105" w:date="2025-07-30T19:32:00Z" w16du:dateUtc="2025-07-30T17:32:00Z">
              <w:rPr>
                <w:rFonts w:ascii="Verdana" w:hAnsi="Verdana"/>
              </w:rPr>
            </w:rPrChange>
          </w:rPr>
          <w:t>today</w:t>
        </w:r>
      </w:ins>
      <w:proofErr w:type="spellEnd"/>
      <w:ins w:id="56" w:author="48105" w:date="2025-07-30T19:32:00Z" w16du:dateUtc="2025-07-30T17:32:00Z">
        <w:r>
          <w:rPr>
            <w:rFonts w:ascii="Verdana" w:hAnsi="Verdana"/>
            <w:b/>
            <w:bCs/>
          </w:rPr>
          <w:t>.</w:t>
        </w:r>
      </w:ins>
    </w:p>
    <w:p w14:paraId="663B11E7" w14:textId="330CCA46" w:rsidR="00B538D1" w:rsidRDefault="00B538D1" w:rsidP="004D7559">
      <w:pPr>
        <w:pStyle w:val="p1"/>
        <w:spacing w:before="0" w:beforeAutospacing="0" w:after="0" w:afterAutospacing="0"/>
        <w:ind w:left="426" w:hanging="426"/>
        <w:rPr>
          <w:ins w:id="57" w:author="48105" w:date="2025-07-30T19:32:00Z" w16du:dateUtc="2025-07-30T17:32:00Z"/>
          <w:rFonts w:ascii="Verdana" w:hAnsi="Verdana"/>
        </w:rPr>
      </w:pPr>
      <w:ins w:id="58" w:author="48105" w:date="2025-07-30T19:32:00Z" w16du:dateUtc="2025-07-30T17:32:00Z">
        <w:r w:rsidRPr="00B538D1">
          <w:rPr>
            <w:rFonts w:ascii="Verdana" w:hAnsi="Verdana"/>
            <w:highlight w:val="yellow"/>
            <w:rPrChange w:id="59" w:author="48105" w:date="2025-07-30T19:32:00Z" w16du:dateUtc="2025-07-30T17:32:00Z">
              <w:rPr>
                <w:rFonts w:ascii="Verdana" w:hAnsi="Verdana"/>
              </w:rPr>
            </w:rPrChange>
          </w:rPr>
          <w:t>True</w:t>
        </w:r>
      </w:ins>
    </w:p>
    <w:p w14:paraId="5136921D" w14:textId="60837C9F" w:rsidR="00B538D1" w:rsidRDefault="00B538D1" w:rsidP="004D7559">
      <w:pPr>
        <w:pStyle w:val="p1"/>
        <w:spacing w:before="0" w:beforeAutospacing="0" w:after="0" w:afterAutospacing="0"/>
        <w:ind w:left="426" w:hanging="426"/>
        <w:rPr>
          <w:ins w:id="60" w:author="Gareth Harding" w:date="2025-07-09T17:28:00Z" w16du:dateUtc="2025-07-09T15:28:00Z"/>
          <w:rFonts w:ascii="Verdana" w:hAnsi="Verdana"/>
        </w:rPr>
      </w:pPr>
      <w:ins w:id="61" w:author="48105" w:date="2025-07-30T19:32:00Z" w16du:dateUtc="2025-07-30T17:32:00Z">
        <w:r>
          <w:rPr>
            <w:rFonts w:ascii="Verdana" w:hAnsi="Verdana"/>
          </w:rPr>
          <w:t>False</w:t>
        </w:r>
      </w:ins>
    </w:p>
    <w:p w14:paraId="38F9D83F" w14:textId="77777777" w:rsidR="004D7559" w:rsidRPr="00F245C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62" w:author="Gareth Harding" w:date="2025-07-09T17:27:00Z" w16du:dateUtc="2025-07-09T15:27:00Z">
          <w:pPr>
            <w:pStyle w:val="p1"/>
          </w:pPr>
        </w:pPrChange>
      </w:pPr>
    </w:p>
    <w:p w14:paraId="71EE730F" w14:textId="73FA9E48" w:rsidR="006540DC" w:rsidRPr="00F245C1" w:rsidRDefault="006540DC">
      <w:pPr>
        <w:pStyle w:val="p1"/>
        <w:numPr>
          <w:ilvl w:val="0"/>
          <w:numId w:val="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63" w:author="Gareth Harding" w:date="2025-07-09T17:27:00Z" w16du:dateUtc="2025-07-09T15:27:00Z">
          <w:pPr>
            <w:pStyle w:val="p1"/>
            <w:numPr>
              <w:numId w:val="9"/>
            </w:numPr>
            <w:ind w:left="720" w:hanging="360"/>
          </w:pPr>
        </w:pPrChange>
      </w:pPr>
      <w:r w:rsidRPr="00F245C1">
        <w:rPr>
          <w:rFonts w:ascii="Verdana" w:hAnsi="Verdana"/>
          <w:b/>
          <w:bCs/>
          <w:lang w:val="en-GB"/>
        </w:rPr>
        <w:t xml:space="preserve">How old is </w:t>
      </w:r>
      <w:ins w:id="64" w:author="48105" w:date="2025-07-24T17:46:00Z" w16du:dateUtc="2025-07-24T15:46:00Z">
        <w:r w:rsidR="00B8746B">
          <w:rPr>
            <w:rFonts w:ascii="Verdana" w:hAnsi="Verdana"/>
            <w:b/>
            <w:bCs/>
            <w:lang w:val="en-GB"/>
          </w:rPr>
          <w:t>Paul</w:t>
        </w:r>
      </w:ins>
      <w:del w:id="65" w:author="48105" w:date="2025-07-24T17:46:00Z" w16du:dateUtc="2025-07-24T15:46:00Z">
        <w:r w:rsidRPr="00F245C1" w:rsidDel="00B8746B">
          <w:rPr>
            <w:rFonts w:ascii="Verdana" w:hAnsi="Verdana"/>
            <w:b/>
            <w:bCs/>
            <w:lang w:val="en-GB"/>
          </w:rPr>
          <w:delText>Max</w:delText>
        </w:r>
      </w:del>
      <w:r w:rsidRPr="00F245C1">
        <w:rPr>
          <w:rFonts w:ascii="Verdana" w:hAnsi="Verdana"/>
          <w:b/>
          <w:bCs/>
          <w:lang w:val="en-GB"/>
        </w:rPr>
        <w:t>?</w:t>
      </w:r>
    </w:p>
    <w:p w14:paraId="63C10CF2" w14:textId="0AB0F1D7" w:rsidR="006540DC" w:rsidRPr="00F245C1" w:rsidRDefault="006540D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6" w:author="Gareth Harding" w:date="2025-07-09T17:27:00Z" w16du:dateUtc="2025-07-09T15:27:00Z">
          <w:pPr>
            <w:pStyle w:val="p1"/>
          </w:pPr>
        </w:pPrChange>
      </w:pPr>
      <w:r w:rsidRPr="00F245C1">
        <w:rPr>
          <w:rFonts w:ascii="Verdana" w:hAnsi="Verdana"/>
          <w:highlight w:val="yellow"/>
          <w:lang w:val="en-GB"/>
        </w:rPr>
        <w:t>7 years old</w:t>
      </w:r>
    </w:p>
    <w:p w14:paraId="001A7B8E" w14:textId="40BB3AB2" w:rsidR="006540DC" w:rsidRPr="00F245C1" w:rsidRDefault="000C20CA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7" w:author="Gareth Harding" w:date="2025-07-09T17:27:00Z" w16du:dateUtc="2025-07-09T15:27:00Z">
          <w:pPr>
            <w:pStyle w:val="p1"/>
          </w:pPr>
        </w:pPrChange>
      </w:pPr>
      <w:r w:rsidRPr="00F245C1">
        <w:rPr>
          <w:rFonts w:ascii="Verdana" w:hAnsi="Verdana"/>
          <w:lang w:val="en-GB"/>
        </w:rPr>
        <w:t>99</w:t>
      </w:r>
      <w:r w:rsidR="006540DC" w:rsidRPr="00F245C1">
        <w:rPr>
          <w:rFonts w:ascii="Verdana" w:hAnsi="Verdana"/>
          <w:lang w:val="en-GB"/>
        </w:rPr>
        <w:t xml:space="preserve"> years old</w:t>
      </w:r>
      <w:del w:id="68" w:author="Gareth Harding" w:date="2025-07-09T10:53:00Z" w16du:dateUtc="2025-07-09T08:53:00Z">
        <w:r w:rsidR="006540DC" w:rsidRPr="00F245C1" w:rsidDel="00555108">
          <w:rPr>
            <w:rFonts w:ascii="Verdana" w:hAnsi="Verdana"/>
            <w:lang w:val="en-GB"/>
          </w:rPr>
          <w:delText>.</w:delText>
        </w:r>
      </w:del>
    </w:p>
    <w:p w14:paraId="691A8FC9" w14:textId="68AC30D1" w:rsidR="006540DC" w:rsidDel="009972D1" w:rsidRDefault="006540DC" w:rsidP="004D7559">
      <w:pPr>
        <w:pStyle w:val="p1"/>
        <w:spacing w:before="0" w:beforeAutospacing="0" w:after="0" w:afterAutospacing="0"/>
        <w:ind w:left="426" w:hanging="426"/>
        <w:rPr>
          <w:ins w:id="69" w:author="Gareth Harding" w:date="2025-07-09T17:28:00Z" w16du:dateUtc="2025-07-09T15:28:00Z"/>
          <w:del w:id="70" w:author="48105" w:date="2025-07-30T19:44:00Z" w16du:dateUtc="2025-07-30T17:44:00Z"/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5 years old</w:t>
      </w:r>
      <w:del w:id="71" w:author="Gareth Harding" w:date="2025-07-09T10:53:00Z" w16du:dateUtc="2025-07-09T08:53:00Z">
        <w:r w:rsidRPr="00F245C1" w:rsidDel="00555108">
          <w:rPr>
            <w:rFonts w:ascii="Verdana" w:hAnsi="Verdana"/>
            <w:lang w:val="en-GB"/>
          </w:rPr>
          <w:delText>.</w:delText>
        </w:r>
      </w:del>
    </w:p>
    <w:p w14:paraId="2EEF26F7" w14:textId="77777777" w:rsidR="004D7559" w:rsidRDefault="004D7559" w:rsidP="009972D1">
      <w:pPr>
        <w:pStyle w:val="p1"/>
        <w:spacing w:before="0" w:beforeAutospacing="0" w:after="0" w:afterAutospacing="0"/>
        <w:ind w:left="426" w:hanging="426"/>
        <w:rPr>
          <w:ins w:id="72" w:author="48105" w:date="2025-07-30T19:44:00Z" w16du:dateUtc="2025-07-30T17:44:00Z"/>
          <w:rFonts w:ascii="Verdana" w:hAnsi="Verdana"/>
          <w:lang w:val="en-GB"/>
        </w:rPr>
      </w:pPr>
    </w:p>
    <w:p w14:paraId="5E386926" w14:textId="1C1B6054" w:rsidR="009972D1" w:rsidRPr="009972D1" w:rsidRDefault="009972D1">
      <w:pPr>
        <w:pStyle w:val="p1"/>
        <w:spacing w:before="0" w:beforeAutospacing="0" w:after="0" w:afterAutospacing="0"/>
        <w:ind w:left="426" w:hanging="426"/>
        <w:rPr>
          <w:ins w:id="73" w:author="48105" w:date="2025-07-30T19:44:00Z" w16du:dateUtc="2025-07-30T17:44:00Z"/>
          <w:rFonts w:ascii="Verdana" w:hAnsi="Verdana"/>
          <w:b/>
          <w:bCs/>
          <w:color w:val="EE0000"/>
          <w:rPrChange w:id="74" w:author="48105" w:date="2025-07-30T19:44:00Z" w16du:dateUtc="2025-07-30T17:44:00Z">
            <w:rPr>
              <w:ins w:id="75" w:author="48105" w:date="2025-07-30T19:44:00Z" w16du:dateUtc="2025-07-30T17:44:00Z"/>
              <w:rFonts w:ascii="Verdana" w:hAnsi="Verdana"/>
              <w:b/>
              <w:bCs/>
            </w:rPr>
          </w:rPrChange>
        </w:rPr>
      </w:pPr>
      <w:ins w:id="76" w:author="48105" w:date="2025-07-30T19:44:00Z" w16du:dateUtc="2025-07-30T17:44:00Z">
        <w:r w:rsidRPr="009972D1">
          <w:rPr>
            <w:rFonts w:ascii="Verdana" w:hAnsi="Verdana"/>
            <w:b/>
            <w:bCs/>
            <w:color w:val="EE0000"/>
            <w:rPrChange w:id="77" w:author="48105" w:date="2025-07-30T19:44:00Z" w16du:dateUtc="2025-07-30T17:44:00Z">
              <w:rPr>
                <w:rFonts w:ascii="Verdana" w:hAnsi="Verdana"/>
                <w:b/>
                <w:bCs/>
              </w:rPr>
            </w:rPrChange>
          </w:rPr>
          <w:t xml:space="preserve">(esta pregunta pasa a ser la </w:t>
        </w:r>
        <w:r w:rsidRPr="009972D1">
          <w:rPr>
            <w:rFonts w:ascii="Verdana" w:hAnsi="Verdana"/>
            <w:b/>
            <w:bCs/>
            <w:color w:val="EE0000"/>
            <w:rPrChange w:id="78" w:author="48105" w:date="2025-07-30T19:44:00Z" w16du:dateUtc="2025-07-30T17:44:00Z">
              <w:rPr>
                <w:rFonts w:ascii="Verdana" w:hAnsi="Verdana"/>
                <w:b/>
                <w:bCs/>
              </w:rPr>
            </w:rPrChange>
          </w:rPr>
          <w:t>3</w:t>
        </w:r>
        <w:r w:rsidRPr="009972D1">
          <w:rPr>
            <w:rFonts w:ascii="Verdana" w:hAnsi="Verdana"/>
            <w:b/>
            <w:bCs/>
            <w:color w:val="EE0000"/>
            <w:rPrChange w:id="79" w:author="48105" w:date="2025-07-30T19:44:00Z" w16du:dateUtc="2025-07-30T17:44:00Z">
              <w:rPr>
                <w:rFonts w:ascii="Verdana" w:hAnsi="Verdana"/>
                <w:b/>
                <w:bCs/>
              </w:rPr>
            </w:rPrChange>
          </w:rPr>
          <w:t>)</w:t>
        </w:r>
      </w:ins>
    </w:p>
    <w:p w14:paraId="0C55CAB0" w14:textId="77777777" w:rsidR="009972D1" w:rsidRPr="00F245C1" w:rsidRDefault="009972D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80" w:author="Gareth Harding" w:date="2025-07-09T17:27:00Z" w16du:dateUtc="2025-07-09T15:27:00Z">
          <w:pPr>
            <w:pStyle w:val="p1"/>
          </w:pPr>
        </w:pPrChange>
      </w:pPr>
    </w:p>
    <w:p w14:paraId="76DDEC8F" w14:textId="6476DFC4" w:rsidR="0031297D" w:rsidRPr="009972D1" w:rsidRDefault="0031297D">
      <w:pPr>
        <w:pStyle w:val="p1"/>
        <w:numPr>
          <w:ilvl w:val="0"/>
          <w:numId w:val="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strike/>
          <w:lang w:val="en-GB"/>
          <w:rPrChange w:id="81" w:author="48105" w:date="2025-07-30T19:43:00Z" w16du:dateUtc="2025-07-30T17:43:00Z">
            <w:rPr>
              <w:rFonts w:ascii="Verdana" w:hAnsi="Verdana"/>
              <w:b/>
              <w:bCs/>
              <w:lang w:val="en-GB"/>
            </w:rPr>
          </w:rPrChange>
        </w:rPr>
        <w:pPrChange w:id="82" w:author="Gareth Harding" w:date="2025-07-09T17:27:00Z" w16du:dateUtc="2025-07-09T15:27:00Z">
          <w:pPr>
            <w:pStyle w:val="p1"/>
            <w:numPr>
              <w:numId w:val="9"/>
            </w:numPr>
            <w:ind w:left="720" w:hanging="360"/>
          </w:pPr>
        </w:pPrChange>
      </w:pPr>
      <w:r w:rsidRPr="009972D1">
        <w:rPr>
          <w:rFonts w:ascii="Verdana" w:hAnsi="Verdana"/>
          <w:b/>
          <w:bCs/>
          <w:strike/>
          <w:lang w:val="en-GB"/>
          <w:rPrChange w:id="83" w:author="48105" w:date="2025-07-30T19:43:00Z" w16du:dateUtc="2025-07-30T17:43:00Z">
            <w:rPr>
              <w:rFonts w:ascii="Verdana" w:hAnsi="Verdana"/>
              <w:b/>
              <w:bCs/>
              <w:lang w:val="en-GB"/>
            </w:rPr>
          </w:rPrChange>
        </w:rPr>
        <w:t xml:space="preserve">Where is </w:t>
      </w:r>
      <w:ins w:id="84" w:author="48105" w:date="2025-07-24T17:46:00Z" w16du:dateUtc="2025-07-24T15:46:00Z">
        <w:r w:rsidR="00B8746B" w:rsidRPr="009972D1">
          <w:rPr>
            <w:rFonts w:ascii="Verdana" w:hAnsi="Verdana"/>
            <w:b/>
            <w:bCs/>
            <w:strike/>
            <w:lang w:val="en-GB"/>
            <w:rPrChange w:id="85" w:author="48105" w:date="2025-07-30T19:43:00Z" w16du:dateUtc="2025-07-30T17:43:00Z">
              <w:rPr>
                <w:rFonts w:ascii="Verdana" w:hAnsi="Verdana"/>
                <w:b/>
                <w:bCs/>
                <w:lang w:val="en-GB"/>
              </w:rPr>
            </w:rPrChange>
          </w:rPr>
          <w:t>Paul</w:t>
        </w:r>
      </w:ins>
      <w:del w:id="86" w:author="48105" w:date="2025-07-24T17:46:00Z" w16du:dateUtc="2025-07-24T15:46:00Z">
        <w:r w:rsidRPr="009972D1" w:rsidDel="00B8746B">
          <w:rPr>
            <w:rFonts w:ascii="Verdana" w:hAnsi="Verdana"/>
            <w:b/>
            <w:bCs/>
            <w:strike/>
            <w:lang w:val="en-GB"/>
            <w:rPrChange w:id="87" w:author="48105" w:date="2025-07-30T19:43:00Z" w16du:dateUtc="2025-07-30T17:43:00Z">
              <w:rPr>
                <w:rFonts w:ascii="Verdana" w:hAnsi="Verdana"/>
                <w:b/>
                <w:bCs/>
                <w:lang w:val="en-GB"/>
              </w:rPr>
            </w:rPrChange>
          </w:rPr>
          <w:delText>Max</w:delText>
        </w:r>
      </w:del>
      <w:r w:rsidRPr="009972D1">
        <w:rPr>
          <w:rFonts w:ascii="Verdana" w:hAnsi="Verdana"/>
          <w:b/>
          <w:bCs/>
          <w:strike/>
          <w:lang w:val="en-GB"/>
          <w:rPrChange w:id="88" w:author="48105" w:date="2025-07-30T19:43:00Z" w16du:dateUtc="2025-07-30T17:43:00Z">
            <w:rPr>
              <w:rFonts w:ascii="Verdana" w:hAnsi="Verdana"/>
              <w:b/>
              <w:bCs/>
              <w:lang w:val="en-GB"/>
            </w:rPr>
          </w:rPrChange>
        </w:rPr>
        <w:t>’s party?</w:t>
      </w:r>
    </w:p>
    <w:p w14:paraId="3AC91C71" w14:textId="41B96478" w:rsidR="0031297D" w:rsidRPr="009972D1" w:rsidRDefault="0031297D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89" w:author="48105" w:date="2025-07-30T19:43:00Z" w16du:dateUtc="2025-07-30T17:43:00Z">
            <w:rPr>
              <w:rFonts w:ascii="Verdana" w:hAnsi="Verdana"/>
            </w:rPr>
          </w:rPrChange>
        </w:rPr>
        <w:pPrChange w:id="90" w:author="Gareth Harding" w:date="2025-07-09T17:27:00Z" w16du:dateUtc="2025-07-09T15:27:00Z">
          <w:pPr>
            <w:pStyle w:val="p1"/>
          </w:pPr>
        </w:pPrChange>
      </w:pPr>
      <w:r w:rsidRPr="009972D1">
        <w:rPr>
          <w:rFonts w:ascii="Verdana" w:hAnsi="Verdana"/>
          <w:strike/>
          <w:highlight w:val="yellow"/>
          <w:rPrChange w:id="91" w:author="48105" w:date="2025-07-30T19:43:00Z" w16du:dateUtc="2025-07-30T17:43:00Z">
            <w:rPr>
              <w:rFonts w:ascii="Verdana" w:hAnsi="Verdana"/>
              <w:highlight w:val="yellow"/>
            </w:rPr>
          </w:rPrChange>
        </w:rPr>
        <w:t>At home</w:t>
      </w:r>
    </w:p>
    <w:p w14:paraId="5054E381" w14:textId="77777777" w:rsidR="0031297D" w:rsidRPr="009972D1" w:rsidRDefault="0031297D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92" w:author="48105" w:date="2025-07-30T19:43:00Z" w16du:dateUtc="2025-07-30T17:43:00Z">
            <w:rPr>
              <w:rFonts w:ascii="Verdana" w:hAnsi="Verdana"/>
            </w:rPr>
          </w:rPrChange>
        </w:rPr>
        <w:pPrChange w:id="93" w:author="Gareth Harding" w:date="2025-07-09T17:27:00Z" w16du:dateUtc="2025-07-09T15:27:00Z">
          <w:pPr>
            <w:pStyle w:val="p1"/>
          </w:pPr>
        </w:pPrChange>
      </w:pPr>
      <w:r w:rsidRPr="009972D1">
        <w:rPr>
          <w:rFonts w:ascii="Verdana" w:hAnsi="Verdana"/>
          <w:strike/>
          <w:rPrChange w:id="94" w:author="48105" w:date="2025-07-30T19:43:00Z" w16du:dateUtc="2025-07-30T17:43:00Z">
            <w:rPr>
              <w:rFonts w:ascii="Verdana" w:hAnsi="Verdana"/>
            </w:rPr>
          </w:rPrChange>
        </w:rPr>
        <w:t xml:space="preserve">At </w:t>
      </w:r>
      <w:proofErr w:type="spellStart"/>
      <w:r w:rsidRPr="009972D1">
        <w:rPr>
          <w:rFonts w:ascii="Verdana" w:hAnsi="Verdana"/>
          <w:strike/>
          <w:rPrChange w:id="95" w:author="48105" w:date="2025-07-30T19:43:00Z" w16du:dateUtc="2025-07-30T17:43:00Z">
            <w:rPr>
              <w:rFonts w:ascii="Verdana" w:hAnsi="Verdana"/>
            </w:rPr>
          </w:rPrChange>
        </w:rPr>
        <w:t>school</w:t>
      </w:r>
      <w:proofErr w:type="spellEnd"/>
    </w:p>
    <w:p w14:paraId="09EA6D94" w14:textId="02EF49B1" w:rsidR="0031297D" w:rsidRPr="009972D1" w:rsidRDefault="0031297D" w:rsidP="004D7559">
      <w:pPr>
        <w:pStyle w:val="p1"/>
        <w:spacing w:before="0" w:beforeAutospacing="0" w:after="0" w:afterAutospacing="0"/>
        <w:ind w:left="426" w:hanging="426"/>
        <w:rPr>
          <w:ins w:id="96" w:author="48105" w:date="2025-07-30T19:43:00Z" w16du:dateUtc="2025-07-30T17:43:00Z"/>
          <w:rFonts w:ascii="Verdana" w:hAnsi="Verdana"/>
          <w:strike/>
          <w:rPrChange w:id="97" w:author="48105" w:date="2025-07-30T19:43:00Z" w16du:dateUtc="2025-07-30T17:43:00Z">
            <w:rPr>
              <w:ins w:id="98" w:author="48105" w:date="2025-07-30T19:43:00Z" w16du:dateUtc="2025-07-30T17:43:00Z"/>
              <w:rFonts w:ascii="Verdana" w:hAnsi="Verdana"/>
            </w:rPr>
          </w:rPrChange>
        </w:rPr>
      </w:pPr>
      <w:r w:rsidRPr="009972D1">
        <w:rPr>
          <w:rFonts w:ascii="Verdana" w:hAnsi="Verdana"/>
          <w:strike/>
          <w:rPrChange w:id="99" w:author="48105" w:date="2025-07-30T19:43:00Z" w16du:dateUtc="2025-07-30T17:43:00Z">
            <w:rPr>
              <w:rFonts w:ascii="Verdana" w:hAnsi="Verdana"/>
            </w:rPr>
          </w:rPrChange>
        </w:rPr>
        <w:t xml:space="preserve">At </w:t>
      </w:r>
      <w:proofErr w:type="spellStart"/>
      <w:r w:rsidRPr="009972D1">
        <w:rPr>
          <w:rFonts w:ascii="Verdana" w:hAnsi="Verdana"/>
          <w:strike/>
          <w:rPrChange w:id="100" w:author="48105" w:date="2025-07-30T19:43:00Z" w16du:dateUtc="2025-07-30T17:43:00Z">
            <w:rPr>
              <w:rFonts w:ascii="Verdana" w:hAnsi="Verdana"/>
            </w:rPr>
          </w:rPrChange>
        </w:rPr>
        <w:t>the</w:t>
      </w:r>
      <w:proofErr w:type="spellEnd"/>
      <w:r w:rsidRPr="009972D1">
        <w:rPr>
          <w:rFonts w:ascii="Verdana" w:hAnsi="Verdana"/>
          <w:strike/>
          <w:rPrChange w:id="101" w:author="48105" w:date="2025-07-30T19:43:00Z" w16du:dateUtc="2025-07-30T17:43:00Z">
            <w:rPr>
              <w:rFonts w:ascii="Verdana" w:hAnsi="Verdana"/>
            </w:rPr>
          </w:rPrChange>
        </w:rPr>
        <w:t xml:space="preserve"> </w:t>
      </w:r>
      <w:proofErr w:type="spellStart"/>
      <w:r w:rsidRPr="009972D1">
        <w:rPr>
          <w:rFonts w:ascii="Verdana" w:hAnsi="Verdana"/>
          <w:strike/>
          <w:rPrChange w:id="102" w:author="48105" w:date="2025-07-30T19:43:00Z" w16du:dateUtc="2025-07-30T17:43:00Z">
            <w:rPr>
              <w:rFonts w:ascii="Verdana" w:hAnsi="Verdana"/>
            </w:rPr>
          </w:rPrChange>
        </w:rPr>
        <w:t>park</w:t>
      </w:r>
      <w:proofErr w:type="spellEnd"/>
    </w:p>
    <w:p w14:paraId="0EC73FBC" w14:textId="77777777" w:rsidR="009972D1" w:rsidRDefault="009972D1" w:rsidP="004D7559">
      <w:pPr>
        <w:pStyle w:val="p1"/>
        <w:spacing w:before="0" w:beforeAutospacing="0" w:after="0" w:afterAutospacing="0"/>
        <w:ind w:left="426" w:hanging="426"/>
        <w:rPr>
          <w:ins w:id="103" w:author="48105" w:date="2025-07-30T19:43:00Z" w16du:dateUtc="2025-07-30T17:43:00Z"/>
          <w:rFonts w:ascii="Verdana" w:hAnsi="Verdana"/>
        </w:rPr>
      </w:pPr>
    </w:p>
    <w:p w14:paraId="324B2DC7" w14:textId="0D0ABFD6" w:rsidR="009972D1" w:rsidRPr="009972D1" w:rsidRDefault="009972D1" w:rsidP="004D7559">
      <w:pPr>
        <w:pStyle w:val="p1"/>
        <w:spacing w:before="0" w:beforeAutospacing="0" w:after="0" w:afterAutospacing="0"/>
        <w:ind w:left="426" w:hanging="426"/>
        <w:rPr>
          <w:ins w:id="104" w:author="48105" w:date="2025-07-30T19:43:00Z" w16du:dateUtc="2025-07-30T17:43:00Z"/>
          <w:rFonts w:ascii="Verdana" w:hAnsi="Verdana"/>
          <w:b/>
          <w:bCs/>
          <w:rPrChange w:id="105" w:author="48105" w:date="2025-07-30T19:43:00Z" w16du:dateUtc="2025-07-30T17:43:00Z">
            <w:rPr>
              <w:ins w:id="106" w:author="48105" w:date="2025-07-30T19:43:00Z" w16du:dateUtc="2025-07-30T17:43:00Z"/>
              <w:rFonts w:ascii="Verdana" w:hAnsi="Verdana"/>
            </w:rPr>
          </w:rPrChange>
        </w:rPr>
      </w:pPr>
      <w:proofErr w:type="spellStart"/>
      <w:ins w:id="107" w:author="48105" w:date="2025-07-30T19:43:00Z" w16du:dateUtc="2025-07-30T17:43:00Z">
        <w:r w:rsidRPr="009972D1">
          <w:rPr>
            <w:rFonts w:ascii="Verdana" w:hAnsi="Verdana"/>
            <w:b/>
            <w:bCs/>
            <w:rPrChange w:id="108" w:author="48105" w:date="2025-07-30T19:43:00Z" w16du:dateUtc="2025-07-30T17:43:00Z">
              <w:rPr>
                <w:rFonts w:ascii="Verdana" w:hAnsi="Verdana"/>
              </w:rPr>
            </w:rPrChange>
          </w:rPr>
          <w:t>The</w:t>
        </w:r>
        <w:proofErr w:type="spellEnd"/>
        <w:r w:rsidRPr="009972D1">
          <w:rPr>
            <w:rFonts w:ascii="Verdana" w:hAnsi="Verdana"/>
            <w:b/>
            <w:bCs/>
            <w:rPrChange w:id="109" w:author="48105" w:date="2025-07-30T19:43:00Z" w16du:dateUtc="2025-07-30T17:43:00Z">
              <w:rPr>
                <w:rFonts w:ascii="Verdana" w:hAnsi="Verdana"/>
              </w:rPr>
            </w:rPrChange>
          </w:rPr>
          <w:t xml:space="preserve"> </w:t>
        </w:r>
        <w:proofErr w:type="spellStart"/>
        <w:r w:rsidRPr="009972D1">
          <w:rPr>
            <w:rFonts w:ascii="Verdana" w:hAnsi="Verdana"/>
            <w:b/>
            <w:bCs/>
            <w:rPrChange w:id="110" w:author="48105" w:date="2025-07-30T19:43:00Z" w16du:dateUtc="2025-07-30T17:43:00Z">
              <w:rPr>
                <w:rFonts w:ascii="Verdana" w:hAnsi="Verdana"/>
              </w:rPr>
            </w:rPrChange>
          </w:rPr>
          <w:t>party</w:t>
        </w:r>
        <w:proofErr w:type="spellEnd"/>
        <w:r w:rsidRPr="009972D1">
          <w:rPr>
            <w:rFonts w:ascii="Verdana" w:hAnsi="Verdana"/>
            <w:b/>
            <w:bCs/>
            <w:rPrChange w:id="111" w:author="48105" w:date="2025-07-30T19:43:00Z" w16du:dateUtc="2025-07-30T17:43:00Z">
              <w:rPr>
                <w:rFonts w:ascii="Verdana" w:hAnsi="Verdana"/>
              </w:rPr>
            </w:rPrChange>
          </w:rPr>
          <w:t xml:space="preserve"> </w:t>
        </w:r>
        <w:proofErr w:type="spellStart"/>
        <w:r w:rsidRPr="009972D1">
          <w:rPr>
            <w:rFonts w:ascii="Verdana" w:hAnsi="Verdana"/>
            <w:b/>
            <w:bCs/>
            <w:rPrChange w:id="112" w:author="48105" w:date="2025-07-30T19:43:00Z" w16du:dateUtc="2025-07-30T17:43:00Z">
              <w:rPr>
                <w:rFonts w:ascii="Verdana" w:hAnsi="Verdana"/>
              </w:rPr>
            </w:rPrChange>
          </w:rPr>
          <w:t>is</w:t>
        </w:r>
        <w:proofErr w:type="spellEnd"/>
        <w:r w:rsidRPr="009972D1">
          <w:rPr>
            <w:rFonts w:ascii="Verdana" w:hAnsi="Verdana"/>
            <w:b/>
            <w:bCs/>
            <w:rPrChange w:id="113" w:author="48105" w:date="2025-07-30T19:43:00Z" w16du:dateUtc="2025-07-30T17:43:00Z">
              <w:rPr>
                <w:rFonts w:ascii="Verdana" w:hAnsi="Verdana"/>
              </w:rPr>
            </w:rPrChange>
          </w:rPr>
          <w:t xml:space="preserve"> at </w:t>
        </w:r>
        <w:proofErr w:type="spellStart"/>
        <w:r w:rsidRPr="009972D1">
          <w:rPr>
            <w:rFonts w:ascii="Verdana" w:hAnsi="Verdana"/>
            <w:b/>
            <w:bCs/>
            <w:rPrChange w:id="114" w:author="48105" w:date="2025-07-30T19:43:00Z" w16du:dateUtc="2025-07-30T17:43:00Z">
              <w:rPr>
                <w:rFonts w:ascii="Verdana" w:hAnsi="Verdana"/>
              </w:rPr>
            </w:rPrChange>
          </w:rPr>
          <w:t>school</w:t>
        </w:r>
        <w:proofErr w:type="spellEnd"/>
        <w:r w:rsidRPr="009972D1">
          <w:rPr>
            <w:rFonts w:ascii="Verdana" w:hAnsi="Verdana"/>
            <w:b/>
            <w:bCs/>
            <w:rPrChange w:id="115" w:author="48105" w:date="2025-07-30T19:43:00Z" w16du:dateUtc="2025-07-30T17:43:00Z">
              <w:rPr>
                <w:rFonts w:ascii="Verdana" w:hAnsi="Verdana"/>
              </w:rPr>
            </w:rPrChange>
          </w:rPr>
          <w:t>.</w:t>
        </w:r>
      </w:ins>
      <w:ins w:id="116" w:author="48105" w:date="2025-07-30T19:44:00Z" w16du:dateUtc="2025-07-30T17:44:00Z">
        <w:r>
          <w:rPr>
            <w:rFonts w:ascii="Verdana" w:hAnsi="Verdana"/>
            <w:b/>
            <w:bCs/>
          </w:rPr>
          <w:t xml:space="preserve"> </w:t>
        </w:r>
        <w:r w:rsidRPr="009972D1">
          <w:rPr>
            <w:rFonts w:ascii="Verdana" w:hAnsi="Verdana"/>
            <w:b/>
            <w:bCs/>
            <w:color w:val="EE0000"/>
            <w:rPrChange w:id="117" w:author="48105" w:date="2025-07-30T19:44:00Z" w16du:dateUtc="2025-07-30T17:44:00Z">
              <w:rPr>
                <w:rFonts w:ascii="Verdana" w:hAnsi="Verdana"/>
                <w:b/>
                <w:bCs/>
              </w:rPr>
            </w:rPrChange>
          </w:rPr>
          <w:t>(esta pregunta pasa a ser la 2)</w:t>
        </w:r>
      </w:ins>
    </w:p>
    <w:p w14:paraId="36768DEE" w14:textId="77777777" w:rsidR="009972D1" w:rsidRDefault="009972D1" w:rsidP="009972D1">
      <w:pPr>
        <w:pStyle w:val="p1"/>
        <w:spacing w:before="0" w:beforeAutospacing="0" w:after="0" w:afterAutospacing="0"/>
        <w:ind w:left="426" w:hanging="426"/>
        <w:rPr>
          <w:ins w:id="118" w:author="48105" w:date="2025-07-30T19:43:00Z" w16du:dateUtc="2025-07-30T17:43:00Z"/>
          <w:rFonts w:ascii="Verdana" w:hAnsi="Verdana"/>
        </w:rPr>
      </w:pPr>
      <w:ins w:id="119" w:author="48105" w:date="2025-07-30T19:43:00Z" w16du:dateUtc="2025-07-30T17:43:00Z">
        <w:r w:rsidRPr="009972D1">
          <w:rPr>
            <w:rFonts w:ascii="Verdana" w:hAnsi="Verdana"/>
            <w:rPrChange w:id="120" w:author="48105" w:date="2025-07-30T19:44:00Z" w16du:dateUtc="2025-07-30T17:44:00Z">
              <w:rPr>
                <w:rFonts w:ascii="Verdana" w:hAnsi="Verdana"/>
                <w:highlight w:val="yellow"/>
              </w:rPr>
            </w:rPrChange>
          </w:rPr>
          <w:t>True</w:t>
        </w:r>
      </w:ins>
    </w:p>
    <w:p w14:paraId="7D2FB67A" w14:textId="77777777" w:rsidR="009972D1" w:rsidRPr="009972D1" w:rsidRDefault="009972D1" w:rsidP="009972D1">
      <w:pPr>
        <w:pStyle w:val="p1"/>
        <w:spacing w:before="0" w:beforeAutospacing="0" w:after="0" w:afterAutospacing="0"/>
        <w:ind w:left="426" w:hanging="426"/>
        <w:rPr>
          <w:ins w:id="121" w:author="48105" w:date="2025-07-30T19:43:00Z" w16du:dateUtc="2025-07-30T17:43:00Z"/>
          <w:rFonts w:ascii="Verdana" w:hAnsi="Verdana"/>
          <w:highlight w:val="yellow"/>
          <w:rPrChange w:id="122" w:author="48105" w:date="2025-07-30T19:43:00Z" w16du:dateUtc="2025-07-30T17:43:00Z">
            <w:rPr>
              <w:ins w:id="123" w:author="48105" w:date="2025-07-30T19:43:00Z" w16du:dateUtc="2025-07-30T17:43:00Z"/>
              <w:rFonts w:ascii="Verdana" w:hAnsi="Verdana"/>
            </w:rPr>
          </w:rPrChange>
        </w:rPr>
      </w:pPr>
      <w:ins w:id="124" w:author="48105" w:date="2025-07-30T19:43:00Z" w16du:dateUtc="2025-07-30T17:43:00Z">
        <w:r w:rsidRPr="009972D1">
          <w:rPr>
            <w:rFonts w:ascii="Verdana" w:hAnsi="Verdana"/>
            <w:highlight w:val="yellow"/>
            <w:rPrChange w:id="125" w:author="48105" w:date="2025-07-30T19:43:00Z" w16du:dateUtc="2025-07-30T17:43:00Z">
              <w:rPr>
                <w:rFonts w:ascii="Verdana" w:hAnsi="Verdana"/>
              </w:rPr>
            </w:rPrChange>
          </w:rPr>
          <w:t>False</w:t>
        </w:r>
      </w:ins>
    </w:p>
    <w:p w14:paraId="50C62B23" w14:textId="77777777" w:rsidR="009972D1" w:rsidRDefault="009972D1" w:rsidP="009972D1">
      <w:pPr>
        <w:pStyle w:val="p1"/>
        <w:spacing w:before="0" w:beforeAutospacing="0" w:after="0" w:afterAutospacing="0"/>
        <w:rPr>
          <w:ins w:id="126" w:author="48105" w:date="2025-07-30T19:36:00Z" w16du:dateUtc="2025-07-30T17:36:00Z"/>
          <w:rFonts w:ascii="Verdana" w:hAnsi="Verdana"/>
        </w:rPr>
        <w:pPrChange w:id="127" w:author="48105" w:date="2025-07-30T19:44:00Z" w16du:dateUtc="2025-07-30T17:44:00Z">
          <w:pPr>
            <w:pStyle w:val="p1"/>
            <w:spacing w:before="0" w:beforeAutospacing="0" w:after="0" w:afterAutospacing="0"/>
            <w:ind w:left="426" w:hanging="426"/>
          </w:pPr>
        </w:pPrChange>
      </w:pPr>
    </w:p>
    <w:p w14:paraId="5407C44E" w14:textId="70D24374" w:rsidR="005B3F6B" w:rsidDel="009972D1" w:rsidRDefault="005B3F6B" w:rsidP="009972D1">
      <w:pPr>
        <w:pStyle w:val="p1"/>
        <w:spacing w:before="0" w:beforeAutospacing="0" w:after="0" w:afterAutospacing="0"/>
        <w:rPr>
          <w:ins w:id="128" w:author="Gareth Harding" w:date="2025-07-09T17:28:00Z" w16du:dateUtc="2025-07-09T15:28:00Z"/>
          <w:del w:id="129" w:author="48105" w:date="2025-07-30T19:44:00Z" w16du:dateUtc="2025-07-30T17:44:00Z"/>
          <w:rFonts w:ascii="Verdana" w:hAnsi="Verdana"/>
        </w:rPr>
        <w:pPrChange w:id="130" w:author="48105" w:date="2025-07-30T19:44:00Z" w16du:dateUtc="2025-07-30T17:44:00Z">
          <w:pPr>
            <w:pStyle w:val="p1"/>
            <w:spacing w:before="0" w:beforeAutospacing="0" w:after="0" w:afterAutospacing="0"/>
            <w:ind w:left="426" w:hanging="426"/>
          </w:pPr>
        </w:pPrChange>
      </w:pPr>
    </w:p>
    <w:p w14:paraId="5B0EE973" w14:textId="77777777" w:rsidR="004D7559" w:rsidRPr="00F245C1" w:rsidRDefault="004D7559" w:rsidP="009972D1">
      <w:pPr>
        <w:pStyle w:val="p1"/>
        <w:spacing w:before="0" w:beforeAutospacing="0" w:after="0" w:afterAutospacing="0"/>
        <w:rPr>
          <w:rFonts w:ascii="Verdana" w:hAnsi="Verdana"/>
        </w:rPr>
        <w:pPrChange w:id="131" w:author="48105" w:date="2025-07-30T19:44:00Z" w16du:dateUtc="2025-07-30T17:44:00Z">
          <w:pPr>
            <w:pStyle w:val="p1"/>
          </w:pPr>
        </w:pPrChange>
      </w:pPr>
    </w:p>
    <w:p w14:paraId="3B0AF79B" w14:textId="1D2F6F67" w:rsidR="006540DC" w:rsidRPr="00F245C1" w:rsidRDefault="006540DC">
      <w:pPr>
        <w:pStyle w:val="p1"/>
        <w:numPr>
          <w:ilvl w:val="0"/>
          <w:numId w:val="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32" w:author="Gareth Harding" w:date="2025-07-09T17:27:00Z" w16du:dateUtc="2025-07-09T15:27:00Z">
          <w:pPr>
            <w:pStyle w:val="p1"/>
            <w:numPr>
              <w:numId w:val="9"/>
            </w:numPr>
            <w:ind w:left="720" w:hanging="360"/>
          </w:pPr>
        </w:pPrChange>
      </w:pPr>
      <w:r w:rsidRPr="00F245C1">
        <w:rPr>
          <w:rFonts w:ascii="Verdana" w:hAnsi="Verdana"/>
          <w:b/>
          <w:bCs/>
          <w:lang w:val="en-GB"/>
        </w:rPr>
        <w:t>How many balloons are on the wall?</w:t>
      </w:r>
    </w:p>
    <w:p w14:paraId="2EC9BC58" w14:textId="6A22C699" w:rsidR="006540DC" w:rsidRPr="00F245C1" w:rsidRDefault="006540D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33" w:author="Gareth Harding" w:date="2025-07-09T17:27:00Z" w16du:dateUtc="2025-07-09T15:27:00Z">
          <w:pPr>
            <w:pStyle w:val="p1"/>
          </w:pPr>
        </w:pPrChange>
      </w:pPr>
      <w:r w:rsidRPr="00F245C1">
        <w:rPr>
          <w:rFonts w:ascii="Verdana" w:hAnsi="Verdana"/>
          <w:highlight w:val="yellow"/>
          <w:lang w:val="en-GB"/>
        </w:rPr>
        <w:t>10 balloons</w:t>
      </w:r>
    </w:p>
    <w:p w14:paraId="0C4B36F1" w14:textId="6CECD906" w:rsidR="006540DC" w:rsidRPr="00F245C1" w:rsidRDefault="006540D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34" w:author="Gareth Harding" w:date="2025-07-09T17:27:00Z" w16du:dateUtc="2025-07-09T15:27:00Z">
          <w:pPr>
            <w:pStyle w:val="p1"/>
          </w:pPr>
        </w:pPrChange>
      </w:pPr>
      <w:r w:rsidRPr="00F245C1">
        <w:rPr>
          <w:rFonts w:ascii="Verdana" w:hAnsi="Verdana"/>
          <w:lang w:val="en-GB"/>
        </w:rPr>
        <w:lastRenderedPageBreak/>
        <w:t>100 balloons</w:t>
      </w:r>
    </w:p>
    <w:p w14:paraId="32735473" w14:textId="4E392200" w:rsidR="006540DC" w:rsidRDefault="006540DC" w:rsidP="004D7559">
      <w:pPr>
        <w:pStyle w:val="p1"/>
        <w:spacing w:before="0" w:beforeAutospacing="0" w:after="0" w:afterAutospacing="0"/>
        <w:ind w:left="426" w:hanging="426"/>
        <w:rPr>
          <w:ins w:id="135" w:author="Gareth Harding" w:date="2025-07-09T17:28:00Z" w16du:dateUtc="2025-07-09T15:28:00Z"/>
          <w:rFonts w:ascii="Verdana" w:hAnsi="Verdana"/>
          <w:lang w:val="en-GB"/>
        </w:rPr>
      </w:pPr>
      <w:r w:rsidRPr="00F245C1">
        <w:rPr>
          <w:rFonts w:ascii="Verdana" w:hAnsi="Verdana"/>
          <w:lang w:val="en-GB"/>
        </w:rPr>
        <w:t>0 balloons</w:t>
      </w:r>
    </w:p>
    <w:p w14:paraId="6E099BDB" w14:textId="77777777" w:rsidR="004D7559" w:rsidRPr="00F245C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36" w:author="Gareth Harding" w:date="2025-07-09T17:27:00Z" w16du:dateUtc="2025-07-09T15:27:00Z">
          <w:pPr>
            <w:pStyle w:val="p1"/>
          </w:pPr>
        </w:pPrChange>
      </w:pPr>
    </w:p>
    <w:p w14:paraId="0D7B8D1B" w14:textId="0C281641" w:rsidR="006540DC" w:rsidRPr="00F245C1" w:rsidRDefault="006540DC">
      <w:pPr>
        <w:pStyle w:val="p1"/>
        <w:numPr>
          <w:ilvl w:val="0"/>
          <w:numId w:val="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37" w:author="Gareth Harding" w:date="2025-07-09T17:27:00Z" w16du:dateUtc="2025-07-09T15:27:00Z">
          <w:pPr>
            <w:pStyle w:val="p1"/>
            <w:numPr>
              <w:numId w:val="9"/>
            </w:numPr>
            <w:ind w:left="720" w:hanging="360"/>
          </w:pPr>
        </w:pPrChange>
      </w:pPr>
      <w:r w:rsidRPr="00F245C1">
        <w:rPr>
          <w:rFonts w:ascii="Verdana" w:hAnsi="Verdana"/>
          <w:b/>
          <w:bCs/>
          <w:lang w:val="en-GB"/>
        </w:rPr>
        <w:t>How many sweets are in the bowl?</w:t>
      </w:r>
    </w:p>
    <w:p w14:paraId="57E109AB" w14:textId="5893CACC" w:rsidR="006540DC" w:rsidRPr="00223481" w:rsidRDefault="006540D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38" w:author="Gareth Harding" w:date="2025-07-09T10:21:00Z" w16du:dateUtc="2025-07-09T08:21:00Z">
            <w:rPr>
              <w:rFonts w:ascii="Verdana" w:hAnsi="Verdana"/>
            </w:rPr>
          </w:rPrChange>
        </w:rPr>
        <w:pPrChange w:id="139" w:author="Gareth Harding" w:date="2025-07-09T17:27:00Z" w16du:dateUtc="2025-07-09T15:27:00Z">
          <w:pPr>
            <w:pStyle w:val="p1"/>
          </w:pPr>
        </w:pPrChange>
      </w:pPr>
      <w:r w:rsidRPr="00223481">
        <w:rPr>
          <w:rFonts w:ascii="Verdana" w:hAnsi="Verdana"/>
          <w:highlight w:val="yellow"/>
          <w:lang w:val="en-GB"/>
          <w:rPrChange w:id="140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20 sweets</w:t>
      </w:r>
    </w:p>
    <w:p w14:paraId="6F3CBC2F" w14:textId="56237DDA" w:rsidR="006540DC" w:rsidRPr="00223481" w:rsidRDefault="006540D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41" w:author="Gareth Harding" w:date="2025-07-09T10:21:00Z" w16du:dateUtc="2025-07-09T08:21:00Z">
            <w:rPr>
              <w:rFonts w:ascii="Verdana" w:hAnsi="Verdana"/>
            </w:rPr>
          </w:rPrChange>
        </w:rPr>
        <w:pPrChange w:id="142" w:author="Gareth Harding" w:date="2025-07-09T17:27:00Z" w16du:dateUtc="2025-07-09T15:27:00Z">
          <w:pPr>
            <w:pStyle w:val="p1"/>
          </w:pPr>
        </w:pPrChange>
      </w:pPr>
      <w:r w:rsidRPr="00223481">
        <w:rPr>
          <w:rFonts w:ascii="Verdana" w:hAnsi="Verdana"/>
          <w:lang w:val="en-GB"/>
          <w:rPrChange w:id="143" w:author="Gareth Harding" w:date="2025-07-09T10:21:00Z" w16du:dateUtc="2025-07-09T08:21:00Z">
            <w:rPr>
              <w:rFonts w:ascii="Verdana" w:hAnsi="Verdana"/>
            </w:rPr>
          </w:rPrChange>
        </w:rPr>
        <w:t>50 sweets</w:t>
      </w:r>
    </w:p>
    <w:p w14:paraId="6F2417F7" w14:textId="0C8EEACA" w:rsidR="00465DBB" w:rsidRDefault="00427525" w:rsidP="004D7559">
      <w:pPr>
        <w:pStyle w:val="p1"/>
        <w:spacing w:before="0" w:beforeAutospacing="0" w:after="0" w:afterAutospacing="0"/>
        <w:ind w:left="426" w:hanging="426"/>
        <w:rPr>
          <w:ins w:id="144" w:author="Gareth Harding" w:date="2025-07-09T17:28:00Z" w16du:dateUtc="2025-07-09T15:28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45" w:author="Gareth Harding" w:date="2025-07-09T10:21:00Z" w16du:dateUtc="2025-07-09T08:21:00Z">
            <w:rPr>
              <w:rFonts w:ascii="Verdana" w:hAnsi="Verdana"/>
            </w:rPr>
          </w:rPrChange>
        </w:rPr>
        <w:t>Only</w:t>
      </w:r>
      <w:r w:rsidR="006540DC" w:rsidRPr="00223481">
        <w:rPr>
          <w:rFonts w:ascii="Verdana" w:hAnsi="Verdana"/>
          <w:lang w:val="en-GB"/>
          <w:rPrChange w:id="146" w:author="Gareth Harding" w:date="2025-07-09T10:21:00Z" w16du:dateUtc="2025-07-09T08:21:00Z">
            <w:rPr>
              <w:rFonts w:ascii="Verdana" w:hAnsi="Verdana"/>
            </w:rPr>
          </w:rPrChange>
        </w:rPr>
        <w:t xml:space="preserve"> one big</w:t>
      </w:r>
      <w:r w:rsidRPr="00223481">
        <w:rPr>
          <w:rFonts w:ascii="Verdana" w:hAnsi="Verdana"/>
          <w:lang w:val="en-GB"/>
          <w:rPrChange w:id="147" w:author="Gareth Harding" w:date="2025-07-09T10:21:00Z" w16du:dateUtc="2025-07-09T08:21:00Z">
            <w:rPr>
              <w:rFonts w:ascii="Verdana" w:hAnsi="Verdana"/>
            </w:rPr>
          </w:rPrChange>
        </w:rPr>
        <w:t xml:space="preserve"> sweet</w:t>
      </w:r>
    </w:p>
    <w:p w14:paraId="7B9270CA" w14:textId="77777777" w:rsidR="004D7559" w:rsidRPr="0022348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48" w:author="Gareth Harding" w:date="2025-07-09T10:21:00Z" w16du:dateUtc="2025-07-09T08:21:00Z">
            <w:rPr>
              <w:rFonts w:ascii="Verdana" w:hAnsi="Verdana"/>
            </w:rPr>
          </w:rPrChange>
        </w:rPr>
        <w:pPrChange w:id="149" w:author="Gareth Harding" w:date="2025-07-09T17:27:00Z" w16du:dateUtc="2025-07-09T15:27:00Z">
          <w:pPr>
            <w:pStyle w:val="p1"/>
          </w:pPr>
        </w:pPrChange>
      </w:pPr>
    </w:p>
    <w:p w14:paraId="5804C808" w14:textId="3EC3436A" w:rsidR="00465DBB" w:rsidRPr="00F245C1" w:rsidRDefault="00465DBB">
      <w:pPr>
        <w:pStyle w:val="p1"/>
        <w:numPr>
          <w:ilvl w:val="0"/>
          <w:numId w:val="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50" w:author="Gareth Harding" w:date="2025-07-09T17:27:00Z" w16du:dateUtc="2025-07-09T15:27:00Z">
          <w:pPr>
            <w:pStyle w:val="p1"/>
            <w:numPr>
              <w:numId w:val="9"/>
            </w:numPr>
            <w:ind w:left="720" w:hanging="360"/>
          </w:pPr>
        </w:pPrChange>
      </w:pPr>
      <w:r w:rsidRPr="00F245C1">
        <w:rPr>
          <w:rFonts w:ascii="Verdana" w:hAnsi="Verdana"/>
          <w:b/>
          <w:bCs/>
          <w:lang w:val="en-GB"/>
        </w:rPr>
        <w:t>How much orange juice is at the party?</w:t>
      </w:r>
    </w:p>
    <w:p w14:paraId="448878C6" w14:textId="662E9E69" w:rsidR="006540DC" w:rsidRPr="00223481" w:rsidRDefault="006540D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51" w:author="Gareth Harding" w:date="2025-07-09T10:28:00Z" w16du:dateUtc="2025-07-09T08:28:00Z">
            <w:rPr>
              <w:rFonts w:ascii="Verdana" w:hAnsi="Verdana"/>
            </w:rPr>
          </w:rPrChange>
        </w:rPr>
        <w:pPrChange w:id="152" w:author="Gareth Harding" w:date="2025-07-09T17:27:00Z" w16du:dateUtc="2025-07-09T15:27:00Z">
          <w:pPr>
            <w:pStyle w:val="p1"/>
          </w:pPr>
        </w:pPrChange>
      </w:pPr>
      <w:del w:id="153" w:author="Gareth Harding" w:date="2025-07-09T10:22:00Z" w16du:dateUtc="2025-07-09T08:22:00Z">
        <w:r w:rsidRPr="00223481" w:rsidDel="00223481">
          <w:rPr>
            <w:rFonts w:ascii="Verdana" w:hAnsi="Verdana"/>
            <w:highlight w:val="yellow"/>
            <w:lang w:val="en-GB"/>
            <w:rPrChange w:id="154" w:author="Gareth Harding" w:date="2025-07-09T10:28:00Z" w16du:dateUtc="2025-07-09T08:28:00Z">
              <w:rPr>
                <w:rFonts w:ascii="Verdana" w:hAnsi="Verdana"/>
                <w:highlight w:val="yellow"/>
              </w:rPr>
            </w:rPrChange>
          </w:rPr>
          <w:delText xml:space="preserve">10 </w:delText>
        </w:r>
      </w:del>
      <w:ins w:id="155" w:author="Gareth Harding" w:date="2025-07-09T10:22:00Z" w16du:dateUtc="2025-07-09T08:22:00Z">
        <w:r w:rsidR="00223481" w:rsidRPr="00223481">
          <w:rPr>
            <w:rFonts w:ascii="Verdana" w:hAnsi="Verdana"/>
            <w:highlight w:val="yellow"/>
            <w:lang w:val="en-GB"/>
            <w:rPrChange w:id="156" w:author="Gareth Harding" w:date="2025-07-09T10:28:00Z" w16du:dateUtc="2025-07-09T08:28:00Z">
              <w:rPr>
                <w:rFonts w:ascii="Verdana" w:hAnsi="Verdana"/>
                <w:highlight w:val="yellow"/>
              </w:rPr>
            </w:rPrChange>
          </w:rPr>
          <w:t xml:space="preserve">5 </w:t>
        </w:r>
      </w:ins>
      <w:r w:rsidRPr="00223481">
        <w:rPr>
          <w:rFonts w:ascii="Verdana" w:hAnsi="Verdana"/>
          <w:highlight w:val="yellow"/>
          <w:lang w:val="en-GB"/>
          <w:rPrChange w:id="157" w:author="Gareth Harding" w:date="2025-07-09T10:28:00Z" w16du:dateUtc="2025-07-09T08:28:00Z">
            <w:rPr>
              <w:rFonts w:ascii="Verdana" w:hAnsi="Verdana"/>
              <w:highlight w:val="yellow"/>
            </w:rPr>
          </w:rPrChange>
        </w:rPr>
        <w:t>litres</w:t>
      </w:r>
    </w:p>
    <w:p w14:paraId="428E0B69" w14:textId="65616355" w:rsidR="006540DC" w:rsidRPr="00223481" w:rsidRDefault="00823240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58" w:author="Gareth Harding" w:date="2025-07-09T10:28:00Z" w16du:dateUtc="2025-07-09T08:28:00Z">
            <w:rPr>
              <w:rFonts w:ascii="Verdana" w:hAnsi="Verdana"/>
            </w:rPr>
          </w:rPrChange>
        </w:rPr>
        <w:pPrChange w:id="159" w:author="Gareth Harding" w:date="2025-07-09T17:27:00Z" w16du:dateUtc="2025-07-09T15:27:00Z">
          <w:pPr>
            <w:pStyle w:val="p1"/>
          </w:pPr>
        </w:pPrChange>
      </w:pPr>
      <w:r w:rsidRPr="00223481">
        <w:rPr>
          <w:rFonts w:ascii="Verdana" w:hAnsi="Verdana"/>
          <w:lang w:val="en-GB"/>
          <w:rPrChange w:id="160" w:author="Gareth Harding" w:date="2025-07-09T10:28:00Z" w16du:dateUtc="2025-07-09T08:28:00Z">
            <w:rPr>
              <w:rFonts w:ascii="Verdana" w:hAnsi="Verdana"/>
            </w:rPr>
          </w:rPrChange>
        </w:rPr>
        <w:t>A</w:t>
      </w:r>
      <w:r w:rsidR="006540DC" w:rsidRPr="00223481">
        <w:rPr>
          <w:rFonts w:ascii="Verdana" w:hAnsi="Verdana"/>
          <w:lang w:val="en-GB"/>
          <w:rPrChange w:id="161" w:author="Gareth Harding" w:date="2025-07-09T10:28:00Z" w16du:dateUtc="2025-07-09T08:28:00Z">
            <w:rPr>
              <w:rFonts w:ascii="Verdana" w:hAnsi="Verdana"/>
            </w:rPr>
          </w:rPrChange>
        </w:rPr>
        <w:t xml:space="preserve"> swimming pool</w:t>
      </w:r>
    </w:p>
    <w:p w14:paraId="08FC0657" w14:textId="57A73B34" w:rsidR="006540DC" w:rsidRDefault="00823240" w:rsidP="004D7559">
      <w:pPr>
        <w:pStyle w:val="p1"/>
        <w:spacing w:before="0" w:beforeAutospacing="0" w:after="0" w:afterAutospacing="0"/>
        <w:ind w:left="426" w:hanging="426"/>
        <w:rPr>
          <w:ins w:id="162" w:author="Gareth Harding" w:date="2025-07-09T17:28:00Z" w16du:dateUtc="2025-07-09T15:28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63" w:author="Gareth Harding" w:date="2025-07-09T10:28:00Z" w16du:dateUtc="2025-07-09T08:28:00Z">
            <w:rPr>
              <w:rFonts w:ascii="Verdana" w:hAnsi="Verdana"/>
            </w:rPr>
          </w:rPrChange>
        </w:rPr>
        <w:t>20 litres</w:t>
      </w:r>
    </w:p>
    <w:p w14:paraId="1F67DDC1" w14:textId="77777777" w:rsidR="004D7559" w:rsidRPr="0022348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64" w:author="Gareth Harding" w:date="2025-07-09T10:28:00Z" w16du:dateUtc="2025-07-09T08:28:00Z">
            <w:rPr>
              <w:rFonts w:ascii="Verdana" w:hAnsi="Verdana"/>
            </w:rPr>
          </w:rPrChange>
        </w:rPr>
        <w:pPrChange w:id="165" w:author="Gareth Harding" w:date="2025-07-09T17:27:00Z" w16du:dateUtc="2025-07-09T15:27:00Z">
          <w:pPr>
            <w:pStyle w:val="p1"/>
          </w:pPr>
        </w:pPrChange>
      </w:pPr>
    </w:p>
    <w:p w14:paraId="21E5F321" w14:textId="5AF210F3" w:rsidR="005B13D0" w:rsidRPr="005B3F6B" w:rsidRDefault="005B13D0">
      <w:pPr>
        <w:pStyle w:val="p1"/>
        <w:numPr>
          <w:ilvl w:val="0"/>
          <w:numId w:val="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strike/>
          <w:lang w:val="en-GB"/>
          <w:rPrChange w:id="166" w:author="48105" w:date="2025-07-30T19:36:00Z" w16du:dateUtc="2025-07-30T17:36:00Z">
            <w:rPr>
              <w:rFonts w:ascii="Verdana" w:hAnsi="Verdana"/>
              <w:b/>
              <w:bCs/>
              <w:lang w:val="en-GB"/>
            </w:rPr>
          </w:rPrChange>
        </w:rPr>
        <w:pPrChange w:id="167" w:author="Gareth Harding" w:date="2025-07-09T17:27:00Z" w16du:dateUtc="2025-07-09T15:27:00Z">
          <w:pPr>
            <w:pStyle w:val="p1"/>
            <w:numPr>
              <w:numId w:val="9"/>
            </w:numPr>
            <w:ind w:left="720" w:hanging="360"/>
          </w:pPr>
        </w:pPrChange>
      </w:pPr>
      <w:r w:rsidRPr="005B3F6B">
        <w:rPr>
          <w:rFonts w:ascii="Verdana" w:hAnsi="Verdana"/>
          <w:b/>
          <w:bCs/>
          <w:strike/>
          <w:lang w:val="en-GB"/>
          <w:rPrChange w:id="168" w:author="48105" w:date="2025-07-30T19:36:00Z" w16du:dateUtc="2025-07-30T17:36:00Z">
            <w:rPr>
              <w:rFonts w:ascii="Verdana" w:hAnsi="Verdana"/>
              <w:b/>
              <w:bCs/>
              <w:lang w:val="en-GB"/>
            </w:rPr>
          </w:rPrChange>
        </w:rPr>
        <w:t>How many presents has Max got?</w:t>
      </w:r>
    </w:p>
    <w:p w14:paraId="0DAD0D5C" w14:textId="2F78A1DA" w:rsidR="005B13D0" w:rsidRPr="005B3F6B" w:rsidRDefault="005B13D0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169" w:author="48105" w:date="2025-07-30T19:36:00Z" w16du:dateUtc="2025-07-30T17:36:00Z">
            <w:rPr>
              <w:rFonts w:ascii="Verdana" w:hAnsi="Verdana"/>
            </w:rPr>
          </w:rPrChange>
        </w:rPr>
        <w:pPrChange w:id="170" w:author="Gareth Harding" w:date="2025-07-09T17:27:00Z" w16du:dateUtc="2025-07-09T15:27:00Z">
          <w:pPr>
            <w:pStyle w:val="p1"/>
          </w:pPr>
        </w:pPrChange>
      </w:pPr>
      <w:r w:rsidRPr="005B3F6B">
        <w:rPr>
          <w:rFonts w:ascii="Verdana" w:hAnsi="Verdana"/>
          <w:strike/>
          <w:highlight w:val="yellow"/>
          <w:rPrChange w:id="171" w:author="48105" w:date="2025-07-30T19:36:00Z" w16du:dateUtc="2025-07-30T17:36:00Z">
            <w:rPr>
              <w:rFonts w:ascii="Verdana" w:hAnsi="Verdana"/>
              <w:highlight w:val="yellow"/>
            </w:rPr>
          </w:rPrChange>
        </w:rPr>
        <w:t xml:space="preserve">6 </w:t>
      </w:r>
      <w:proofErr w:type="spellStart"/>
      <w:r w:rsidRPr="005B3F6B">
        <w:rPr>
          <w:rFonts w:ascii="Verdana" w:hAnsi="Verdana"/>
          <w:strike/>
          <w:highlight w:val="yellow"/>
          <w:rPrChange w:id="172" w:author="48105" w:date="2025-07-30T19:36:00Z" w16du:dateUtc="2025-07-30T17:36:00Z">
            <w:rPr>
              <w:rFonts w:ascii="Verdana" w:hAnsi="Verdana"/>
              <w:highlight w:val="yellow"/>
            </w:rPr>
          </w:rPrChange>
        </w:rPr>
        <w:t>presents</w:t>
      </w:r>
      <w:proofErr w:type="spellEnd"/>
    </w:p>
    <w:p w14:paraId="42E64A21" w14:textId="33A7B732" w:rsidR="005B13D0" w:rsidRPr="005B3F6B" w:rsidRDefault="005B13D0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173" w:author="48105" w:date="2025-07-30T19:36:00Z" w16du:dateUtc="2025-07-30T17:36:00Z">
            <w:rPr>
              <w:rFonts w:ascii="Verdana" w:hAnsi="Verdana"/>
            </w:rPr>
          </w:rPrChange>
        </w:rPr>
        <w:pPrChange w:id="174" w:author="Gareth Harding" w:date="2025-07-09T17:27:00Z" w16du:dateUtc="2025-07-09T15:27:00Z">
          <w:pPr>
            <w:pStyle w:val="p1"/>
          </w:pPr>
        </w:pPrChange>
      </w:pPr>
      <w:r w:rsidRPr="005B3F6B">
        <w:rPr>
          <w:rFonts w:ascii="Verdana" w:hAnsi="Verdana"/>
          <w:strike/>
          <w:rPrChange w:id="175" w:author="48105" w:date="2025-07-30T19:36:00Z" w16du:dateUtc="2025-07-30T17:36:00Z">
            <w:rPr>
              <w:rFonts w:ascii="Verdana" w:hAnsi="Verdana"/>
            </w:rPr>
          </w:rPrChange>
        </w:rPr>
        <w:t xml:space="preserve">5 </w:t>
      </w:r>
      <w:proofErr w:type="spellStart"/>
      <w:r w:rsidRPr="005B3F6B">
        <w:rPr>
          <w:rFonts w:ascii="Verdana" w:hAnsi="Verdana"/>
          <w:strike/>
          <w:rPrChange w:id="176" w:author="48105" w:date="2025-07-30T19:36:00Z" w16du:dateUtc="2025-07-30T17:36:00Z">
            <w:rPr>
              <w:rFonts w:ascii="Verdana" w:hAnsi="Verdana"/>
            </w:rPr>
          </w:rPrChange>
        </w:rPr>
        <w:t>presents</w:t>
      </w:r>
      <w:proofErr w:type="spellEnd"/>
    </w:p>
    <w:p w14:paraId="36670807" w14:textId="371299A6" w:rsidR="00E4236B" w:rsidRPr="005B3F6B" w:rsidRDefault="00465DBB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177" w:author="48105" w:date="2025-07-30T19:36:00Z" w16du:dateUtc="2025-07-30T17:36:00Z">
            <w:rPr>
              <w:rFonts w:ascii="Verdana" w:hAnsi="Verdana"/>
            </w:rPr>
          </w:rPrChange>
        </w:rPr>
        <w:pPrChange w:id="178" w:author="Gareth Harding" w:date="2025-07-09T17:27:00Z" w16du:dateUtc="2025-07-09T15:27:00Z">
          <w:pPr>
            <w:pStyle w:val="p1"/>
          </w:pPr>
        </w:pPrChange>
      </w:pPr>
      <w:proofErr w:type="spellStart"/>
      <w:r w:rsidRPr="005B3F6B">
        <w:rPr>
          <w:rFonts w:ascii="Verdana" w:hAnsi="Verdana"/>
          <w:strike/>
          <w:rPrChange w:id="179" w:author="48105" w:date="2025-07-30T19:36:00Z" w16du:dateUtc="2025-07-30T17:36:00Z">
            <w:rPr>
              <w:rFonts w:ascii="Verdana" w:hAnsi="Verdana"/>
            </w:rPr>
          </w:rPrChange>
        </w:rPr>
        <w:t>One</w:t>
      </w:r>
      <w:proofErr w:type="spellEnd"/>
      <w:r w:rsidRPr="005B3F6B">
        <w:rPr>
          <w:rFonts w:ascii="Verdana" w:hAnsi="Verdana"/>
          <w:strike/>
          <w:rPrChange w:id="180" w:author="48105" w:date="2025-07-30T19:36:00Z" w16du:dateUtc="2025-07-30T17:36:00Z">
            <w:rPr>
              <w:rFonts w:ascii="Verdana" w:hAnsi="Verdana"/>
            </w:rPr>
          </w:rPrChange>
        </w:rPr>
        <w:t>, a</w:t>
      </w:r>
      <w:r w:rsidR="005B13D0" w:rsidRPr="005B3F6B">
        <w:rPr>
          <w:rFonts w:ascii="Verdana" w:hAnsi="Verdana"/>
          <w:strike/>
          <w:rPrChange w:id="181" w:author="48105" w:date="2025-07-30T19:36:00Z" w16du:dateUtc="2025-07-30T17:36:00Z">
            <w:rPr>
              <w:rFonts w:ascii="Verdana" w:hAnsi="Verdana"/>
            </w:rPr>
          </w:rPrChange>
        </w:rPr>
        <w:t xml:space="preserve"> </w:t>
      </w:r>
      <w:proofErr w:type="spellStart"/>
      <w:r w:rsidR="005B13D0" w:rsidRPr="005B3F6B">
        <w:rPr>
          <w:rFonts w:ascii="Verdana" w:hAnsi="Verdana"/>
          <w:strike/>
          <w:rPrChange w:id="182" w:author="48105" w:date="2025-07-30T19:36:00Z" w16du:dateUtc="2025-07-30T17:36:00Z">
            <w:rPr>
              <w:rFonts w:ascii="Verdana" w:hAnsi="Verdana"/>
            </w:rPr>
          </w:rPrChange>
        </w:rPr>
        <w:t>unicorn</w:t>
      </w:r>
      <w:proofErr w:type="spellEnd"/>
    </w:p>
    <w:p w14:paraId="6BE93A9B" w14:textId="77777777" w:rsidR="00421684" w:rsidRDefault="0042168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183" w:author="Gareth Harding" w:date="2025-07-09T17:27:00Z" w16du:dateUtc="2025-07-09T15:27:00Z">
          <w:pPr>
            <w:pStyle w:val="p1"/>
          </w:pPr>
        </w:pPrChange>
      </w:pPr>
    </w:p>
    <w:p w14:paraId="033E6429" w14:textId="77777777" w:rsidR="00421684" w:rsidRDefault="0042168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184" w:author="Gareth Harding" w:date="2025-07-09T17:27:00Z" w16du:dateUtc="2025-07-09T15:27:00Z">
          <w:pPr>
            <w:pStyle w:val="p1"/>
          </w:pPr>
        </w:pPrChange>
      </w:pPr>
    </w:p>
    <w:p w14:paraId="7466CF19" w14:textId="77777777" w:rsidR="00421684" w:rsidRDefault="0042168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185" w:author="Gareth Harding" w:date="2025-07-09T17:27:00Z" w16du:dateUtc="2025-07-09T15:27:00Z">
          <w:pPr>
            <w:pStyle w:val="p1"/>
          </w:pPr>
        </w:pPrChange>
      </w:pPr>
    </w:p>
    <w:p w14:paraId="272C860A" w14:textId="77777777" w:rsidR="00421684" w:rsidRPr="00F245C1" w:rsidRDefault="0042168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186" w:author="Gareth Harding" w:date="2025-07-09T17:27:00Z" w16du:dateUtc="2025-07-09T15:27:00Z">
          <w:pPr>
            <w:pStyle w:val="p1"/>
          </w:pPr>
        </w:pPrChange>
      </w:pPr>
    </w:p>
    <w:p w14:paraId="57AF5A5C" w14:textId="4E640505" w:rsidR="003E3209" w:rsidRPr="00F245C1" w:rsidRDefault="00956314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</w:rPr>
        <w:pPrChange w:id="187" w:author="Gareth Harding" w:date="2025-07-09T17:35:00Z" w16du:dateUtc="2025-07-09T15:35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r w:rsidRPr="00F245C1">
        <w:rPr>
          <w:rFonts w:ascii="Verdana" w:hAnsi="Verdana"/>
          <w:b/>
          <w:bCs/>
          <w:color w:val="215E99" w:themeColor="text2" w:themeTint="BF"/>
          <w:lang w:val="en-GB"/>
        </w:rPr>
        <w:t>M</w:t>
      </w:r>
      <w:r w:rsidR="003E3209" w:rsidRPr="00F245C1">
        <w:rPr>
          <w:rFonts w:ascii="Verdana" w:hAnsi="Verdana"/>
          <w:b/>
          <w:bCs/>
          <w:color w:val="215E99" w:themeColor="text2" w:themeTint="BF"/>
        </w:rPr>
        <w:t>y Body</w:t>
      </w:r>
    </w:p>
    <w:p w14:paraId="67695F26" w14:textId="77777777" w:rsidR="003E3209" w:rsidRPr="00F245C1" w:rsidRDefault="003E3209" w:rsidP="00F245C1">
      <w:pPr>
        <w:adjustRightInd w:val="0"/>
        <w:snapToGrid w:val="0"/>
        <w:rPr>
          <w:rFonts w:ascii="Verdana" w:hAnsi="Verdana"/>
        </w:rPr>
      </w:pPr>
    </w:p>
    <w:p w14:paraId="7D2A6584" w14:textId="1A55C4BE" w:rsidR="003E3209" w:rsidRPr="00F245C1" w:rsidRDefault="003E3209" w:rsidP="00F245C1">
      <w:pPr>
        <w:adjustRightInd w:val="0"/>
        <w:snapToGrid w:val="0"/>
        <w:rPr>
          <w:rFonts w:ascii="Verdana" w:hAnsi="Verdana"/>
        </w:rPr>
      </w:pPr>
      <w:r w:rsidRPr="00F245C1">
        <w:rPr>
          <w:rFonts w:ascii="Verdana" w:hAnsi="Verdana"/>
        </w:rPr>
        <w:t>Hello!</w:t>
      </w:r>
    </w:p>
    <w:p w14:paraId="5E8580F2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188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189" w:author="Gareth Harding" w:date="2025-07-09T10:21:00Z" w16du:dateUtc="2025-07-09T08:21:00Z">
            <w:rPr>
              <w:rFonts w:ascii="Verdana" w:hAnsi="Verdana"/>
            </w:rPr>
          </w:rPrChange>
        </w:rPr>
        <w:t>My name is Anna. I am seven years old.</w:t>
      </w:r>
    </w:p>
    <w:p w14:paraId="42B0B7D4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190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108919C8" w14:textId="7BF06015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191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192" w:author="Gareth Harding" w:date="2025-07-09T10:21:00Z" w16du:dateUtc="2025-07-09T08:21:00Z">
            <w:rPr>
              <w:rFonts w:ascii="Verdana" w:hAnsi="Verdana"/>
            </w:rPr>
          </w:rPrChange>
        </w:rPr>
        <w:t>This is my face. I have two eyes, a nose, a mouth and teeth.</w:t>
      </w:r>
    </w:p>
    <w:p w14:paraId="76AED85B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193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194" w:author="Gareth Harding" w:date="2025-07-09T10:21:00Z" w16du:dateUtc="2025-07-09T08:21:00Z">
            <w:rPr>
              <w:rFonts w:ascii="Verdana" w:hAnsi="Verdana"/>
            </w:rPr>
          </w:rPrChange>
        </w:rPr>
        <w:t>I have brown hair with a braid.</w:t>
      </w:r>
    </w:p>
    <w:p w14:paraId="2CAF1EEF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195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196" w:author="Gareth Harding" w:date="2025-07-09T10:21:00Z" w16du:dateUtc="2025-07-09T08:21:00Z">
            <w:rPr>
              <w:rFonts w:ascii="Verdana" w:hAnsi="Verdana"/>
            </w:rPr>
          </w:rPrChange>
        </w:rPr>
        <w:t>I have freckles on my cheeks.</w:t>
      </w:r>
    </w:p>
    <w:p w14:paraId="554284AC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197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73E8B01E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198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199" w:author="Gareth Harding" w:date="2025-07-09T10:21:00Z" w16du:dateUtc="2025-07-09T08:21:00Z">
            <w:rPr>
              <w:rFonts w:ascii="Verdana" w:hAnsi="Verdana"/>
            </w:rPr>
          </w:rPrChange>
        </w:rPr>
        <w:t>I have two ears and two eyebrows.</w:t>
      </w:r>
    </w:p>
    <w:p w14:paraId="4D023053" w14:textId="77777777" w:rsidR="00860CDA" w:rsidRPr="00F245C1" w:rsidRDefault="00860CDA" w:rsidP="00F245C1">
      <w:pPr>
        <w:adjustRightInd w:val="0"/>
        <w:snapToGrid w:val="0"/>
        <w:rPr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200" w:author="Gareth Harding" w:date="2025-07-09T10:21:00Z" w16du:dateUtc="2025-07-09T08:21:00Z">
            <w:rPr>
              <w:rFonts w:ascii="Verdana" w:hAnsi="Verdana"/>
            </w:rPr>
          </w:rPrChange>
        </w:rPr>
        <w:t>I can move my tongue and smile, but I can’t move my ears.</w:t>
      </w:r>
    </w:p>
    <w:p w14:paraId="3A7A2144" w14:textId="77777777" w:rsidR="0010339E" w:rsidRPr="00223481" w:rsidRDefault="0010339E" w:rsidP="00F245C1">
      <w:pPr>
        <w:adjustRightInd w:val="0"/>
        <w:snapToGrid w:val="0"/>
        <w:rPr>
          <w:rFonts w:ascii="Verdana" w:hAnsi="Verdana"/>
          <w:lang w:val="en-GB"/>
          <w:rPrChange w:id="201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399D1452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02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203" w:author="Gareth Harding" w:date="2025-07-09T10:21:00Z" w16du:dateUtc="2025-07-09T08:21:00Z">
            <w:rPr>
              <w:rFonts w:ascii="Verdana" w:hAnsi="Verdana"/>
            </w:rPr>
          </w:rPrChange>
        </w:rPr>
        <w:t>I have a head, a neck, and shoulders.</w:t>
      </w:r>
    </w:p>
    <w:p w14:paraId="5A21533F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04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205" w:author="Gareth Harding" w:date="2025-07-09T10:21:00Z" w16du:dateUtc="2025-07-09T08:21:00Z">
            <w:rPr>
              <w:rFonts w:ascii="Verdana" w:hAnsi="Verdana"/>
            </w:rPr>
          </w:rPrChange>
        </w:rPr>
        <w:t>I have two arms and two hands. I have fingers on my hands.</w:t>
      </w:r>
    </w:p>
    <w:p w14:paraId="4B838056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06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0EDF4507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07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208" w:author="Gareth Harding" w:date="2025-07-09T10:21:00Z" w16du:dateUtc="2025-07-09T08:21:00Z">
            <w:rPr>
              <w:rFonts w:ascii="Verdana" w:hAnsi="Verdana"/>
            </w:rPr>
          </w:rPrChange>
        </w:rPr>
        <w:t>I have a belly and two legs.</w:t>
      </w:r>
    </w:p>
    <w:p w14:paraId="2667D298" w14:textId="37284AFA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09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210" w:author="Gareth Harding" w:date="2025-07-09T10:21:00Z" w16du:dateUtc="2025-07-09T08:21:00Z">
            <w:rPr>
              <w:rFonts w:ascii="Verdana" w:hAnsi="Verdana"/>
            </w:rPr>
          </w:rPrChange>
        </w:rPr>
        <w:t>I have knees, feet and toes.</w:t>
      </w:r>
    </w:p>
    <w:p w14:paraId="7806DBC5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11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3A2A0A81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12" w:author="Gareth Harding" w:date="2025-07-09T10:21:00Z" w16du:dateUtc="2025-07-09T08:21:00Z">
            <w:rPr>
              <w:rFonts w:ascii="Verdana" w:hAnsi="Verdana"/>
            </w:rPr>
          </w:rPrChange>
        </w:rPr>
      </w:pPr>
      <w:r w:rsidRPr="00223481">
        <w:rPr>
          <w:rFonts w:ascii="Verdana" w:hAnsi="Verdana"/>
          <w:lang w:val="en-GB"/>
          <w:rPrChange w:id="213" w:author="Gareth Harding" w:date="2025-07-09T10:21:00Z" w16du:dateUtc="2025-07-09T08:21:00Z">
            <w:rPr>
              <w:rFonts w:ascii="Verdana" w:hAnsi="Verdana"/>
            </w:rPr>
          </w:rPrChange>
        </w:rPr>
        <w:t>My skin is soft.</w:t>
      </w:r>
    </w:p>
    <w:p w14:paraId="79E1CCF4" w14:textId="77777777" w:rsidR="003E3209" w:rsidRPr="00223481" w:rsidRDefault="003E3209" w:rsidP="00F245C1">
      <w:pPr>
        <w:adjustRightInd w:val="0"/>
        <w:snapToGrid w:val="0"/>
        <w:rPr>
          <w:rFonts w:ascii="Verdana" w:hAnsi="Verdana"/>
          <w:lang w:val="en-GB"/>
          <w:rPrChange w:id="214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67DC13F0" w14:textId="276232E2" w:rsidR="00956314" w:rsidRDefault="003E3209" w:rsidP="00F245C1">
      <w:pPr>
        <w:adjustRightInd w:val="0"/>
        <w:snapToGrid w:val="0"/>
        <w:rPr>
          <w:ins w:id="215" w:author="48105" w:date="2025-07-30T20:25:00Z" w16du:dateUtc="2025-07-30T18:25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216" w:author="Gareth Harding" w:date="2025-07-09T10:21:00Z" w16du:dateUtc="2025-07-09T08:21:00Z">
            <w:rPr>
              <w:rFonts w:ascii="Verdana" w:hAnsi="Verdana"/>
            </w:rPr>
          </w:rPrChange>
        </w:rPr>
        <w:t>I like my body!</w:t>
      </w:r>
    </w:p>
    <w:p w14:paraId="062BDC5E" w14:textId="77777777" w:rsidR="00551767" w:rsidRDefault="00551767" w:rsidP="00F245C1">
      <w:pPr>
        <w:adjustRightInd w:val="0"/>
        <w:snapToGrid w:val="0"/>
        <w:rPr>
          <w:ins w:id="217" w:author="48105" w:date="2025-07-30T20:25:00Z" w16du:dateUtc="2025-07-30T18:25:00Z"/>
          <w:rFonts w:ascii="Verdana" w:hAnsi="Verdana"/>
          <w:lang w:val="en-GB"/>
        </w:rPr>
      </w:pPr>
    </w:p>
    <w:p w14:paraId="157A96AC" w14:textId="4C9A95FD" w:rsidR="00551767" w:rsidRPr="00551767" w:rsidRDefault="00551767" w:rsidP="00F245C1">
      <w:pPr>
        <w:adjustRightInd w:val="0"/>
        <w:snapToGrid w:val="0"/>
        <w:rPr>
          <w:rFonts w:ascii="Verdana" w:hAnsi="Verdana"/>
          <w:b/>
          <w:bCs/>
          <w:color w:val="EE0000"/>
          <w:lang w:val="en-GB"/>
          <w:rPrChange w:id="218" w:author="48105" w:date="2025-07-30T20:26:00Z" w16du:dateUtc="2025-07-30T18:26:00Z">
            <w:rPr>
              <w:rFonts w:ascii="Verdana" w:hAnsi="Verdana"/>
            </w:rPr>
          </w:rPrChange>
        </w:rPr>
      </w:pPr>
      <w:ins w:id="219" w:author="48105" w:date="2025-07-30T20:25:00Z" w16du:dateUtc="2025-07-30T18:25:00Z">
        <w:r w:rsidRPr="00551767">
          <w:rPr>
            <w:rFonts w:ascii="Verdana" w:hAnsi="Verdana"/>
            <w:b/>
            <w:bCs/>
            <w:color w:val="EE0000"/>
            <w:lang w:val="en-GB"/>
            <w:rPrChange w:id="220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¿</w:t>
        </w:r>
        <w:proofErr w:type="spellStart"/>
        <w:r w:rsidRPr="00551767">
          <w:rPr>
            <w:rFonts w:ascii="Verdana" w:hAnsi="Verdana"/>
            <w:b/>
            <w:bCs/>
            <w:color w:val="EE0000"/>
            <w:lang w:val="en-GB"/>
            <w:rPrChange w:id="221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Debería</w:t>
        </w:r>
        <w:proofErr w:type="spellEnd"/>
        <w:r w:rsidRPr="00551767">
          <w:rPr>
            <w:rFonts w:ascii="Verdana" w:hAnsi="Verdana"/>
            <w:b/>
            <w:bCs/>
            <w:color w:val="EE0000"/>
            <w:lang w:val="en-GB"/>
            <w:rPrChange w:id="222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 xml:space="preserve"> </w:t>
        </w:r>
        <w:proofErr w:type="spellStart"/>
        <w:r w:rsidRPr="00551767">
          <w:rPr>
            <w:rFonts w:ascii="Verdana" w:hAnsi="Verdana"/>
            <w:b/>
            <w:bCs/>
            <w:color w:val="EE0000"/>
            <w:lang w:val="en-GB"/>
            <w:rPrChange w:id="223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añadirle</w:t>
        </w:r>
        <w:proofErr w:type="spellEnd"/>
        <w:r w:rsidRPr="00551767">
          <w:rPr>
            <w:rFonts w:ascii="Verdana" w:hAnsi="Verdana"/>
            <w:b/>
            <w:bCs/>
            <w:color w:val="EE0000"/>
            <w:lang w:val="en-GB"/>
            <w:rPrChange w:id="224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 xml:space="preserve"> </w:t>
        </w:r>
        <w:proofErr w:type="spellStart"/>
        <w:r w:rsidRPr="00551767">
          <w:rPr>
            <w:rFonts w:ascii="Verdana" w:hAnsi="Verdana"/>
            <w:b/>
            <w:bCs/>
            <w:color w:val="EE0000"/>
            <w:lang w:val="en-GB"/>
            <w:rPrChange w:id="225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el</w:t>
        </w:r>
        <w:proofErr w:type="spellEnd"/>
        <w:r w:rsidRPr="00551767">
          <w:rPr>
            <w:rFonts w:ascii="Verdana" w:hAnsi="Verdana"/>
            <w:b/>
            <w:bCs/>
            <w:color w:val="EE0000"/>
            <w:lang w:val="en-GB"/>
            <w:rPrChange w:id="226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 xml:space="preserve"> got a </w:t>
        </w:r>
        <w:proofErr w:type="spellStart"/>
        <w:r w:rsidRPr="00551767">
          <w:rPr>
            <w:rFonts w:ascii="Verdana" w:hAnsi="Verdana"/>
            <w:b/>
            <w:bCs/>
            <w:color w:val="EE0000"/>
            <w:lang w:val="en-GB"/>
            <w:rPrChange w:id="227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todos</w:t>
        </w:r>
        <w:proofErr w:type="spellEnd"/>
        <w:r w:rsidRPr="00551767">
          <w:rPr>
            <w:rFonts w:ascii="Verdana" w:hAnsi="Verdana"/>
            <w:b/>
            <w:bCs/>
            <w:color w:val="EE0000"/>
            <w:lang w:val="en-GB"/>
            <w:rPrChange w:id="228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 xml:space="preserve"> </w:t>
        </w:r>
        <w:proofErr w:type="spellStart"/>
        <w:r w:rsidRPr="00551767">
          <w:rPr>
            <w:rFonts w:ascii="Verdana" w:hAnsi="Verdana"/>
            <w:b/>
            <w:bCs/>
            <w:color w:val="EE0000"/>
            <w:lang w:val="en-GB"/>
            <w:rPrChange w:id="229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los</w:t>
        </w:r>
        <w:proofErr w:type="spellEnd"/>
        <w:r w:rsidRPr="00551767">
          <w:rPr>
            <w:rFonts w:ascii="Verdana" w:hAnsi="Verdana"/>
            <w:b/>
            <w:bCs/>
            <w:color w:val="EE0000"/>
            <w:lang w:val="en-GB"/>
            <w:rPrChange w:id="230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 xml:space="preserve"> have del </w:t>
        </w:r>
        <w:proofErr w:type="spellStart"/>
        <w:r w:rsidRPr="00551767">
          <w:rPr>
            <w:rFonts w:ascii="Verdana" w:hAnsi="Verdana"/>
            <w:b/>
            <w:bCs/>
            <w:color w:val="EE0000"/>
            <w:lang w:val="en-GB"/>
            <w:rPrChange w:id="231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texto</w:t>
        </w:r>
        <w:proofErr w:type="spellEnd"/>
        <w:r w:rsidRPr="00551767">
          <w:rPr>
            <w:rFonts w:ascii="Verdana" w:hAnsi="Verdana"/>
            <w:b/>
            <w:bCs/>
            <w:color w:val="EE0000"/>
            <w:lang w:val="en-GB"/>
            <w:rPrChange w:id="232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 xml:space="preserve">? </w:t>
        </w:r>
        <w:proofErr w:type="spellStart"/>
        <w:r w:rsidRPr="00551767">
          <w:rPr>
            <w:rFonts w:ascii="Verdana" w:hAnsi="Verdana"/>
            <w:b/>
            <w:bCs/>
            <w:color w:val="EE0000"/>
            <w:lang w:val="en-GB"/>
            <w:rPrChange w:id="233" w:author="48105" w:date="2025-07-30T20:26:00Z" w16du:dateUtc="2025-07-30T18:26:00Z">
              <w:rPr>
                <w:rFonts w:ascii="Verdana" w:hAnsi="Verdana"/>
                <w:lang w:val="en-GB"/>
              </w:rPr>
            </w:rPrChange>
          </w:rPr>
          <w:t>Sí</w:t>
        </w:r>
      </w:ins>
      <w:proofErr w:type="spellEnd"/>
    </w:p>
    <w:p w14:paraId="22E97124" w14:textId="77777777" w:rsidR="00860CDA" w:rsidRPr="00223481" w:rsidRDefault="00860CDA" w:rsidP="00F245C1">
      <w:pPr>
        <w:adjustRightInd w:val="0"/>
        <w:snapToGrid w:val="0"/>
        <w:rPr>
          <w:rFonts w:ascii="Verdana" w:hAnsi="Verdana"/>
          <w:lang w:val="en-GB"/>
          <w:rPrChange w:id="234" w:author="Gareth Harding" w:date="2025-07-09T10:21:00Z" w16du:dateUtc="2025-07-09T08:21:00Z">
            <w:rPr>
              <w:rFonts w:ascii="Verdana" w:hAnsi="Verdana"/>
            </w:rPr>
          </w:rPrChange>
        </w:rPr>
      </w:pPr>
    </w:p>
    <w:p w14:paraId="1E34509D" w14:textId="099E486E" w:rsidR="00860CDA" w:rsidRPr="00F245C1" w:rsidRDefault="00860CDA" w:rsidP="00F245C1">
      <w:pPr>
        <w:adjustRightInd w:val="0"/>
        <w:snapToGrid w:val="0"/>
        <w:rPr>
          <w:rFonts w:ascii="Verdana" w:hAnsi="Verdana"/>
          <w:b/>
          <w:bCs/>
          <w:color w:val="00B050"/>
        </w:rPr>
      </w:pPr>
      <w:proofErr w:type="spellStart"/>
      <w:r w:rsidRPr="00F245C1">
        <w:rPr>
          <w:rFonts w:ascii="Verdana" w:hAnsi="Verdana"/>
          <w:b/>
          <w:bCs/>
          <w:color w:val="00B050"/>
        </w:rPr>
        <w:t>Comprehension</w:t>
      </w:r>
      <w:proofErr w:type="spellEnd"/>
      <w:r w:rsidRPr="00F245C1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00B050"/>
        </w:rPr>
        <w:t>Questions</w:t>
      </w:r>
      <w:proofErr w:type="spellEnd"/>
    </w:p>
    <w:p w14:paraId="6CAF97DF" w14:textId="77777777" w:rsidR="00860CDA" w:rsidRPr="00F245C1" w:rsidRDefault="00860CDA" w:rsidP="00F245C1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0C2C4BAB" w14:textId="5E9D94EC" w:rsidR="00860CDA" w:rsidRPr="00F245C1" w:rsidRDefault="00860CDA">
      <w:pPr>
        <w:pStyle w:val="Prrafodelista"/>
        <w:numPr>
          <w:ilvl w:val="0"/>
          <w:numId w:val="15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</w:rPr>
        <w:pPrChange w:id="235" w:author="Gareth Harding" w:date="2025-07-09T17:31:00Z" w16du:dateUtc="2025-07-09T15:31:00Z">
          <w:pPr>
            <w:pStyle w:val="Prrafodelista"/>
            <w:numPr>
              <w:numId w:val="15"/>
            </w:numPr>
            <w:adjustRightInd w:val="0"/>
            <w:snapToGrid w:val="0"/>
            <w:ind w:hanging="360"/>
            <w:contextualSpacing w:val="0"/>
          </w:pPr>
        </w:pPrChange>
      </w:pPr>
      <w:proofErr w:type="spellStart"/>
      <w:r w:rsidRPr="00F245C1">
        <w:rPr>
          <w:rFonts w:ascii="Verdana" w:hAnsi="Verdana"/>
          <w:b/>
          <w:bCs/>
        </w:rPr>
        <w:t>How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old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is</w:t>
      </w:r>
      <w:proofErr w:type="spellEnd"/>
      <w:r w:rsidRPr="00F245C1">
        <w:rPr>
          <w:rFonts w:ascii="Verdana" w:hAnsi="Verdana"/>
          <w:b/>
          <w:bCs/>
        </w:rPr>
        <w:t xml:space="preserve"> Anna?</w:t>
      </w:r>
    </w:p>
    <w:p w14:paraId="1A5F9094" w14:textId="6BFE5710" w:rsidR="00860CDA" w:rsidRPr="00F245C1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36" w:author="Gareth Harding" w:date="2025-07-09T17:31:00Z" w16du:dateUtc="2025-07-09T15:31:00Z">
          <w:pPr>
            <w:pStyle w:val="p1"/>
          </w:pPr>
        </w:pPrChange>
      </w:pPr>
      <w:proofErr w:type="spellStart"/>
      <w:r w:rsidRPr="00F245C1">
        <w:rPr>
          <w:rFonts w:ascii="Verdana" w:hAnsi="Verdana"/>
          <w:highlight w:val="yellow"/>
        </w:rPr>
        <w:lastRenderedPageBreak/>
        <w:t>She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is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seven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years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old</w:t>
      </w:r>
      <w:proofErr w:type="spellEnd"/>
    </w:p>
    <w:p w14:paraId="5F3A2CBE" w14:textId="4B11EC7D" w:rsidR="00860CDA" w:rsidRPr="00F245C1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37" w:author="Gareth Harding" w:date="2025-07-09T17:31:00Z" w16du:dateUtc="2025-07-09T15:31:00Z">
          <w:pPr>
            <w:pStyle w:val="p1"/>
          </w:pPr>
        </w:pPrChange>
      </w:pPr>
      <w:proofErr w:type="spellStart"/>
      <w:r w:rsidRPr="00F245C1">
        <w:rPr>
          <w:rFonts w:ascii="Verdana" w:hAnsi="Verdana"/>
        </w:rPr>
        <w:t>She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is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five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years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old</w:t>
      </w:r>
      <w:proofErr w:type="spellEnd"/>
    </w:p>
    <w:p w14:paraId="2BA12B1E" w14:textId="14B3F083" w:rsidR="00860CDA" w:rsidRDefault="00860CDA">
      <w:pPr>
        <w:pStyle w:val="p1"/>
        <w:spacing w:before="0" w:beforeAutospacing="0" w:after="0" w:afterAutospacing="0"/>
        <w:ind w:left="426" w:hanging="426"/>
        <w:rPr>
          <w:ins w:id="238" w:author="Gareth Harding" w:date="2025-07-09T17:31:00Z" w16du:dateUtc="2025-07-09T15:31:00Z"/>
          <w:rFonts w:ascii="Verdana" w:hAnsi="Verdana"/>
        </w:rPr>
        <w:pPrChange w:id="239" w:author="Gareth Harding" w:date="2025-07-09T17:31:00Z" w16du:dateUtc="2025-07-09T15:31:00Z">
          <w:pPr>
            <w:pStyle w:val="p1"/>
            <w:spacing w:before="0" w:beforeAutospacing="0" w:after="0" w:afterAutospacing="0"/>
          </w:pPr>
        </w:pPrChange>
      </w:pPr>
      <w:proofErr w:type="spellStart"/>
      <w:r w:rsidRPr="00F245C1">
        <w:rPr>
          <w:rFonts w:ascii="Verdana" w:hAnsi="Verdana"/>
        </w:rPr>
        <w:t>She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is</w:t>
      </w:r>
      <w:proofErr w:type="spellEnd"/>
      <w:r w:rsidRPr="00F245C1">
        <w:rPr>
          <w:rFonts w:ascii="Verdana" w:hAnsi="Verdana"/>
        </w:rPr>
        <w:t xml:space="preserve"> ten </w:t>
      </w:r>
      <w:proofErr w:type="spellStart"/>
      <w:r w:rsidRPr="00F245C1">
        <w:rPr>
          <w:rFonts w:ascii="Verdana" w:hAnsi="Verdana"/>
        </w:rPr>
        <w:t>years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old</w:t>
      </w:r>
      <w:proofErr w:type="spellEnd"/>
    </w:p>
    <w:p w14:paraId="321925C0" w14:textId="77777777" w:rsidR="004D7559" w:rsidRPr="00F245C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40" w:author="Gareth Harding" w:date="2025-07-09T17:31:00Z" w16du:dateUtc="2025-07-09T15:31:00Z">
          <w:pPr>
            <w:pStyle w:val="p1"/>
          </w:pPr>
        </w:pPrChange>
      </w:pPr>
    </w:p>
    <w:p w14:paraId="60FFD5A5" w14:textId="6A17A729" w:rsidR="00860CDA" w:rsidRPr="00616E9D" w:rsidRDefault="00860CDA">
      <w:pPr>
        <w:pStyle w:val="Prrafodelista"/>
        <w:numPr>
          <w:ilvl w:val="0"/>
          <w:numId w:val="15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lang w:val="en-GB"/>
          <w:rPrChange w:id="241" w:author="48105" w:date="2025-07-30T19:51:00Z" w16du:dateUtc="2025-07-30T17:51:00Z">
            <w:rPr>
              <w:rFonts w:ascii="Verdana" w:hAnsi="Verdana"/>
              <w:b/>
              <w:bCs/>
            </w:rPr>
          </w:rPrChange>
        </w:rPr>
        <w:pPrChange w:id="242" w:author="Gareth Harding" w:date="2025-07-09T17:31:00Z" w16du:dateUtc="2025-07-09T15:31:00Z">
          <w:pPr>
            <w:pStyle w:val="Prrafodelista"/>
            <w:numPr>
              <w:numId w:val="15"/>
            </w:numPr>
            <w:adjustRightInd w:val="0"/>
            <w:snapToGrid w:val="0"/>
            <w:ind w:hanging="360"/>
            <w:contextualSpacing w:val="0"/>
          </w:pPr>
        </w:pPrChange>
      </w:pPr>
      <w:r w:rsidRPr="00616E9D">
        <w:rPr>
          <w:rFonts w:ascii="Verdana" w:hAnsi="Verdana"/>
          <w:b/>
          <w:bCs/>
          <w:strike/>
          <w:lang w:val="en-GB"/>
          <w:rPrChange w:id="243" w:author="48105" w:date="2025-07-30T19:51:00Z" w16du:dateUtc="2025-07-30T17:51:00Z">
            <w:rPr>
              <w:rFonts w:ascii="Verdana" w:hAnsi="Verdana"/>
              <w:b/>
              <w:bCs/>
            </w:rPr>
          </w:rPrChange>
        </w:rPr>
        <w:t>What does Anna have on her face</w:t>
      </w:r>
      <w:r w:rsidRPr="00616E9D">
        <w:rPr>
          <w:rFonts w:ascii="Verdana" w:hAnsi="Verdana"/>
          <w:b/>
          <w:bCs/>
          <w:lang w:val="en-GB"/>
          <w:rPrChange w:id="244" w:author="48105" w:date="2025-07-30T19:51:00Z" w16du:dateUtc="2025-07-30T17:51:00Z">
            <w:rPr>
              <w:rFonts w:ascii="Verdana" w:hAnsi="Verdana"/>
              <w:b/>
              <w:bCs/>
            </w:rPr>
          </w:rPrChange>
        </w:rPr>
        <w:t>?</w:t>
      </w:r>
    </w:p>
    <w:p w14:paraId="51B3FA2D" w14:textId="737CA10B" w:rsidR="00860CDA" w:rsidRPr="00616E9D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lang w:val="en-GB"/>
          <w:rPrChange w:id="245" w:author="48105" w:date="2025-07-30T19:51:00Z" w16du:dateUtc="2025-07-30T17:51:00Z">
            <w:rPr>
              <w:rFonts w:ascii="Verdana" w:hAnsi="Verdana"/>
            </w:rPr>
          </w:rPrChange>
        </w:rPr>
        <w:pPrChange w:id="246" w:author="Gareth Harding" w:date="2025-07-09T17:31:00Z" w16du:dateUtc="2025-07-09T15:31:00Z">
          <w:pPr>
            <w:pStyle w:val="p1"/>
          </w:pPr>
        </w:pPrChange>
      </w:pPr>
      <w:r w:rsidRPr="00616E9D">
        <w:rPr>
          <w:rFonts w:ascii="Verdana" w:hAnsi="Verdana"/>
          <w:strike/>
          <w:highlight w:val="yellow"/>
          <w:lang w:val="en-GB"/>
          <w:rPrChange w:id="247" w:author="48105" w:date="2025-07-30T19:51:00Z" w16du:dateUtc="2025-07-30T17:51:00Z">
            <w:rPr>
              <w:rFonts w:ascii="Verdana" w:hAnsi="Verdana"/>
              <w:highlight w:val="yellow"/>
            </w:rPr>
          </w:rPrChange>
        </w:rPr>
        <w:t>Eyes, nose, mouth and teeth</w:t>
      </w:r>
    </w:p>
    <w:p w14:paraId="00916505" w14:textId="445AA1E0" w:rsidR="00860CDA" w:rsidRPr="00616E9D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lang w:val="en-GB"/>
          <w:rPrChange w:id="248" w:author="48105" w:date="2025-07-30T19:51:00Z" w16du:dateUtc="2025-07-30T17:51:00Z">
            <w:rPr>
              <w:rFonts w:ascii="Verdana" w:hAnsi="Verdana"/>
            </w:rPr>
          </w:rPrChange>
        </w:rPr>
        <w:pPrChange w:id="249" w:author="Gareth Harding" w:date="2025-07-09T17:31:00Z" w16du:dateUtc="2025-07-09T15:31:00Z">
          <w:pPr>
            <w:pStyle w:val="p1"/>
          </w:pPr>
        </w:pPrChange>
      </w:pPr>
      <w:r w:rsidRPr="00616E9D">
        <w:rPr>
          <w:rFonts w:ascii="Verdana" w:hAnsi="Verdana"/>
          <w:strike/>
          <w:lang w:val="en-GB"/>
          <w:rPrChange w:id="250" w:author="48105" w:date="2025-07-30T19:51:00Z" w16du:dateUtc="2025-07-30T17:51:00Z">
            <w:rPr>
              <w:rFonts w:ascii="Verdana" w:hAnsi="Verdana"/>
            </w:rPr>
          </w:rPrChange>
        </w:rPr>
        <w:t>Hat and glasses</w:t>
      </w:r>
    </w:p>
    <w:p w14:paraId="143BD21C" w14:textId="441FC580" w:rsidR="00860CDA" w:rsidRPr="00616E9D" w:rsidRDefault="002E1A2B" w:rsidP="004D7559">
      <w:pPr>
        <w:pStyle w:val="p1"/>
        <w:spacing w:before="0" w:beforeAutospacing="0" w:after="0" w:afterAutospacing="0"/>
        <w:ind w:left="426" w:hanging="426"/>
        <w:rPr>
          <w:ins w:id="251" w:author="48105" w:date="2025-07-30T19:49:00Z" w16du:dateUtc="2025-07-30T17:49:00Z"/>
          <w:rFonts w:ascii="Verdana" w:hAnsi="Verdana"/>
          <w:strike/>
          <w:rPrChange w:id="252" w:author="48105" w:date="2025-07-30T19:51:00Z" w16du:dateUtc="2025-07-30T17:51:00Z">
            <w:rPr>
              <w:ins w:id="253" w:author="48105" w:date="2025-07-30T19:49:00Z" w16du:dateUtc="2025-07-30T17:49:00Z"/>
              <w:rFonts w:ascii="Verdana" w:hAnsi="Verdana"/>
            </w:rPr>
          </w:rPrChange>
        </w:rPr>
      </w:pPr>
      <w:proofErr w:type="spellStart"/>
      <w:r w:rsidRPr="00616E9D">
        <w:rPr>
          <w:rFonts w:ascii="Verdana" w:hAnsi="Verdana"/>
          <w:strike/>
          <w:rPrChange w:id="254" w:author="48105" w:date="2025-07-30T19:51:00Z" w16du:dateUtc="2025-07-30T17:51:00Z">
            <w:rPr>
              <w:rFonts w:ascii="Verdana" w:hAnsi="Verdana"/>
            </w:rPr>
          </w:rPrChange>
        </w:rPr>
        <w:t>Moustache</w:t>
      </w:r>
      <w:proofErr w:type="spellEnd"/>
      <w:r w:rsidRPr="00616E9D">
        <w:rPr>
          <w:rFonts w:ascii="Verdana" w:hAnsi="Verdana"/>
          <w:strike/>
          <w:rPrChange w:id="255" w:author="48105" w:date="2025-07-30T19:51:00Z" w16du:dateUtc="2025-07-30T17:51:00Z">
            <w:rPr>
              <w:rFonts w:ascii="Verdana" w:hAnsi="Verdana"/>
            </w:rPr>
          </w:rPrChange>
        </w:rPr>
        <w:t xml:space="preserve"> and </w:t>
      </w:r>
      <w:proofErr w:type="spellStart"/>
      <w:r w:rsidRPr="00616E9D">
        <w:rPr>
          <w:rFonts w:ascii="Verdana" w:hAnsi="Verdana"/>
          <w:strike/>
          <w:rPrChange w:id="256" w:author="48105" w:date="2025-07-30T19:51:00Z" w16du:dateUtc="2025-07-30T17:51:00Z">
            <w:rPr>
              <w:rFonts w:ascii="Verdana" w:hAnsi="Verdana"/>
            </w:rPr>
          </w:rPrChange>
        </w:rPr>
        <w:t>two</w:t>
      </w:r>
      <w:proofErr w:type="spellEnd"/>
      <w:r w:rsidRPr="00616E9D">
        <w:rPr>
          <w:rFonts w:ascii="Verdana" w:hAnsi="Verdana"/>
          <w:strike/>
          <w:rPrChange w:id="257" w:author="48105" w:date="2025-07-30T19:51:00Z" w16du:dateUtc="2025-07-30T17:51:00Z">
            <w:rPr>
              <w:rFonts w:ascii="Verdana" w:hAnsi="Verdana"/>
            </w:rPr>
          </w:rPrChange>
        </w:rPr>
        <w:t xml:space="preserve"> piercings</w:t>
      </w:r>
    </w:p>
    <w:p w14:paraId="73917408" w14:textId="77777777" w:rsidR="00E40FC5" w:rsidRDefault="00E40FC5" w:rsidP="00616E9D">
      <w:pPr>
        <w:pStyle w:val="p1"/>
        <w:spacing w:before="0" w:beforeAutospacing="0" w:after="0" w:afterAutospacing="0"/>
        <w:rPr>
          <w:ins w:id="258" w:author="48105" w:date="2025-07-30T19:49:00Z" w16du:dateUtc="2025-07-30T17:49:00Z"/>
          <w:rFonts w:ascii="Verdana" w:hAnsi="Verdana"/>
        </w:rPr>
        <w:pPrChange w:id="259" w:author="48105" w:date="2025-07-30T19:50:00Z" w16du:dateUtc="2025-07-30T17:50:00Z">
          <w:pPr>
            <w:pStyle w:val="p1"/>
            <w:spacing w:before="0" w:beforeAutospacing="0" w:after="0" w:afterAutospacing="0"/>
            <w:ind w:left="426" w:hanging="426"/>
          </w:pPr>
        </w:pPrChange>
      </w:pPr>
    </w:p>
    <w:p w14:paraId="653C96BA" w14:textId="77777777" w:rsidR="00616E9D" w:rsidRPr="00616E9D" w:rsidRDefault="00616E9D" w:rsidP="004D7559">
      <w:pPr>
        <w:pStyle w:val="p1"/>
        <w:spacing w:before="0" w:beforeAutospacing="0" w:after="0" w:afterAutospacing="0"/>
        <w:ind w:left="426" w:hanging="426"/>
        <w:rPr>
          <w:ins w:id="260" w:author="48105" w:date="2025-07-30T19:49:00Z" w16du:dateUtc="2025-07-30T17:49:00Z"/>
          <w:rFonts w:ascii="Verdana" w:hAnsi="Verdana"/>
          <w:b/>
          <w:bCs/>
          <w:rPrChange w:id="261" w:author="48105" w:date="2025-07-30T19:50:00Z" w16du:dateUtc="2025-07-30T17:50:00Z">
            <w:rPr>
              <w:ins w:id="262" w:author="48105" w:date="2025-07-30T19:49:00Z" w16du:dateUtc="2025-07-30T17:49:00Z"/>
              <w:rFonts w:ascii="Verdana" w:hAnsi="Verdana"/>
            </w:rPr>
          </w:rPrChange>
        </w:rPr>
      </w:pPr>
      <w:proofErr w:type="spellStart"/>
      <w:ins w:id="263" w:author="48105" w:date="2025-07-30T19:49:00Z" w16du:dateUtc="2025-07-30T17:49:00Z">
        <w:r w:rsidRPr="00616E9D">
          <w:rPr>
            <w:rFonts w:ascii="Verdana" w:hAnsi="Verdana"/>
            <w:b/>
            <w:bCs/>
            <w:rPrChange w:id="264" w:author="48105" w:date="2025-07-30T19:50:00Z" w16du:dateUtc="2025-07-30T17:50:00Z">
              <w:rPr>
                <w:rFonts w:ascii="Verdana" w:hAnsi="Verdana"/>
              </w:rPr>
            </w:rPrChange>
          </w:rPr>
          <w:t>What</w:t>
        </w:r>
        <w:proofErr w:type="spellEnd"/>
        <w:r w:rsidRPr="00616E9D">
          <w:rPr>
            <w:rFonts w:ascii="Verdana" w:hAnsi="Verdana"/>
            <w:b/>
            <w:bCs/>
            <w:rPrChange w:id="265" w:author="48105" w:date="2025-07-30T19:50:00Z" w16du:dateUtc="2025-07-30T17:50:00Z">
              <w:rPr>
                <w:rFonts w:ascii="Verdana" w:hAnsi="Verdana"/>
              </w:rPr>
            </w:rPrChange>
          </w:rPr>
          <w:t xml:space="preserve"> </w:t>
        </w:r>
        <w:proofErr w:type="spellStart"/>
        <w:r w:rsidRPr="00616E9D">
          <w:rPr>
            <w:rFonts w:ascii="Verdana" w:hAnsi="Verdana"/>
            <w:b/>
            <w:bCs/>
            <w:rPrChange w:id="266" w:author="48105" w:date="2025-07-30T19:50:00Z" w16du:dateUtc="2025-07-30T17:50:00Z">
              <w:rPr>
                <w:rFonts w:ascii="Verdana" w:hAnsi="Verdana"/>
              </w:rPr>
            </w:rPrChange>
          </w:rPr>
          <w:t>does</w:t>
        </w:r>
        <w:proofErr w:type="spellEnd"/>
        <w:r w:rsidRPr="00616E9D">
          <w:rPr>
            <w:rFonts w:ascii="Verdana" w:hAnsi="Verdana"/>
            <w:b/>
            <w:bCs/>
            <w:rPrChange w:id="267" w:author="48105" w:date="2025-07-30T19:50:00Z" w16du:dateUtc="2025-07-30T17:50:00Z">
              <w:rPr>
                <w:rFonts w:ascii="Verdana" w:hAnsi="Verdana"/>
              </w:rPr>
            </w:rPrChange>
          </w:rPr>
          <w:t xml:space="preserve"> Anna look </w:t>
        </w:r>
        <w:proofErr w:type="spellStart"/>
        <w:r w:rsidRPr="00616E9D">
          <w:rPr>
            <w:rFonts w:ascii="Verdana" w:hAnsi="Verdana"/>
            <w:b/>
            <w:bCs/>
            <w:rPrChange w:id="268" w:author="48105" w:date="2025-07-30T19:50:00Z" w16du:dateUtc="2025-07-30T17:50:00Z">
              <w:rPr>
                <w:rFonts w:ascii="Verdana" w:hAnsi="Verdana"/>
              </w:rPr>
            </w:rPrChange>
          </w:rPr>
          <w:t>like</w:t>
        </w:r>
        <w:proofErr w:type="spellEnd"/>
        <w:r w:rsidRPr="00616E9D">
          <w:rPr>
            <w:rFonts w:ascii="Verdana" w:hAnsi="Verdana"/>
            <w:b/>
            <w:bCs/>
            <w:rPrChange w:id="269" w:author="48105" w:date="2025-07-30T19:50:00Z" w16du:dateUtc="2025-07-30T17:50:00Z">
              <w:rPr>
                <w:rFonts w:ascii="Verdana" w:hAnsi="Verdana"/>
              </w:rPr>
            </w:rPrChange>
          </w:rPr>
          <w:t>?</w:t>
        </w:r>
      </w:ins>
    </w:p>
    <w:p w14:paraId="62798C3A" w14:textId="66AC0C91" w:rsidR="00616E9D" w:rsidRPr="00616E9D" w:rsidRDefault="00616E9D" w:rsidP="004D7559">
      <w:pPr>
        <w:pStyle w:val="p1"/>
        <w:spacing w:before="0" w:beforeAutospacing="0" w:after="0" w:afterAutospacing="0"/>
        <w:ind w:left="426" w:hanging="426"/>
        <w:rPr>
          <w:ins w:id="270" w:author="48105" w:date="2025-07-30T19:50:00Z" w16du:dateUtc="2025-07-30T17:50:00Z"/>
          <w:rFonts w:ascii="Verdana" w:hAnsi="Verdana"/>
          <w:highlight w:val="yellow"/>
          <w:lang w:val="en-GB"/>
          <w:rPrChange w:id="271" w:author="48105" w:date="2025-07-30T19:50:00Z" w16du:dateUtc="2025-07-30T17:50:00Z">
            <w:rPr>
              <w:ins w:id="272" w:author="48105" w:date="2025-07-30T19:50:00Z" w16du:dateUtc="2025-07-30T17:50:00Z"/>
              <w:rFonts w:ascii="Verdana" w:hAnsi="Verdana"/>
            </w:rPr>
          </w:rPrChange>
        </w:rPr>
      </w:pPr>
      <w:proofErr w:type="spellStart"/>
      <w:ins w:id="273" w:author="48105" w:date="2025-07-30T19:49:00Z" w16du:dateUtc="2025-07-30T17:49:00Z">
        <w:r w:rsidRPr="00616E9D">
          <w:rPr>
            <w:rFonts w:ascii="Verdana" w:hAnsi="Verdana"/>
            <w:highlight w:val="yellow"/>
            <w:lang w:val="en-GB"/>
            <w:rPrChange w:id="274" w:author="48105" w:date="2025-07-30T19:50:00Z" w16du:dateUtc="2025-07-30T17:50:00Z">
              <w:rPr>
                <w:rFonts w:ascii="Verdana" w:hAnsi="Verdana"/>
              </w:rPr>
            </w:rPrChange>
          </w:rPr>
          <w:t>She</w:t>
        </w:r>
        <w:proofErr w:type="spellEnd"/>
        <w:r w:rsidRPr="00616E9D">
          <w:rPr>
            <w:rFonts w:ascii="Verdana" w:hAnsi="Verdana"/>
            <w:highlight w:val="yellow"/>
            <w:lang w:val="en-GB"/>
            <w:rPrChange w:id="275" w:author="48105" w:date="2025-07-30T19:50:00Z" w16du:dateUtc="2025-07-30T17:50:00Z">
              <w:rPr>
                <w:rFonts w:ascii="Verdana" w:hAnsi="Verdana"/>
              </w:rPr>
            </w:rPrChange>
          </w:rPr>
          <w:t xml:space="preserve"> has </w:t>
        </w:r>
        <w:proofErr w:type="spellStart"/>
        <w:r w:rsidRPr="00616E9D">
          <w:rPr>
            <w:rFonts w:ascii="Verdana" w:hAnsi="Verdana"/>
            <w:highlight w:val="yellow"/>
            <w:lang w:val="en-GB"/>
            <w:rPrChange w:id="276" w:author="48105" w:date="2025-07-30T19:50:00Z" w16du:dateUtc="2025-07-30T17:50:00Z">
              <w:rPr>
                <w:rFonts w:ascii="Verdana" w:hAnsi="Verdana"/>
              </w:rPr>
            </w:rPrChange>
          </w:rPr>
          <w:t>got</w:t>
        </w:r>
        <w:proofErr w:type="spellEnd"/>
        <w:r w:rsidRPr="00616E9D">
          <w:rPr>
            <w:rFonts w:ascii="Verdana" w:hAnsi="Verdana"/>
            <w:highlight w:val="yellow"/>
            <w:lang w:val="en-GB"/>
            <w:rPrChange w:id="277" w:author="48105" w:date="2025-07-30T19:50:00Z" w16du:dateUtc="2025-07-30T17:50:00Z">
              <w:rPr>
                <w:rFonts w:ascii="Verdana" w:hAnsi="Verdana"/>
              </w:rPr>
            </w:rPrChange>
          </w:rPr>
          <w:t xml:space="preserve"> </w:t>
        </w:r>
      </w:ins>
      <w:proofErr w:type="spellStart"/>
      <w:ins w:id="278" w:author="48105" w:date="2025-07-30T19:50:00Z" w16du:dateUtc="2025-07-30T17:50:00Z">
        <w:r w:rsidRPr="00616E9D">
          <w:rPr>
            <w:rFonts w:ascii="Verdana" w:hAnsi="Verdana"/>
            <w:highlight w:val="yellow"/>
            <w:lang w:val="en-GB"/>
            <w:rPrChange w:id="279" w:author="48105" w:date="2025-07-30T19:50:00Z" w16du:dateUtc="2025-07-30T17:50:00Z">
              <w:rPr>
                <w:rFonts w:ascii="Verdana" w:hAnsi="Verdana"/>
              </w:rPr>
            </w:rPrChange>
          </w:rPr>
          <w:t>brown</w:t>
        </w:r>
        <w:proofErr w:type="spellEnd"/>
        <w:r w:rsidRPr="00616E9D">
          <w:rPr>
            <w:rFonts w:ascii="Verdana" w:hAnsi="Verdana"/>
            <w:highlight w:val="yellow"/>
            <w:lang w:val="en-GB"/>
            <w:rPrChange w:id="280" w:author="48105" w:date="2025-07-30T19:50:00Z" w16du:dateUtc="2025-07-30T17:50:00Z">
              <w:rPr>
                <w:rFonts w:ascii="Verdana" w:hAnsi="Verdana"/>
              </w:rPr>
            </w:rPrChange>
          </w:rPr>
          <w:t xml:space="preserve"> </w:t>
        </w:r>
        <w:proofErr w:type="spellStart"/>
        <w:r w:rsidRPr="00616E9D">
          <w:rPr>
            <w:rFonts w:ascii="Verdana" w:hAnsi="Verdana"/>
            <w:highlight w:val="yellow"/>
            <w:lang w:val="en-GB"/>
            <w:rPrChange w:id="281" w:author="48105" w:date="2025-07-30T19:50:00Z" w16du:dateUtc="2025-07-30T17:50:00Z">
              <w:rPr>
                <w:rFonts w:ascii="Verdana" w:hAnsi="Verdana"/>
              </w:rPr>
            </w:rPrChange>
          </w:rPr>
          <w:t>hair</w:t>
        </w:r>
        <w:proofErr w:type="spellEnd"/>
        <w:r w:rsidRPr="00616E9D">
          <w:rPr>
            <w:rFonts w:ascii="Verdana" w:hAnsi="Verdana"/>
            <w:highlight w:val="yellow"/>
            <w:lang w:val="en-GB"/>
            <w:rPrChange w:id="282" w:author="48105" w:date="2025-07-30T19:50:00Z" w16du:dateUtc="2025-07-30T17:50:00Z">
              <w:rPr>
                <w:rFonts w:ascii="Verdana" w:hAnsi="Verdana"/>
              </w:rPr>
            </w:rPrChange>
          </w:rPr>
          <w:t xml:space="preserve"> </w:t>
        </w:r>
        <w:proofErr w:type="spellStart"/>
        <w:r w:rsidRPr="00616E9D">
          <w:rPr>
            <w:rFonts w:ascii="Verdana" w:hAnsi="Verdana"/>
            <w:highlight w:val="yellow"/>
            <w:lang w:val="en-GB"/>
            <w:rPrChange w:id="283" w:author="48105" w:date="2025-07-30T19:50:00Z" w16du:dateUtc="2025-07-30T17:50:00Z">
              <w:rPr>
                <w:rFonts w:ascii="Verdana" w:hAnsi="Verdana"/>
              </w:rPr>
            </w:rPrChange>
          </w:rPr>
          <w:t>with</w:t>
        </w:r>
        <w:proofErr w:type="spellEnd"/>
        <w:r w:rsidRPr="00616E9D">
          <w:rPr>
            <w:rFonts w:ascii="Verdana" w:hAnsi="Verdana"/>
            <w:highlight w:val="yellow"/>
            <w:lang w:val="en-GB"/>
            <w:rPrChange w:id="284" w:author="48105" w:date="2025-07-30T19:50:00Z" w16du:dateUtc="2025-07-30T17:50:00Z">
              <w:rPr>
                <w:rFonts w:ascii="Verdana" w:hAnsi="Verdana"/>
              </w:rPr>
            </w:rPrChange>
          </w:rPr>
          <w:t xml:space="preserve"> a </w:t>
        </w:r>
        <w:proofErr w:type="spellStart"/>
        <w:r w:rsidRPr="00616E9D">
          <w:rPr>
            <w:rFonts w:ascii="Verdana" w:hAnsi="Verdana"/>
            <w:highlight w:val="yellow"/>
            <w:lang w:val="en-GB"/>
            <w:rPrChange w:id="285" w:author="48105" w:date="2025-07-30T19:50:00Z" w16du:dateUtc="2025-07-30T17:50:00Z">
              <w:rPr>
                <w:rFonts w:ascii="Verdana" w:hAnsi="Verdana"/>
              </w:rPr>
            </w:rPrChange>
          </w:rPr>
          <w:t>braid</w:t>
        </w:r>
        <w:proofErr w:type="spellEnd"/>
        <w:r w:rsidRPr="00616E9D">
          <w:rPr>
            <w:rFonts w:ascii="Verdana" w:hAnsi="Verdana"/>
            <w:highlight w:val="yellow"/>
            <w:lang w:val="en-GB"/>
            <w:rPrChange w:id="286" w:author="48105" w:date="2025-07-30T19:50:00Z" w16du:dateUtc="2025-07-30T17:50:00Z">
              <w:rPr>
                <w:rFonts w:ascii="Verdana" w:hAnsi="Verdana"/>
              </w:rPr>
            </w:rPrChange>
          </w:rPr>
          <w:t>.</w:t>
        </w:r>
      </w:ins>
    </w:p>
    <w:p w14:paraId="46B070CA" w14:textId="7A29F96D" w:rsidR="00616E9D" w:rsidRDefault="00616E9D" w:rsidP="00616E9D">
      <w:pPr>
        <w:pStyle w:val="p1"/>
        <w:spacing w:before="0" w:beforeAutospacing="0" w:after="0" w:afterAutospacing="0"/>
        <w:ind w:left="426" w:hanging="426"/>
        <w:rPr>
          <w:ins w:id="287" w:author="48105" w:date="2025-07-30T19:50:00Z" w16du:dateUtc="2025-07-30T17:50:00Z"/>
          <w:rFonts w:ascii="Verdana" w:hAnsi="Verdana"/>
        </w:rPr>
      </w:pPr>
      <w:proofErr w:type="spellStart"/>
      <w:ins w:id="288" w:author="48105" w:date="2025-07-30T19:50:00Z" w16du:dateUtc="2025-07-30T17:50:00Z">
        <w:r>
          <w:rPr>
            <w:rFonts w:ascii="Verdana" w:hAnsi="Verdana"/>
          </w:rPr>
          <w:t>She</w:t>
        </w:r>
        <w:proofErr w:type="spellEnd"/>
        <w:r>
          <w:rPr>
            <w:rFonts w:ascii="Verdana" w:hAnsi="Verdana"/>
          </w:rPr>
          <w:t xml:space="preserve"> has </w:t>
        </w:r>
        <w:proofErr w:type="spellStart"/>
        <w:r>
          <w:rPr>
            <w:rFonts w:ascii="Verdana" w:hAnsi="Verdana"/>
          </w:rPr>
          <w:t>got</w:t>
        </w:r>
        <w:proofErr w:type="spellEnd"/>
        <w:r>
          <w:rPr>
            <w:rFonts w:ascii="Verdana" w:hAnsi="Verdana"/>
          </w:rPr>
          <w:t xml:space="preserve"> </w:t>
        </w:r>
        <w:proofErr w:type="spellStart"/>
        <w:r>
          <w:rPr>
            <w:rFonts w:ascii="Verdana" w:hAnsi="Verdana"/>
          </w:rPr>
          <w:t>dark</w:t>
        </w:r>
        <w:proofErr w:type="spellEnd"/>
        <w:r>
          <w:rPr>
            <w:rFonts w:ascii="Verdana" w:hAnsi="Verdana"/>
          </w:rPr>
          <w:t xml:space="preserve"> </w:t>
        </w:r>
        <w:proofErr w:type="spellStart"/>
        <w:r>
          <w:rPr>
            <w:rFonts w:ascii="Verdana" w:hAnsi="Verdana"/>
          </w:rPr>
          <w:t>hair</w:t>
        </w:r>
        <w:proofErr w:type="spellEnd"/>
        <w:r>
          <w:rPr>
            <w:rFonts w:ascii="Verdana" w:hAnsi="Verdana"/>
          </w:rPr>
          <w:t xml:space="preserve"> </w:t>
        </w:r>
        <w:proofErr w:type="spellStart"/>
        <w:r>
          <w:rPr>
            <w:rFonts w:ascii="Verdana" w:hAnsi="Verdana"/>
          </w:rPr>
          <w:t>with</w:t>
        </w:r>
        <w:proofErr w:type="spellEnd"/>
        <w:r>
          <w:rPr>
            <w:rFonts w:ascii="Verdana" w:hAnsi="Verdana"/>
          </w:rPr>
          <w:t xml:space="preserve"> a </w:t>
        </w:r>
        <w:proofErr w:type="spellStart"/>
        <w:r>
          <w:rPr>
            <w:rFonts w:ascii="Verdana" w:hAnsi="Verdana"/>
          </w:rPr>
          <w:t>braid</w:t>
        </w:r>
        <w:proofErr w:type="spellEnd"/>
        <w:r>
          <w:rPr>
            <w:rFonts w:ascii="Verdana" w:hAnsi="Verdana"/>
          </w:rPr>
          <w:t>.</w:t>
        </w:r>
      </w:ins>
    </w:p>
    <w:p w14:paraId="1FE0E85F" w14:textId="4D054C72" w:rsidR="00616E9D" w:rsidRDefault="00616E9D" w:rsidP="00616E9D">
      <w:pPr>
        <w:pStyle w:val="p1"/>
        <w:spacing w:before="0" w:beforeAutospacing="0" w:after="0" w:afterAutospacing="0"/>
        <w:ind w:left="426" w:hanging="426"/>
        <w:rPr>
          <w:ins w:id="289" w:author="48105" w:date="2025-07-30T19:50:00Z" w16du:dateUtc="2025-07-30T17:50:00Z"/>
          <w:rFonts w:ascii="Verdana" w:hAnsi="Verdana"/>
        </w:rPr>
      </w:pPr>
      <w:proofErr w:type="spellStart"/>
      <w:ins w:id="290" w:author="48105" w:date="2025-07-30T19:50:00Z" w16du:dateUtc="2025-07-30T17:50:00Z">
        <w:r>
          <w:rPr>
            <w:rFonts w:ascii="Verdana" w:hAnsi="Verdana"/>
          </w:rPr>
          <w:t>She</w:t>
        </w:r>
        <w:proofErr w:type="spellEnd"/>
        <w:r>
          <w:rPr>
            <w:rFonts w:ascii="Verdana" w:hAnsi="Verdana"/>
          </w:rPr>
          <w:t xml:space="preserve"> has </w:t>
        </w:r>
        <w:proofErr w:type="spellStart"/>
        <w:r>
          <w:rPr>
            <w:rFonts w:ascii="Verdana" w:hAnsi="Verdana"/>
          </w:rPr>
          <w:t>got</w:t>
        </w:r>
        <w:proofErr w:type="spellEnd"/>
        <w:r>
          <w:rPr>
            <w:rFonts w:ascii="Verdana" w:hAnsi="Verdana"/>
          </w:rPr>
          <w:t xml:space="preserve"> </w:t>
        </w:r>
        <w:proofErr w:type="spellStart"/>
        <w:r>
          <w:rPr>
            <w:rFonts w:ascii="Verdana" w:hAnsi="Verdana"/>
          </w:rPr>
          <w:t>blond</w:t>
        </w:r>
        <w:proofErr w:type="spellEnd"/>
        <w:r>
          <w:rPr>
            <w:rFonts w:ascii="Verdana" w:hAnsi="Verdana"/>
          </w:rPr>
          <w:t xml:space="preserve"> </w:t>
        </w:r>
        <w:proofErr w:type="spellStart"/>
        <w:r>
          <w:rPr>
            <w:rFonts w:ascii="Verdana" w:hAnsi="Verdana"/>
          </w:rPr>
          <w:t>hair</w:t>
        </w:r>
        <w:proofErr w:type="spellEnd"/>
        <w:r>
          <w:rPr>
            <w:rFonts w:ascii="Verdana" w:hAnsi="Verdana"/>
          </w:rPr>
          <w:t xml:space="preserve"> </w:t>
        </w:r>
        <w:proofErr w:type="spellStart"/>
        <w:r>
          <w:rPr>
            <w:rFonts w:ascii="Verdana" w:hAnsi="Verdana"/>
          </w:rPr>
          <w:t>with</w:t>
        </w:r>
        <w:proofErr w:type="spellEnd"/>
        <w:r>
          <w:rPr>
            <w:rFonts w:ascii="Verdana" w:hAnsi="Verdana"/>
          </w:rPr>
          <w:t xml:space="preserve"> a </w:t>
        </w:r>
        <w:proofErr w:type="spellStart"/>
        <w:r>
          <w:rPr>
            <w:rFonts w:ascii="Verdana" w:hAnsi="Verdana"/>
          </w:rPr>
          <w:t>braid</w:t>
        </w:r>
        <w:proofErr w:type="spellEnd"/>
        <w:r>
          <w:rPr>
            <w:rFonts w:ascii="Verdana" w:hAnsi="Verdana"/>
          </w:rPr>
          <w:t>.</w:t>
        </w:r>
      </w:ins>
    </w:p>
    <w:p w14:paraId="11D20F1F" w14:textId="1FE23BAC" w:rsidR="00E40FC5" w:rsidRDefault="00E40FC5" w:rsidP="004D7559">
      <w:pPr>
        <w:pStyle w:val="p1"/>
        <w:spacing w:before="0" w:beforeAutospacing="0" w:after="0" w:afterAutospacing="0"/>
        <w:ind w:left="426" w:hanging="426"/>
        <w:rPr>
          <w:ins w:id="291" w:author="Gareth Harding" w:date="2025-07-09T17:31:00Z" w16du:dateUtc="2025-07-09T15:31:00Z"/>
          <w:rFonts w:ascii="Verdana" w:hAnsi="Verdana"/>
        </w:rPr>
      </w:pPr>
    </w:p>
    <w:p w14:paraId="66B2823B" w14:textId="77777777" w:rsidR="004D7559" w:rsidRPr="00F245C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92" w:author="Gareth Harding" w:date="2025-07-09T17:31:00Z" w16du:dateUtc="2025-07-09T15:31:00Z">
          <w:pPr>
            <w:pStyle w:val="p1"/>
          </w:pPr>
        </w:pPrChange>
      </w:pPr>
    </w:p>
    <w:p w14:paraId="55F83C03" w14:textId="36DF7821" w:rsidR="00860CDA" w:rsidRPr="00223481" w:rsidRDefault="00860CDA">
      <w:pPr>
        <w:pStyle w:val="Prrafodelista"/>
        <w:numPr>
          <w:ilvl w:val="0"/>
          <w:numId w:val="15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lang w:val="en-GB"/>
          <w:rPrChange w:id="29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294" w:author="Gareth Harding" w:date="2025-07-09T17:31:00Z" w16du:dateUtc="2025-07-09T15:31:00Z">
          <w:pPr>
            <w:pStyle w:val="Prrafodelista"/>
            <w:numPr>
              <w:numId w:val="15"/>
            </w:numPr>
            <w:adjustRightInd w:val="0"/>
            <w:snapToGrid w:val="0"/>
            <w:ind w:hanging="360"/>
            <w:contextualSpacing w:val="0"/>
          </w:pPr>
        </w:pPrChange>
      </w:pPr>
      <w:r w:rsidRPr="00CA386F">
        <w:rPr>
          <w:rFonts w:ascii="Verdana" w:hAnsi="Verdana"/>
          <w:b/>
          <w:bCs/>
          <w:strike/>
          <w:lang w:val="en-GB"/>
          <w:rPrChange w:id="295" w:author="48105" w:date="2025-07-30T20:21:00Z" w16du:dateUtc="2025-07-30T18:21:00Z">
            <w:rPr>
              <w:rFonts w:ascii="Verdana" w:hAnsi="Verdana"/>
              <w:b/>
              <w:bCs/>
            </w:rPr>
          </w:rPrChange>
        </w:rPr>
        <w:t>What kind of hair does Anna have</w:t>
      </w:r>
      <w:r w:rsidRPr="00223481">
        <w:rPr>
          <w:rFonts w:ascii="Verdana" w:hAnsi="Verdana"/>
          <w:b/>
          <w:bCs/>
          <w:lang w:val="en-GB"/>
          <w:rPrChange w:id="29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?</w:t>
      </w:r>
    </w:p>
    <w:p w14:paraId="2F230FA4" w14:textId="7AA5BC51" w:rsidR="00860CDA" w:rsidRPr="00CA386F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lang w:val="en-GB"/>
          <w:rPrChange w:id="297" w:author="48105" w:date="2025-07-30T20:22:00Z" w16du:dateUtc="2025-07-30T18:22:00Z">
            <w:rPr>
              <w:rFonts w:ascii="Verdana" w:hAnsi="Verdana"/>
            </w:rPr>
          </w:rPrChange>
        </w:rPr>
        <w:pPrChange w:id="298" w:author="Gareth Harding" w:date="2025-07-09T17:31:00Z" w16du:dateUtc="2025-07-09T15:31:00Z">
          <w:pPr>
            <w:pStyle w:val="p1"/>
          </w:pPr>
        </w:pPrChange>
      </w:pPr>
      <w:r w:rsidRPr="00CA386F">
        <w:rPr>
          <w:rFonts w:ascii="Verdana" w:hAnsi="Verdana"/>
          <w:strike/>
          <w:highlight w:val="yellow"/>
          <w:lang w:val="en-GB"/>
          <w:rPrChange w:id="299" w:author="48105" w:date="2025-07-30T20:22:00Z" w16du:dateUtc="2025-07-30T18:22:00Z">
            <w:rPr>
              <w:rFonts w:ascii="Verdana" w:hAnsi="Verdana"/>
              <w:highlight w:val="yellow"/>
            </w:rPr>
          </w:rPrChange>
        </w:rPr>
        <w:t>Brown hair with a braid</w:t>
      </w:r>
    </w:p>
    <w:p w14:paraId="6F1BC42B" w14:textId="47AC65D1" w:rsidR="00860CDA" w:rsidRPr="00CA386F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lang w:val="en-GB"/>
          <w:rPrChange w:id="300" w:author="48105" w:date="2025-07-30T20:22:00Z" w16du:dateUtc="2025-07-30T18:22:00Z">
            <w:rPr>
              <w:rFonts w:ascii="Verdana" w:hAnsi="Verdana"/>
            </w:rPr>
          </w:rPrChange>
        </w:rPr>
        <w:pPrChange w:id="301" w:author="Gareth Harding" w:date="2025-07-09T17:31:00Z" w16du:dateUtc="2025-07-09T15:31:00Z">
          <w:pPr>
            <w:pStyle w:val="p1"/>
          </w:pPr>
        </w:pPrChange>
      </w:pPr>
      <w:r w:rsidRPr="00CA386F">
        <w:rPr>
          <w:rFonts w:ascii="Verdana" w:hAnsi="Verdana"/>
          <w:strike/>
          <w:lang w:val="en-GB"/>
          <w:rPrChange w:id="302" w:author="48105" w:date="2025-07-30T20:22:00Z" w16du:dateUtc="2025-07-30T18:22:00Z">
            <w:rPr>
              <w:rFonts w:ascii="Verdana" w:hAnsi="Verdana"/>
            </w:rPr>
          </w:rPrChange>
        </w:rPr>
        <w:t>Blond hair with curls</w:t>
      </w:r>
    </w:p>
    <w:p w14:paraId="683DFDC7" w14:textId="58864302" w:rsidR="00E817B8" w:rsidRPr="00CA386F" w:rsidRDefault="00860CDA" w:rsidP="004D7559">
      <w:pPr>
        <w:pStyle w:val="p1"/>
        <w:spacing w:before="0" w:beforeAutospacing="0" w:after="0" w:afterAutospacing="0"/>
        <w:ind w:left="426" w:hanging="426"/>
        <w:rPr>
          <w:ins w:id="303" w:author="48105" w:date="2025-07-30T20:21:00Z" w16du:dateUtc="2025-07-30T18:21:00Z"/>
          <w:rFonts w:ascii="Verdana" w:hAnsi="Verdana"/>
          <w:strike/>
          <w:rPrChange w:id="304" w:author="48105" w:date="2025-07-30T20:22:00Z" w16du:dateUtc="2025-07-30T18:22:00Z">
            <w:rPr>
              <w:ins w:id="305" w:author="48105" w:date="2025-07-30T20:21:00Z" w16du:dateUtc="2025-07-30T18:21:00Z"/>
              <w:rFonts w:ascii="Verdana" w:hAnsi="Verdana"/>
            </w:rPr>
          </w:rPrChange>
        </w:rPr>
      </w:pPr>
      <w:r w:rsidRPr="00CA386F">
        <w:rPr>
          <w:rFonts w:ascii="Verdana" w:hAnsi="Verdana"/>
          <w:strike/>
          <w:rPrChange w:id="306" w:author="48105" w:date="2025-07-30T20:22:00Z" w16du:dateUtc="2025-07-30T18:22:00Z">
            <w:rPr>
              <w:rFonts w:ascii="Verdana" w:hAnsi="Verdana"/>
            </w:rPr>
          </w:rPrChange>
        </w:rPr>
        <w:t xml:space="preserve">Black </w:t>
      </w:r>
      <w:proofErr w:type="spellStart"/>
      <w:r w:rsidRPr="00CA386F">
        <w:rPr>
          <w:rFonts w:ascii="Verdana" w:hAnsi="Verdana"/>
          <w:strike/>
          <w:rPrChange w:id="307" w:author="48105" w:date="2025-07-30T20:22:00Z" w16du:dateUtc="2025-07-30T18:22:00Z">
            <w:rPr>
              <w:rFonts w:ascii="Verdana" w:hAnsi="Verdana"/>
            </w:rPr>
          </w:rPrChange>
        </w:rPr>
        <w:t>hair</w:t>
      </w:r>
      <w:proofErr w:type="spellEnd"/>
      <w:r w:rsidRPr="00CA386F">
        <w:rPr>
          <w:rFonts w:ascii="Verdana" w:hAnsi="Verdana"/>
          <w:strike/>
          <w:rPrChange w:id="308" w:author="48105" w:date="2025-07-30T20:22:00Z" w16du:dateUtc="2025-07-30T18:22:00Z">
            <w:rPr>
              <w:rFonts w:ascii="Verdana" w:hAnsi="Verdana"/>
            </w:rPr>
          </w:rPrChange>
        </w:rPr>
        <w:t xml:space="preserve"> </w:t>
      </w:r>
      <w:proofErr w:type="spellStart"/>
      <w:r w:rsidRPr="00CA386F">
        <w:rPr>
          <w:rFonts w:ascii="Verdana" w:hAnsi="Verdana"/>
          <w:strike/>
          <w:rPrChange w:id="309" w:author="48105" w:date="2025-07-30T20:22:00Z" w16du:dateUtc="2025-07-30T18:22:00Z">
            <w:rPr>
              <w:rFonts w:ascii="Verdana" w:hAnsi="Verdana"/>
            </w:rPr>
          </w:rPrChange>
        </w:rPr>
        <w:t>with</w:t>
      </w:r>
      <w:proofErr w:type="spellEnd"/>
      <w:r w:rsidRPr="00CA386F">
        <w:rPr>
          <w:rFonts w:ascii="Verdana" w:hAnsi="Verdana"/>
          <w:strike/>
          <w:rPrChange w:id="310" w:author="48105" w:date="2025-07-30T20:22:00Z" w16du:dateUtc="2025-07-30T18:22:00Z">
            <w:rPr>
              <w:rFonts w:ascii="Verdana" w:hAnsi="Verdana"/>
            </w:rPr>
          </w:rPrChange>
        </w:rPr>
        <w:t xml:space="preserve"> a </w:t>
      </w:r>
      <w:proofErr w:type="spellStart"/>
      <w:r w:rsidRPr="00CA386F">
        <w:rPr>
          <w:rFonts w:ascii="Verdana" w:hAnsi="Verdana"/>
          <w:strike/>
          <w:rPrChange w:id="311" w:author="48105" w:date="2025-07-30T20:22:00Z" w16du:dateUtc="2025-07-30T18:22:00Z">
            <w:rPr>
              <w:rFonts w:ascii="Verdana" w:hAnsi="Verdana"/>
            </w:rPr>
          </w:rPrChange>
        </w:rPr>
        <w:t>ponytail</w:t>
      </w:r>
      <w:proofErr w:type="spellEnd"/>
    </w:p>
    <w:p w14:paraId="3E4BCBFA" w14:textId="77777777" w:rsidR="00CA386F" w:rsidRDefault="00CA386F" w:rsidP="004D7559">
      <w:pPr>
        <w:pStyle w:val="p1"/>
        <w:spacing w:before="0" w:beforeAutospacing="0" w:after="0" w:afterAutospacing="0"/>
        <w:ind w:left="426" w:hanging="426"/>
        <w:rPr>
          <w:ins w:id="312" w:author="48105" w:date="2025-07-30T20:21:00Z" w16du:dateUtc="2025-07-30T18:21:00Z"/>
          <w:rFonts w:ascii="Verdana" w:hAnsi="Verdana"/>
        </w:rPr>
      </w:pPr>
    </w:p>
    <w:p w14:paraId="1F4D09DC" w14:textId="63CC1CD0" w:rsidR="00CA386F" w:rsidRPr="00C674A4" w:rsidRDefault="00CA386F" w:rsidP="00CA386F">
      <w:pPr>
        <w:pStyle w:val="p1"/>
        <w:spacing w:before="0" w:beforeAutospacing="0" w:after="0" w:afterAutospacing="0"/>
        <w:rPr>
          <w:ins w:id="313" w:author="48105" w:date="2025-07-30T20:21:00Z" w16du:dateUtc="2025-07-30T18:21:00Z"/>
          <w:rFonts w:ascii="Verdana" w:hAnsi="Verdana"/>
          <w:b/>
          <w:bCs/>
        </w:rPr>
      </w:pPr>
      <w:ins w:id="314" w:author="48105" w:date="2025-07-30T20:21:00Z" w16du:dateUtc="2025-07-30T18:21:00Z">
        <w:r w:rsidRPr="00C674A4">
          <w:rPr>
            <w:rFonts w:ascii="Verdana" w:hAnsi="Verdana"/>
            <w:b/>
            <w:bCs/>
          </w:rPr>
          <w:t xml:space="preserve">Anna </w:t>
        </w:r>
      </w:ins>
      <w:ins w:id="315" w:author="48105" w:date="2025-07-30T20:28:00Z" w16du:dateUtc="2025-07-30T18:28:00Z">
        <w:r w:rsidR="00EE40DF">
          <w:rPr>
            <w:rFonts w:ascii="Verdana" w:hAnsi="Verdana"/>
            <w:b/>
            <w:bCs/>
          </w:rPr>
          <w:t xml:space="preserve">can </w:t>
        </w:r>
        <w:proofErr w:type="spellStart"/>
        <w:r w:rsidR="00EE40DF">
          <w:rPr>
            <w:rFonts w:ascii="Verdana" w:hAnsi="Verdana"/>
            <w:b/>
            <w:bCs/>
          </w:rPr>
          <w:t>move</w:t>
        </w:r>
        <w:proofErr w:type="spellEnd"/>
        <w:r w:rsidR="00EE40DF">
          <w:rPr>
            <w:rFonts w:ascii="Verdana" w:hAnsi="Verdana"/>
            <w:b/>
            <w:bCs/>
          </w:rPr>
          <w:t xml:space="preserve"> </w:t>
        </w:r>
        <w:proofErr w:type="spellStart"/>
        <w:r w:rsidR="00EE40DF">
          <w:rPr>
            <w:rFonts w:ascii="Verdana" w:hAnsi="Verdana"/>
            <w:b/>
            <w:bCs/>
          </w:rPr>
          <w:t>her</w:t>
        </w:r>
        <w:proofErr w:type="spellEnd"/>
        <w:r w:rsidR="00EE40DF">
          <w:rPr>
            <w:rFonts w:ascii="Verdana" w:hAnsi="Verdana"/>
            <w:b/>
            <w:bCs/>
          </w:rPr>
          <w:t xml:space="preserve"> tongue</w:t>
        </w:r>
      </w:ins>
      <w:ins w:id="316" w:author="48105" w:date="2025-07-30T20:21:00Z" w16du:dateUtc="2025-07-30T18:21:00Z">
        <w:r w:rsidRPr="00C674A4">
          <w:rPr>
            <w:rFonts w:ascii="Verdana" w:hAnsi="Verdana"/>
            <w:b/>
            <w:bCs/>
          </w:rPr>
          <w:t>.</w:t>
        </w:r>
        <w:r>
          <w:rPr>
            <w:rFonts w:ascii="Verdana" w:hAnsi="Verdana"/>
            <w:b/>
            <w:bCs/>
          </w:rPr>
          <w:t xml:space="preserve"> </w:t>
        </w:r>
        <w:r w:rsidRPr="00C674A4">
          <w:rPr>
            <w:rFonts w:ascii="Verdana" w:hAnsi="Verdana"/>
            <w:b/>
            <w:bCs/>
            <w:color w:val="EE0000"/>
          </w:rPr>
          <w:t>(esta ser</w:t>
        </w:r>
        <w:r>
          <w:rPr>
            <w:rFonts w:ascii="Verdana" w:hAnsi="Verdana"/>
            <w:b/>
            <w:bCs/>
            <w:color w:val="EE0000"/>
          </w:rPr>
          <w:t>á</w:t>
        </w:r>
        <w:r w:rsidRPr="00C674A4">
          <w:rPr>
            <w:rFonts w:ascii="Verdana" w:hAnsi="Verdana"/>
            <w:b/>
            <w:bCs/>
            <w:color w:val="EE0000"/>
          </w:rPr>
          <w:t xml:space="preserve"> la </w:t>
        </w:r>
        <w:r>
          <w:rPr>
            <w:rFonts w:ascii="Verdana" w:hAnsi="Verdana"/>
            <w:b/>
            <w:bCs/>
            <w:color w:val="EE0000"/>
          </w:rPr>
          <w:t>4</w:t>
        </w:r>
        <w:r w:rsidRPr="00C674A4">
          <w:rPr>
            <w:rFonts w:ascii="Verdana" w:hAnsi="Verdana"/>
            <w:b/>
            <w:bCs/>
            <w:color w:val="EE0000"/>
          </w:rPr>
          <w:t>)</w:t>
        </w:r>
      </w:ins>
    </w:p>
    <w:p w14:paraId="697FF3C4" w14:textId="77777777" w:rsidR="00CA386F" w:rsidRPr="00CA386F" w:rsidRDefault="00CA386F" w:rsidP="00CA386F">
      <w:pPr>
        <w:pStyle w:val="p1"/>
        <w:spacing w:before="0" w:beforeAutospacing="0" w:after="0" w:afterAutospacing="0"/>
        <w:ind w:left="426" w:hanging="426"/>
        <w:rPr>
          <w:ins w:id="317" w:author="48105" w:date="2025-07-30T20:21:00Z" w16du:dateUtc="2025-07-30T18:21:00Z"/>
          <w:rFonts w:ascii="Verdana" w:hAnsi="Verdana"/>
          <w:rPrChange w:id="318" w:author="48105" w:date="2025-07-30T20:21:00Z" w16du:dateUtc="2025-07-30T18:21:00Z">
            <w:rPr>
              <w:ins w:id="319" w:author="48105" w:date="2025-07-30T20:21:00Z" w16du:dateUtc="2025-07-30T18:21:00Z"/>
              <w:rFonts w:ascii="Verdana" w:hAnsi="Verdana"/>
              <w:highlight w:val="yellow"/>
            </w:rPr>
          </w:rPrChange>
        </w:rPr>
      </w:pPr>
      <w:ins w:id="320" w:author="48105" w:date="2025-07-30T20:21:00Z" w16du:dateUtc="2025-07-30T18:21:00Z">
        <w:r w:rsidRPr="00EE40DF">
          <w:rPr>
            <w:rFonts w:ascii="Verdana" w:hAnsi="Verdana"/>
            <w:highlight w:val="yellow"/>
          </w:rPr>
          <w:t>True</w:t>
        </w:r>
      </w:ins>
    </w:p>
    <w:p w14:paraId="6CB7A4E8" w14:textId="77777777" w:rsidR="00CA386F" w:rsidRPr="00C674A4" w:rsidRDefault="00CA386F" w:rsidP="00CA386F">
      <w:pPr>
        <w:pStyle w:val="p1"/>
        <w:spacing w:before="0" w:beforeAutospacing="0" w:after="0" w:afterAutospacing="0"/>
        <w:ind w:left="426" w:hanging="426"/>
        <w:rPr>
          <w:ins w:id="321" w:author="48105" w:date="2025-07-30T20:21:00Z" w16du:dateUtc="2025-07-30T18:21:00Z"/>
          <w:rFonts w:ascii="Verdana" w:hAnsi="Verdana"/>
        </w:rPr>
      </w:pPr>
      <w:ins w:id="322" w:author="48105" w:date="2025-07-30T20:21:00Z" w16du:dateUtc="2025-07-30T18:21:00Z">
        <w:r w:rsidRPr="00EE40DF">
          <w:rPr>
            <w:rFonts w:ascii="Verdana" w:hAnsi="Verdana"/>
          </w:rPr>
          <w:t>False</w:t>
        </w:r>
      </w:ins>
    </w:p>
    <w:p w14:paraId="483891DC" w14:textId="77777777" w:rsidR="00CA386F" w:rsidDel="00CA386F" w:rsidRDefault="00CA386F" w:rsidP="00CA386F">
      <w:pPr>
        <w:pStyle w:val="p1"/>
        <w:spacing w:before="0" w:beforeAutospacing="0" w:after="0" w:afterAutospacing="0"/>
        <w:rPr>
          <w:ins w:id="323" w:author="Gareth Harding" w:date="2025-07-09T17:31:00Z" w16du:dateUtc="2025-07-09T15:31:00Z"/>
          <w:del w:id="324" w:author="48105" w:date="2025-07-30T20:22:00Z" w16du:dateUtc="2025-07-30T18:22:00Z"/>
          <w:rFonts w:ascii="Verdana" w:hAnsi="Verdana"/>
        </w:rPr>
        <w:pPrChange w:id="325" w:author="48105" w:date="2025-07-30T20:22:00Z" w16du:dateUtc="2025-07-30T18:22:00Z">
          <w:pPr>
            <w:pStyle w:val="p1"/>
            <w:spacing w:before="0" w:beforeAutospacing="0" w:after="0" w:afterAutospacing="0"/>
            <w:ind w:left="426" w:hanging="426"/>
          </w:pPr>
        </w:pPrChange>
      </w:pPr>
    </w:p>
    <w:p w14:paraId="25F6311A" w14:textId="77777777" w:rsidR="004D7559" w:rsidRPr="00F245C1" w:rsidRDefault="004D7559" w:rsidP="00CA386F">
      <w:pPr>
        <w:pStyle w:val="p1"/>
        <w:spacing w:before="0" w:beforeAutospacing="0" w:after="0" w:afterAutospacing="0"/>
        <w:rPr>
          <w:rFonts w:ascii="Verdana" w:hAnsi="Verdana"/>
        </w:rPr>
        <w:pPrChange w:id="326" w:author="48105" w:date="2025-07-30T20:22:00Z" w16du:dateUtc="2025-07-30T18:22:00Z">
          <w:pPr>
            <w:pStyle w:val="p1"/>
          </w:pPr>
        </w:pPrChange>
      </w:pPr>
    </w:p>
    <w:p w14:paraId="70D1180B" w14:textId="5FBFD50A" w:rsidR="00E817B8" w:rsidRPr="009F07AB" w:rsidRDefault="009F07AB">
      <w:pPr>
        <w:pStyle w:val="Prrafodelista"/>
        <w:numPr>
          <w:ilvl w:val="0"/>
          <w:numId w:val="15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lang w:val="en-GB"/>
          <w:rPrChange w:id="327" w:author="48105" w:date="2025-07-30T20:10:00Z" w16du:dateUtc="2025-07-30T18:10:00Z">
            <w:rPr>
              <w:rFonts w:ascii="Verdana" w:hAnsi="Verdana"/>
              <w:b/>
              <w:bCs/>
            </w:rPr>
          </w:rPrChange>
        </w:rPr>
        <w:pPrChange w:id="328" w:author="Gareth Harding" w:date="2025-07-09T17:31:00Z" w16du:dateUtc="2025-07-09T15:31:00Z">
          <w:pPr>
            <w:pStyle w:val="Prrafodelista"/>
            <w:numPr>
              <w:numId w:val="15"/>
            </w:numPr>
            <w:adjustRightInd w:val="0"/>
            <w:snapToGrid w:val="0"/>
            <w:ind w:hanging="360"/>
            <w:contextualSpacing w:val="0"/>
          </w:pPr>
        </w:pPrChange>
      </w:pPr>
      <w:ins w:id="329" w:author="48105" w:date="2025-07-30T20:10:00Z" w16du:dateUtc="2025-07-30T18:10:00Z">
        <w:r>
          <w:rPr>
            <w:rFonts w:ascii="Verdana" w:hAnsi="Verdana"/>
            <w:b/>
            <w:bCs/>
            <w:lang w:val="en-GB"/>
          </w:rPr>
          <w:t xml:space="preserve">. </w:t>
        </w:r>
      </w:ins>
      <w:r w:rsidR="00E817B8" w:rsidRPr="009F07AB">
        <w:rPr>
          <w:rFonts w:ascii="Verdana" w:hAnsi="Verdana"/>
          <w:b/>
          <w:bCs/>
          <w:strike/>
          <w:lang w:val="en-GB"/>
          <w:rPrChange w:id="330" w:author="48105" w:date="2025-07-30T20:10:00Z" w16du:dateUtc="2025-07-30T18:10:00Z">
            <w:rPr>
              <w:rFonts w:ascii="Verdana" w:hAnsi="Verdana"/>
              <w:b/>
              <w:bCs/>
            </w:rPr>
          </w:rPrChange>
        </w:rPr>
        <w:t>What has Anna got on her cheeks</w:t>
      </w:r>
      <w:r w:rsidR="00E817B8" w:rsidRPr="009F07AB">
        <w:rPr>
          <w:rFonts w:ascii="Verdana" w:hAnsi="Verdana"/>
          <w:b/>
          <w:bCs/>
          <w:lang w:val="en-GB"/>
          <w:rPrChange w:id="331" w:author="48105" w:date="2025-07-30T20:10:00Z" w16du:dateUtc="2025-07-30T18:10:00Z">
            <w:rPr>
              <w:rFonts w:ascii="Verdana" w:hAnsi="Verdana"/>
              <w:b/>
              <w:bCs/>
            </w:rPr>
          </w:rPrChange>
        </w:rPr>
        <w:t>?</w:t>
      </w:r>
    </w:p>
    <w:p w14:paraId="03AAD2D6" w14:textId="450B6AD4" w:rsidR="00860CDA" w:rsidRPr="009F07AB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332" w:author="48105" w:date="2025-07-30T20:10:00Z" w16du:dateUtc="2025-07-30T18:10:00Z">
            <w:rPr>
              <w:rFonts w:ascii="Verdana" w:hAnsi="Verdana"/>
            </w:rPr>
          </w:rPrChange>
        </w:rPr>
        <w:pPrChange w:id="333" w:author="Gareth Harding" w:date="2025-07-09T17:31:00Z" w16du:dateUtc="2025-07-09T15:31:00Z">
          <w:pPr>
            <w:pStyle w:val="p1"/>
          </w:pPr>
        </w:pPrChange>
      </w:pPr>
      <w:proofErr w:type="spellStart"/>
      <w:r w:rsidRPr="009F07AB">
        <w:rPr>
          <w:rFonts w:ascii="Verdana" w:hAnsi="Verdana"/>
          <w:strike/>
          <w:highlight w:val="yellow"/>
          <w:rPrChange w:id="334" w:author="48105" w:date="2025-07-30T20:10:00Z" w16du:dateUtc="2025-07-30T18:10:00Z">
            <w:rPr>
              <w:rFonts w:ascii="Verdana" w:hAnsi="Verdana"/>
              <w:highlight w:val="yellow"/>
            </w:rPr>
          </w:rPrChange>
        </w:rPr>
        <w:t>Freckles</w:t>
      </w:r>
      <w:proofErr w:type="spellEnd"/>
    </w:p>
    <w:p w14:paraId="284B3615" w14:textId="4ECAB53D" w:rsidR="00860CDA" w:rsidRPr="009F07AB" w:rsidRDefault="00860CDA" w:rsidP="004D7559">
      <w:pPr>
        <w:pStyle w:val="p1"/>
        <w:spacing w:before="0" w:beforeAutospacing="0" w:after="0" w:afterAutospacing="0"/>
        <w:ind w:left="426" w:hanging="426"/>
        <w:rPr>
          <w:ins w:id="335" w:author="48105" w:date="2025-07-30T20:10:00Z" w16du:dateUtc="2025-07-30T18:10:00Z"/>
          <w:rFonts w:ascii="Verdana" w:hAnsi="Verdana"/>
          <w:strike/>
          <w:rPrChange w:id="336" w:author="48105" w:date="2025-07-30T20:10:00Z" w16du:dateUtc="2025-07-30T18:10:00Z">
            <w:rPr>
              <w:ins w:id="337" w:author="48105" w:date="2025-07-30T20:10:00Z" w16du:dateUtc="2025-07-30T18:10:00Z"/>
              <w:rFonts w:ascii="Verdana" w:hAnsi="Verdana"/>
            </w:rPr>
          </w:rPrChange>
        </w:rPr>
      </w:pPr>
      <w:proofErr w:type="spellStart"/>
      <w:r w:rsidRPr="009F07AB">
        <w:rPr>
          <w:rFonts w:ascii="Verdana" w:hAnsi="Verdana"/>
          <w:strike/>
          <w:rPrChange w:id="338" w:author="48105" w:date="2025-07-30T20:10:00Z" w16du:dateUtc="2025-07-30T18:10:00Z">
            <w:rPr>
              <w:rFonts w:ascii="Verdana" w:hAnsi="Verdana"/>
            </w:rPr>
          </w:rPrChange>
        </w:rPr>
        <w:t>Tattoos</w:t>
      </w:r>
      <w:proofErr w:type="spellEnd"/>
    </w:p>
    <w:p w14:paraId="19119907" w14:textId="77777777" w:rsidR="009F07AB" w:rsidRDefault="009F07AB" w:rsidP="009F07AB">
      <w:pPr>
        <w:pStyle w:val="p1"/>
        <w:spacing w:before="0" w:beforeAutospacing="0" w:after="0" w:afterAutospacing="0"/>
        <w:rPr>
          <w:ins w:id="339" w:author="48105" w:date="2025-07-30T20:10:00Z" w16du:dateUtc="2025-07-30T18:10:00Z"/>
          <w:rFonts w:ascii="Verdana" w:hAnsi="Verdana"/>
        </w:rPr>
        <w:pPrChange w:id="340" w:author="48105" w:date="2025-07-30T20:10:00Z" w16du:dateUtc="2025-07-30T18:10:00Z">
          <w:pPr>
            <w:pStyle w:val="p1"/>
            <w:spacing w:before="0" w:beforeAutospacing="0" w:after="0" w:afterAutospacing="0"/>
            <w:ind w:left="426" w:hanging="426"/>
          </w:pPr>
        </w:pPrChange>
      </w:pPr>
    </w:p>
    <w:p w14:paraId="75C472CC" w14:textId="6BA5A0DB" w:rsidR="009F07AB" w:rsidRPr="00C674A4" w:rsidRDefault="009F07AB" w:rsidP="009F07AB">
      <w:pPr>
        <w:pStyle w:val="p1"/>
        <w:spacing w:before="0" w:beforeAutospacing="0" w:after="0" w:afterAutospacing="0"/>
        <w:rPr>
          <w:ins w:id="341" w:author="48105" w:date="2025-07-30T20:10:00Z" w16du:dateUtc="2025-07-30T18:10:00Z"/>
          <w:rFonts w:ascii="Verdana" w:hAnsi="Verdana"/>
          <w:b/>
          <w:bCs/>
        </w:rPr>
      </w:pPr>
      <w:ins w:id="342" w:author="48105" w:date="2025-07-30T20:10:00Z" w16du:dateUtc="2025-07-30T18:10:00Z">
        <w:r w:rsidRPr="00C674A4">
          <w:rPr>
            <w:rFonts w:ascii="Verdana" w:hAnsi="Verdana"/>
            <w:b/>
            <w:bCs/>
          </w:rPr>
          <w:t>Anna has</w:t>
        </w:r>
      </w:ins>
      <w:ins w:id="343" w:author="48105" w:date="2025-07-30T20:20:00Z" w16du:dateUtc="2025-07-30T18:20:00Z">
        <w:r w:rsidR="00CA386F">
          <w:rPr>
            <w:rFonts w:ascii="Verdana" w:hAnsi="Verdana"/>
            <w:b/>
            <w:bCs/>
          </w:rPr>
          <w:t xml:space="preserve"> </w:t>
        </w:r>
        <w:proofErr w:type="spellStart"/>
        <w:r w:rsidR="00CA386F">
          <w:rPr>
            <w:rFonts w:ascii="Verdana" w:hAnsi="Verdana"/>
            <w:b/>
            <w:bCs/>
          </w:rPr>
          <w:t>got</w:t>
        </w:r>
      </w:ins>
      <w:proofErr w:type="spellEnd"/>
      <w:ins w:id="344" w:author="48105" w:date="2025-07-30T20:10:00Z" w16du:dateUtc="2025-07-30T18:10:00Z">
        <w:r w:rsidRPr="00C674A4">
          <w:rPr>
            <w:rFonts w:ascii="Verdana" w:hAnsi="Verdana"/>
            <w:b/>
            <w:bCs/>
          </w:rPr>
          <w:t xml:space="preserve"> </w:t>
        </w:r>
        <w:proofErr w:type="spellStart"/>
        <w:r w:rsidRPr="00C674A4">
          <w:rPr>
            <w:rFonts w:ascii="Verdana" w:hAnsi="Verdana"/>
            <w:b/>
            <w:bCs/>
          </w:rPr>
          <w:t>frecklers</w:t>
        </w:r>
        <w:proofErr w:type="spellEnd"/>
        <w:r w:rsidRPr="00C674A4">
          <w:rPr>
            <w:rFonts w:ascii="Verdana" w:hAnsi="Verdana"/>
            <w:b/>
            <w:bCs/>
          </w:rPr>
          <w:t xml:space="preserve"> </w:t>
        </w:r>
        <w:proofErr w:type="spellStart"/>
        <w:r w:rsidRPr="00C674A4">
          <w:rPr>
            <w:rFonts w:ascii="Verdana" w:hAnsi="Verdana"/>
            <w:b/>
            <w:bCs/>
          </w:rPr>
          <w:t>on</w:t>
        </w:r>
        <w:proofErr w:type="spellEnd"/>
        <w:r w:rsidRPr="00C674A4">
          <w:rPr>
            <w:rFonts w:ascii="Verdana" w:hAnsi="Verdana"/>
            <w:b/>
            <w:bCs/>
          </w:rPr>
          <w:t xml:space="preserve"> </w:t>
        </w:r>
        <w:proofErr w:type="spellStart"/>
        <w:r w:rsidRPr="00C674A4">
          <w:rPr>
            <w:rFonts w:ascii="Verdana" w:hAnsi="Verdana"/>
            <w:b/>
            <w:bCs/>
          </w:rPr>
          <w:t>her</w:t>
        </w:r>
        <w:proofErr w:type="spellEnd"/>
        <w:r w:rsidRPr="00C674A4">
          <w:rPr>
            <w:rFonts w:ascii="Verdana" w:hAnsi="Verdana"/>
            <w:b/>
            <w:bCs/>
          </w:rPr>
          <w:t xml:space="preserve"> </w:t>
        </w:r>
        <w:proofErr w:type="spellStart"/>
        <w:r w:rsidRPr="00C674A4">
          <w:rPr>
            <w:rFonts w:ascii="Verdana" w:hAnsi="Verdana"/>
            <w:b/>
            <w:bCs/>
          </w:rPr>
          <w:t>checks</w:t>
        </w:r>
        <w:proofErr w:type="spellEnd"/>
        <w:r w:rsidRPr="00C674A4">
          <w:rPr>
            <w:rFonts w:ascii="Verdana" w:hAnsi="Verdana"/>
            <w:b/>
            <w:bCs/>
          </w:rPr>
          <w:t>.</w:t>
        </w:r>
      </w:ins>
      <w:ins w:id="345" w:author="48105" w:date="2025-07-30T20:20:00Z" w16du:dateUtc="2025-07-30T18:20:00Z">
        <w:r w:rsidR="00CA386F">
          <w:rPr>
            <w:rFonts w:ascii="Verdana" w:hAnsi="Verdana"/>
            <w:b/>
            <w:bCs/>
          </w:rPr>
          <w:t xml:space="preserve"> </w:t>
        </w:r>
        <w:r w:rsidR="00CA386F" w:rsidRPr="00C674A4">
          <w:rPr>
            <w:rFonts w:ascii="Verdana" w:hAnsi="Verdana"/>
            <w:b/>
            <w:bCs/>
            <w:color w:val="EE0000"/>
          </w:rPr>
          <w:t xml:space="preserve">(esta </w:t>
        </w:r>
        <w:proofErr w:type="spellStart"/>
        <w:r w:rsidR="00CA386F" w:rsidRPr="00C674A4">
          <w:rPr>
            <w:rFonts w:ascii="Verdana" w:hAnsi="Verdana"/>
            <w:b/>
            <w:bCs/>
            <w:color w:val="EE0000"/>
          </w:rPr>
          <w:t>ser</w:t>
        </w:r>
        <w:r w:rsidR="00CA386F">
          <w:rPr>
            <w:rFonts w:ascii="Verdana" w:hAnsi="Verdana"/>
            <w:b/>
            <w:bCs/>
            <w:color w:val="EE0000"/>
          </w:rPr>
          <w:t>á</w:t>
        </w:r>
        <w:r w:rsidR="00CA386F" w:rsidRPr="00C674A4">
          <w:rPr>
            <w:rFonts w:ascii="Verdana" w:hAnsi="Verdana"/>
            <w:b/>
            <w:bCs/>
            <w:color w:val="EE0000"/>
          </w:rPr>
          <w:t xml:space="preserve"> la </w:t>
        </w:r>
        <w:r w:rsidR="00CA386F">
          <w:rPr>
            <w:rFonts w:ascii="Verdana" w:hAnsi="Verdana"/>
            <w:b/>
            <w:bCs/>
            <w:color w:val="EE0000"/>
          </w:rPr>
          <w:t>3</w:t>
        </w:r>
        <w:r w:rsidR="00CA386F" w:rsidRPr="00C674A4">
          <w:rPr>
            <w:rFonts w:ascii="Verdana" w:hAnsi="Verdana"/>
            <w:b/>
            <w:bCs/>
            <w:color w:val="EE0000"/>
          </w:rPr>
          <w:t>)</w:t>
        </w:r>
      </w:ins>
    </w:p>
    <w:p w14:paraId="0C7500E3" w14:textId="77777777" w:rsidR="009F07AB" w:rsidRPr="00C674A4" w:rsidRDefault="009F07AB" w:rsidP="009F07AB">
      <w:pPr>
        <w:pStyle w:val="p1"/>
        <w:spacing w:before="0" w:beforeAutospacing="0" w:after="0" w:afterAutospacing="0"/>
        <w:ind w:left="426" w:hanging="426"/>
        <w:rPr>
          <w:ins w:id="346" w:author="48105" w:date="2025-07-30T20:10:00Z" w16du:dateUtc="2025-07-30T18:10:00Z"/>
          <w:rFonts w:ascii="Verdana" w:hAnsi="Verdana"/>
          <w:highlight w:val="yellow"/>
        </w:rPr>
      </w:pPr>
      <w:ins w:id="347" w:author="48105" w:date="2025-07-30T20:10:00Z" w16du:dateUtc="2025-07-30T18:10:00Z">
        <w:r w:rsidRPr="00C674A4">
          <w:rPr>
            <w:rFonts w:ascii="Verdana" w:hAnsi="Verdana"/>
            <w:highlight w:val="yellow"/>
          </w:rPr>
          <w:t>T</w:t>
        </w:r>
        <w:proofErr w:type="spellEnd"/>
        <w:r w:rsidRPr="00C674A4">
          <w:rPr>
            <w:rFonts w:ascii="Verdana" w:hAnsi="Verdana"/>
            <w:highlight w:val="yellow"/>
          </w:rPr>
          <w:t>rue</w:t>
        </w:r>
      </w:ins>
    </w:p>
    <w:p w14:paraId="7FAFB2D8" w14:textId="77777777" w:rsidR="009F07AB" w:rsidRPr="00C674A4" w:rsidRDefault="009F07AB" w:rsidP="009F07AB">
      <w:pPr>
        <w:pStyle w:val="p1"/>
        <w:spacing w:before="0" w:beforeAutospacing="0" w:after="0" w:afterAutospacing="0"/>
        <w:ind w:left="426" w:hanging="426"/>
        <w:rPr>
          <w:ins w:id="348" w:author="48105" w:date="2025-07-30T20:10:00Z" w16du:dateUtc="2025-07-30T18:10:00Z"/>
          <w:rFonts w:ascii="Verdana" w:hAnsi="Verdana"/>
        </w:rPr>
      </w:pPr>
      <w:ins w:id="349" w:author="48105" w:date="2025-07-30T20:10:00Z" w16du:dateUtc="2025-07-30T18:10:00Z">
        <w:r w:rsidRPr="00C674A4">
          <w:rPr>
            <w:rFonts w:ascii="Verdana" w:hAnsi="Verdana"/>
          </w:rPr>
          <w:t>False</w:t>
        </w:r>
      </w:ins>
    </w:p>
    <w:p w14:paraId="199FF8C6" w14:textId="77777777" w:rsidR="009F07AB" w:rsidRDefault="009F07AB" w:rsidP="004D7559">
      <w:pPr>
        <w:pStyle w:val="p1"/>
        <w:spacing w:before="0" w:beforeAutospacing="0" w:after="0" w:afterAutospacing="0"/>
        <w:ind w:left="426" w:hanging="426"/>
        <w:rPr>
          <w:ins w:id="350" w:author="Gareth Harding" w:date="2025-07-09T17:31:00Z" w16du:dateUtc="2025-07-09T15:31:00Z"/>
          <w:rFonts w:ascii="Verdana" w:hAnsi="Verdana"/>
        </w:rPr>
      </w:pPr>
    </w:p>
    <w:p w14:paraId="0788BD35" w14:textId="77777777" w:rsidR="004D7559" w:rsidRPr="00F245C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51" w:author="Gareth Harding" w:date="2025-07-09T17:31:00Z" w16du:dateUtc="2025-07-09T15:31:00Z">
          <w:pPr>
            <w:pStyle w:val="p1"/>
          </w:pPr>
        </w:pPrChange>
      </w:pPr>
    </w:p>
    <w:p w14:paraId="68668617" w14:textId="27F8B834" w:rsidR="00860CDA" w:rsidRPr="00223481" w:rsidRDefault="00860CDA">
      <w:pPr>
        <w:pStyle w:val="Prrafodelista"/>
        <w:numPr>
          <w:ilvl w:val="0"/>
          <w:numId w:val="15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lang w:val="en-GB"/>
          <w:rPrChange w:id="35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353" w:author="Gareth Harding" w:date="2025-07-09T17:31:00Z" w16du:dateUtc="2025-07-09T15:31:00Z">
          <w:pPr>
            <w:pStyle w:val="Prrafodelista"/>
            <w:numPr>
              <w:numId w:val="15"/>
            </w:numPr>
            <w:adjustRightInd w:val="0"/>
            <w:snapToGrid w:val="0"/>
            <w:ind w:hanging="360"/>
            <w:contextualSpacing w:val="0"/>
          </w:pPr>
        </w:pPrChange>
      </w:pPr>
      <w:r w:rsidRPr="00223481">
        <w:rPr>
          <w:rFonts w:ascii="Verdana" w:hAnsi="Verdana"/>
          <w:b/>
          <w:bCs/>
          <w:lang w:val="en-GB"/>
          <w:rPrChange w:id="35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How many ears </w:t>
      </w:r>
      <w:r w:rsidR="008C5109" w:rsidRPr="00223481">
        <w:rPr>
          <w:rFonts w:ascii="Verdana" w:hAnsi="Verdana"/>
          <w:b/>
          <w:bCs/>
          <w:lang w:val="en-GB"/>
          <w:rPrChange w:id="35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has</w:t>
      </w:r>
      <w:r w:rsidRPr="00223481">
        <w:rPr>
          <w:rFonts w:ascii="Verdana" w:hAnsi="Verdana"/>
          <w:b/>
          <w:bCs/>
          <w:lang w:val="en-GB"/>
          <w:rPrChange w:id="35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Anna </w:t>
      </w:r>
      <w:r w:rsidR="008C5109" w:rsidRPr="00223481">
        <w:rPr>
          <w:rFonts w:ascii="Verdana" w:hAnsi="Verdana"/>
          <w:b/>
          <w:bCs/>
          <w:lang w:val="en-GB"/>
          <w:rPrChange w:id="35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got</w:t>
      </w:r>
      <w:r w:rsidRPr="00223481">
        <w:rPr>
          <w:rFonts w:ascii="Verdana" w:hAnsi="Verdana"/>
          <w:b/>
          <w:bCs/>
          <w:lang w:val="en-GB"/>
          <w:rPrChange w:id="35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?</w:t>
      </w:r>
    </w:p>
    <w:p w14:paraId="4032FE9E" w14:textId="141859F2" w:rsidR="00860CDA" w:rsidRPr="00F245C1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59" w:author="Gareth Harding" w:date="2025-07-09T17:31:00Z" w16du:dateUtc="2025-07-09T15:31:00Z">
          <w:pPr>
            <w:pStyle w:val="p1"/>
          </w:pPr>
        </w:pPrChange>
      </w:pPr>
      <w:proofErr w:type="spellStart"/>
      <w:r w:rsidRPr="00F245C1">
        <w:rPr>
          <w:rFonts w:ascii="Verdana" w:hAnsi="Verdana"/>
          <w:highlight w:val="yellow"/>
        </w:rPr>
        <w:t>Two</w:t>
      </w:r>
      <w:proofErr w:type="spellEnd"/>
    </w:p>
    <w:p w14:paraId="7F5EBA34" w14:textId="0A9EA4AA" w:rsidR="00860CDA" w:rsidRPr="00F245C1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60" w:author="Gareth Harding" w:date="2025-07-09T17:31:00Z" w16du:dateUtc="2025-07-09T15:31:00Z">
          <w:pPr>
            <w:pStyle w:val="p1"/>
          </w:pPr>
        </w:pPrChange>
      </w:pPr>
      <w:proofErr w:type="spellStart"/>
      <w:r w:rsidRPr="00F245C1">
        <w:rPr>
          <w:rFonts w:ascii="Verdana" w:hAnsi="Verdana"/>
        </w:rPr>
        <w:t>One</w:t>
      </w:r>
      <w:proofErr w:type="spellEnd"/>
    </w:p>
    <w:p w14:paraId="3C6FAA8A" w14:textId="4A251A45" w:rsidR="00860CDA" w:rsidRDefault="00860CDA" w:rsidP="004D7559">
      <w:pPr>
        <w:pStyle w:val="p1"/>
        <w:spacing w:before="0" w:beforeAutospacing="0" w:after="0" w:afterAutospacing="0"/>
        <w:ind w:left="426" w:hanging="426"/>
        <w:rPr>
          <w:ins w:id="361" w:author="Gareth Harding" w:date="2025-07-09T17:31:00Z" w16du:dateUtc="2025-07-09T15:31:00Z"/>
          <w:rFonts w:ascii="Verdana" w:hAnsi="Verdana"/>
        </w:rPr>
      </w:pPr>
      <w:proofErr w:type="spellStart"/>
      <w:r w:rsidRPr="00F245C1">
        <w:rPr>
          <w:rFonts w:ascii="Verdana" w:hAnsi="Verdana"/>
        </w:rPr>
        <w:t>Three</w:t>
      </w:r>
      <w:proofErr w:type="spellEnd"/>
    </w:p>
    <w:p w14:paraId="79BBB62C" w14:textId="77777777" w:rsidR="004D7559" w:rsidRPr="00F245C1" w:rsidRDefault="004D7559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62" w:author="Gareth Harding" w:date="2025-07-09T17:31:00Z" w16du:dateUtc="2025-07-09T15:31:00Z">
          <w:pPr>
            <w:pStyle w:val="p1"/>
          </w:pPr>
        </w:pPrChange>
      </w:pPr>
    </w:p>
    <w:p w14:paraId="5F44920B" w14:textId="3F687347" w:rsidR="00860CDA" w:rsidRPr="00223481" w:rsidRDefault="00860CDA">
      <w:pPr>
        <w:pStyle w:val="Prrafodelista"/>
        <w:numPr>
          <w:ilvl w:val="0"/>
          <w:numId w:val="15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lang w:val="en-GB"/>
          <w:rPrChange w:id="36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364" w:author="Gareth Harding" w:date="2025-07-09T17:31:00Z" w16du:dateUtc="2025-07-09T15:31:00Z">
          <w:pPr>
            <w:pStyle w:val="Prrafodelista"/>
            <w:numPr>
              <w:numId w:val="15"/>
            </w:numPr>
            <w:adjustRightInd w:val="0"/>
            <w:snapToGrid w:val="0"/>
            <w:ind w:hanging="360"/>
            <w:contextualSpacing w:val="0"/>
          </w:pPr>
        </w:pPrChange>
      </w:pPr>
      <w:r w:rsidRPr="00EE40DF">
        <w:rPr>
          <w:rFonts w:ascii="Verdana" w:hAnsi="Verdana"/>
          <w:b/>
          <w:bCs/>
          <w:strike/>
          <w:lang w:val="en-GB"/>
          <w:rPrChange w:id="365" w:author="48105" w:date="2025-07-30T20:30:00Z" w16du:dateUtc="2025-07-30T18:30:00Z">
            <w:rPr>
              <w:rFonts w:ascii="Verdana" w:hAnsi="Verdana"/>
              <w:b/>
              <w:bCs/>
            </w:rPr>
          </w:rPrChange>
        </w:rPr>
        <w:t xml:space="preserve">How many arms </w:t>
      </w:r>
      <w:r w:rsidR="003E2115" w:rsidRPr="00EE40DF">
        <w:rPr>
          <w:rFonts w:ascii="Verdana" w:hAnsi="Verdana"/>
          <w:b/>
          <w:bCs/>
          <w:strike/>
          <w:lang w:val="en-GB"/>
          <w:rPrChange w:id="366" w:author="48105" w:date="2025-07-30T20:30:00Z" w16du:dateUtc="2025-07-30T18:30:00Z">
            <w:rPr>
              <w:rFonts w:ascii="Verdana" w:hAnsi="Verdana"/>
              <w:b/>
              <w:bCs/>
            </w:rPr>
          </w:rPrChange>
        </w:rPr>
        <w:t>has</w:t>
      </w:r>
      <w:r w:rsidRPr="00EE40DF">
        <w:rPr>
          <w:rFonts w:ascii="Verdana" w:hAnsi="Verdana"/>
          <w:b/>
          <w:bCs/>
          <w:strike/>
          <w:lang w:val="en-GB"/>
          <w:rPrChange w:id="367" w:author="48105" w:date="2025-07-30T20:30:00Z" w16du:dateUtc="2025-07-30T18:30:00Z">
            <w:rPr>
              <w:rFonts w:ascii="Verdana" w:hAnsi="Verdana"/>
              <w:b/>
              <w:bCs/>
            </w:rPr>
          </w:rPrChange>
        </w:rPr>
        <w:t xml:space="preserve"> Anna </w:t>
      </w:r>
      <w:r w:rsidR="003E2115" w:rsidRPr="00EE40DF">
        <w:rPr>
          <w:rFonts w:ascii="Verdana" w:hAnsi="Verdana"/>
          <w:b/>
          <w:bCs/>
          <w:strike/>
          <w:lang w:val="en-GB"/>
          <w:rPrChange w:id="368" w:author="48105" w:date="2025-07-30T20:30:00Z" w16du:dateUtc="2025-07-30T18:30:00Z">
            <w:rPr>
              <w:rFonts w:ascii="Verdana" w:hAnsi="Verdana"/>
              <w:b/>
              <w:bCs/>
            </w:rPr>
          </w:rPrChange>
        </w:rPr>
        <w:t>got</w:t>
      </w:r>
      <w:r w:rsidRPr="00223481">
        <w:rPr>
          <w:rFonts w:ascii="Verdana" w:hAnsi="Verdana"/>
          <w:b/>
          <w:bCs/>
          <w:lang w:val="en-GB"/>
          <w:rPrChange w:id="36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?</w:t>
      </w:r>
    </w:p>
    <w:p w14:paraId="64A3A2DC" w14:textId="775CC7A3" w:rsidR="00860CDA" w:rsidRPr="00EE40DF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370" w:author="48105" w:date="2025-07-30T20:30:00Z" w16du:dateUtc="2025-07-30T18:30:00Z">
            <w:rPr>
              <w:rFonts w:ascii="Verdana" w:hAnsi="Verdana"/>
            </w:rPr>
          </w:rPrChange>
        </w:rPr>
        <w:pPrChange w:id="371" w:author="Gareth Harding" w:date="2025-07-09T17:31:00Z" w16du:dateUtc="2025-07-09T15:31:00Z">
          <w:pPr>
            <w:pStyle w:val="p1"/>
          </w:pPr>
        </w:pPrChange>
      </w:pPr>
      <w:proofErr w:type="spellStart"/>
      <w:r w:rsidRPr="00EE40DF">
        <w:rPr>
          <w:rFonts w:ascii="Verdana" w:hAnsi="Verdana"/>
          <w:strike/>
          <w:highlight w:val="yellow"/>
          <w:rPrChange w:id="372" w:author="48105" w:date="2025-07-30T20:30:00Z" w16du:dateUtc="2025-07-30T18:30:00Z">
            <w:rPr>
              <w:rFonts w:ascii="Verdana" w:hAnsi="Verdana"/>
              <w:highlight w:val="yellow"/>
            </w:rPr>
          </w:rPrChange>
        </w:rPr>
        <w:t>Two</w:t>
      </w:r>
      <w:proofErr w:type="spellEnd"/>
    </w:p>
    <w:p w14:paraId="74ABBD37" w14:textId="1D153D68" w:rsidR="00860CDA" w:rsidRPr="00EE40DF" w:rsidRDefault="00860CDA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373" w:author="48105" w:date="2025-07-30T20:30:00Z" w16du:dateUtc="2025-07-30T18:30:00Z">
            <w:rPr>
              <w:rFonts w:ascii="Verdana" w:hAnsi="Verdana"/>
            </w:rPr>
          </w:rPrChange>
        </w:rPr>
        <w:pPrChange w:id="374" w:author="Gareth Harding" w:date="2025-07-09T17:31:00Z" w16du:dateUtc="2025-07-09T15:31:00Z">
          <w:pPr>
            <w:pStyle w:val="p1"/>
          </w:pPr>
        </w:pPrChange>
      </w:pPr>
      <w:proofErr w:type="spellStart"/>
      <w:r w:rsidRPr="00EE40DF">
        <w:rPr>
          <w:rFonts w:ascii="Verdana" w:hAnsi="Verdana"/>
          <w:strike/>
          <w:rPrChange w:id="375" w:author="48105" w:date="2025-07-30T20:30:00Z" w16du:dateUtc="2025-07-30T18:30:00Z">
            <w:rPr>
              <w:rFonts w:ascii="Verdana" w:hAnsi="Verdana"/>
            </w:rPr>
          </w:rPrChange>
        </w:rPr>
        <w:t>Four</w:t>
      </w:r>
      <w:proofErr w:type="spellEnd"/>
    </w:p>
    <w:p w14:paraId="0200C095" w14:textId="511AD50D" w:rsidR="00860CDA" w:rsidRPr="00EE40DF" w:rsidRDefault="00860CDA" w:rsidP="004D7559">
      <w:pPr>
        <w:pStyle w:val="p1"/>
        <w:spacing w:before="0" w:beforeAutospacing="0" w:after="0" w:afterAutospacing="0"/>
        <w:ind w:left="426" w:hanging="426"/>
        <w:rPr>
          <w:ins w:id="376" w:author="48105" w:date="2025-07-30T20:07:00Z" w16du:dateUtc="2025-07-30T18:07:00Z"/>
          <w:rFonts w:ascii="Verdana" w:hAnsi="Verdana"/>
          <w:strike/>
          <w:rPrChange w:id="377" w:author="48105" w:date="2025-07-30T20:30:00Z" w16du:dateUtc="2025-07-30T18:30:00Z">
            <w:rPr>
              <w:ins w:id="378" w:author="48105" w:date="2025-07-30T20:07:00Z" w16du:dateUtc="2025-07-30T18:07:00Z"/>
              <w:rFonts w:ascii="Verdana" w:hAnsi="Verdana"/>
            </w:rPr>
          </w:rPrChange>
        </w:rPr>
      </w:pPr>
      <w:proofErr w:type="spellStart"/>
      <w:r w:rsidRPr="00EE40DF">
        <w:rPr>
          <w:rFonts w:ascii="Verdana" w:hAnsi="Verdana"/>
          <w:strike/>
          <w:rPrChange w:id="379" w:author="48105" w:date="2025-07-30T20:30:00Z" w16du:dateUtc="2025-07-30T18:30:00Z">
            <w:rPr>
              <w:rFonts w:ascii="Verdana" w:hAnsi="Verdana"/>
            </w:rPr>
          </w:rPrChange>
        </w:rPr>
        <w:t>One</w:t>
      </w:r>
      <w:proofErr w:type="spellEnd"/>
    </w:p>
    <w:p w14:paraId="353EBCBC" w14:textId="77777777" w:rsidR="00A410A7" w:rsidDel="00A410A7" w:rsidRDefault="00A410A7" w:rsidP="004D7559">
      <w:pPr>
        <w:pStyle w:val="p1"/>
        <w:spacing w:before="0" w:beforeAutospacing="0" w:after="0" w:afterAutospacing="0"/>
        <w:ind w:left="426" w:hanging="426"/>
        <w:rPr>
          <w:ins w:id="380" w:author="Gareth Harding" w:date="2025-07-09T17:32:00Z" w16du:dateUtc="2025-07-09T15:32:00Z"/>
          <w:del w:id="381" w:author="48105" w:date="2025-07-30T20:07:00Z" w16du:dateUtc="2025-07-30T18:07:00Z"/>
          <w:rFonts w:ascii="Verdana" w:hAnsi="Verdana"/>
        </w:rPr>
      </w:pPr>
    </w:p>
    <w:p w14:paraId="14B71E46" w14:textId="77777777" w:rsidR="004D7559" w:rsidRPr="00F245C1" w:rsidRDefault="004D7559" w:rsidP="00A410A7">
      <w:pPr>
        <w:pStyle w:val="p1"/>
        <w:spacing w:before="0" w:beforeAutospacing="0" w:after="0" w:afterAutospacing="0"/>
        <w:rPr>
          <w:rFonts w:ascii="Verdana" w:hAnsi="Verdana"/>
        </w:rPr>
        <w:pPrChange w:id="382" w:author="48105" w:date="2025-07-30T20:07:00Z" w16du:dateUtc="2025-07-30T18:07:00Z">
          <w:pPr>
            <w:pStyle w:val="p1"/>
          </w:pPr>
        </w:pPrChange>
      </w:pPr>
    </w:p>
    <w:p w14:paraId="40A2B8D1" w14:textId="09A3C371" w:rsidR="00C331B1" w:rsidRPr="00A410A7" w:rsidRDefault="00CE4F65">
      <w:pPr>
        <w:pStyle w:val="Prrafodelista"/>
        <w:numPr>
          <w:ilvl w:val="0"/>
          <w:numId w:val="15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strike/>
          <w:lang w:val="en-GB"/>
          <w:rPrChange w:id="383" w:author="48105" w:date="2025-07-30T20:07:00Z" w16du:dateUtc="2025-07-30T18:07:00Z">
            <w:rPr>
              <w:rFonts w:ascii="Verdana" w:hAnsi="Verdana"/>
              <w:b/>
              <w:bCs/>
            </w:rPr>
          </w:rPrChange>
        </w:rPr>
        <w:pPrChange w:id="384" w:author="Gareth Harding" w:date="2025-07-09T17:31:00Z" w16du:dateUtc="2025-07-09T15:31:00Z">
          <w:pPr>
            <w:pStyle w:val="Prrafodelista"/>
            <w:numPr>
              <w:numId w:val="15"/>
            </w:numPr>
            <w:adjustRightInd w:val="0"/>
            <w:snapToGrid w:val="0"/>
            <w:ind w:hanging="360"/>
            <w:contextualSpacing w:val="0"/>
          </w:pPr>
        </w:pPrChange>
      </w:pPr>
      <w:r w:rsidRPr="00A410A7">
        <w:rPr>
          <w:rFonts w:ascii="Verdana" w:hAnsi="Verdana"/>
          <w:b/>
          <w:bCs/>
          <w:strike/>
          <w:lang w:val="en-GB"/>
          <w:rPrChange w:id="385" w:author="48105" w:date="2025-07-30T20:07:00Z" w16du:dateUtc="2025-07-30T18:07:00Z">
            <w:rPr>
              <w:rFonts w:ascii="Verdana" w:hAnsi="Verdana"/>
              <w:b/>
              <w:bCs/>
            </w:rPr>
          </w:rPrChange>
        </w:rPr>
        <w:t>Can Anna move her ears?</w:t>
      </w:r>
      <w:ins w:id="386" w:author="48105" w:date="2025-07-30T20:08:00Z" w16du:dateUtc="2025-07-30T18:08:00Z">
        <w:r w:rsidR="00A410A7">
          <w:rPr>
            <w:rFonts w:ascii="Verdana" w:hAnsi="Verdana"/>
            <w:b/>
            <w:bCs/>
            <w:strike/>
            <w:lang w:val="en-GB"/>
          </w:rPr>
          <w:t xml:space="preserve"> </w:t>
        </w:r>
      </w:ins>
    </w:p>
    <w:p w14:paraId="5D1CB3D0" w14:textId="253E05AD" w:rsidR="00CE4F65" w:rsidRPr="00A410A7" w:rsidRDefault="00CE4F65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lang w:val="en-GB"/>
          <w:rPrChange w:id="387" w:author="48105" w:date="2025-07-30T20:07:00Z" w16du:dateUtc="2025-07-30T18:07:00Z">
            <w:rPr>
              <w:rFonts w:ascii="Verdana" w:hAnsi="Verdana"/>
            </w:rPr>
          </w:rPrChange>
        </w:rPr>
        <w:pPrChange w:id="388" w:author="Gareth Harding" w:date="2025-07-09T17:31:00Z" w16du:dateUtc="2025-07-09T15:31:00Z">
          <w:pPr>
            <w:pStyle w:val="p1"/>
          </w:pPr>
        </w:pPrChange>
      </w:pPr>
      <w:r w:rsidRPr="00A410A7">
        <w:rPr>
          <w:rFonts w:ascii="Verdana" w:hAnsi="Verdana"/>
          <w:strike/>
          <w:lang w:val="en-GB"/>
          <w:rPrChange w:id="389" w:author="48105" w:date="2025-07-30T20:07:00Z" w16du:dateUtc="2025-07-30T18:07:00Z">
            <w:rPr>
              <w:rFonts w:ascii="Verdana" w:hAnsi="Verdana"/>
            </w:rPr>
          </w:rPrChange>
        </w:rPr>
        <w:t>Yes, she can fly with her ears</w:t>
      </w:r>
      <w:del w:id="390" w:author="Gareth Harding" w:date="2025-07-09T10:54:00Z" w16du:dateUtc="2025-07-09T08:54:00Z">
        <w:r w:rsidRPr="00A410A7" w:rsidDel="00555108">
          <w:rPr>
            <w:rFonts w:ascii="Verdana" w:hAnsi="Verdana"/>
            <w:strike/>
            <w:lang w:val="en-GB"/>
            <w:rPrChange w:id="391" w:author="48105" w:date="2025-07-30T20:07:00Z" w16du:dateUtc="2025-07-30T18:07:00Z">
              <w:rPr>
                <w:rFonts w:ascii="Verdana" w:hAnsi="Verdana"/>
              </w:rPr>
            </w:rPrChange>
          </w:rPr>
          <w:delText>.</w:delText>
        </w:r>
      </w:del>
    </w:p>
    <w:p w14:paraId="52DAFB09" w14:textId="19344A70" w:rsidR="00CE4F65" w:rsidRPr="00A410A7" w:rsidRDefault="00CE4F65">
      <w:pPr>
        <w:pStyle w:val="p1"/>
        <w:spacing w:before="0" w:beforeAutospacing="0" w:after="0" w:afterAutospacing="0"/>
        <w:ind w:left="426" w:hanging="426"/>
        <w:rPr>
          <w:rFonts w:ascii="Verdana" w:hAnsi="Verdana"/>
          <w:strike/>
          <w:rPrChange w:id="392" w:author="48105" w:date="2025-07-30T20:07:00Z" w16du:dateUtc="2025-07-30T18:07:00Z">
            <w:rPr>
              <w:rFonts w:ascii="Verdana" w:hAnsi="Verdana"/>
            </w:rPr>
          </w:rPrChange>
        </w:rPr>
        <w:pPrChange w:id="393" w:author="Gareth Harding" w:date="2025-07-09T17:31:00Z" w16du:dateUtc="2025-07-09T15:31:00Z">
          <w:pPr>
            <w:pStyle w:val="p1"/>
          </w:pPr>
        </w:pPrChange>
      </w:pPr>
      <w:r w:rsidRPr="00A410A7">
        <w:rPr>
          <w:rFonts w:ascii="Verdana" w:hAnsi="Verdana"/>
          <w:strike/>
          <w:highlight w:val="yellow"/>
          <w:rPrChange w:id="394" w:author="48105" w:date="2025-07-30T20:07:00Z" w16du:dateUtc="2025-07-30T18:07:00Z">
            <w:rPr>
              <w:rFonts w:ascii="Verdana" w:hAnsi="Verdana"/>
              <w:highlight w:val="yellow"/>
            </w:rPr>
          </w:rPrChange>
        </w:rPr>
        <w:t>No</w:t>
      </w:r>
      <w:r w:rsidR="0046588F" w:rsidRPr="00A410A7">
        <w:rPr>
          <w:rFonts w:ascii="Verdana" w:hAnsi="Verdana"/>
          <w:strike/>
          <w:highlight w:val="yellow"/>
          <w:rPrChange w:id="395" w:author="48105" w:date="2025-07-30T20:07:00Z" w16du:dateUtc="2025-07-30T18:07:00Z">
            <w:rPr>
              <w:rFonts w:ascii="Verdana" w:hAnsi="Verdana"/>
              <w:highlight w:val="yellow"/>
            </w:rPr>
          </w:rPrChange>
        </w:rPr>
        <w:t xml:space="preserve">, </w:t>
      </w:r>
      <w:proofErr w:type="spellStart"/>
      <w:r w:rsidR="0046588F" w:rsidRPr="00A410A7">
        <w:rPr>
          <w:rFonts w:ascii="Verdana" w:hAnsi="Verdana"/>
          <w:strike/>
          <w:highlight w:val="yellow"/>
          <w:rPrChange w:id="396" w:author="48105" w:date="2025-07-30T20:07:00Z" w16du:dateUtc="2025-07-30T18:07:00Z">
            <w:rPr>
              <w:rFonts w:ascii="Verdana" w:hAnsi="Verdana"/>
              <w:highlight w:val="yellow"/>
            </w:rPr>
          </w:rPrChange>
        </w:rPr>
        <w:t>she</w:t>
      </w:r>
      <w:proofErr w:type="spellEnd"/>
      <w:r w:rsidR="0046588F" w:rsidRPr="00A410A7">
        <w:rPr>
          <w:rFonts w:ascii="Verdana" w:hAnsi="Verdana"/>
          <w:strike/>
          <w:highlight w:val="yellow"/>
          <w:rPrChange w:id="397" w:author="48105" w:date="2025-07-30T20:07:00Z" w16du:dateUtc="2025-07-30T18:07:00Z">
            <w:rPr>
              <w:rFonts w:ascii="Verdana" w:hAnsi="Verdana"/>
              <w:highlight w:val="yellow"/>
            </w:rPr>
          </w:rPrChange>
        </w:rPr>
        <w:t xml:space="preserve"> </w:t>
      </w:r>
      <w:proofErr w:type="spellStart"/>
      <w:r w:rsidR="0046588F" w:rsidRPr="00A410A7">
        <w:rPr>
          <w:rFonts w:ascii="Verdana" w:hAnsi="Verdana"/>
          <w:strike/>
          <w:highlight w:val="yellow"/>
          <w:rPrChange w:id="398" w:author="48105" w:date="2025-07-30T20:07:00Z" w16du:dateUtc="2025-07-30T18:07:00Z">
            <w:rPr>
              <w:rFonts w:ascii="Verdana" w:hAnsi="Verdana"/>
              <w:highlight w:val="yellow"/>
            </w:rPr>
          </w:rPrChange>
        </w:rPr>
        <w:t>can’t</w:t>
      </w:r>
      <w:proofErr w:type="spellEnd"/>
      <w:del w:id="399" w:author="Gareth Harding" w:date="2025-07-09T10:54:00Z" w16du:dateUtc="2025-07-09T08:54:00Z">
        <w:r w:rsidR="0046588F" w:rsidRPr="00A410A7" w:rsidDel="00555108">
          <w:rPr>
            <w:rFonts w:ascii="Verdana" w:hAnsi="Verdana"/>
            <w:strike/>
            <w:highlight w:val="yellow"/>
            <w:rPrChange w:id="400" w:author="48105" w:date="2025-07-30T20:07:00Z" w16du:dateUtc="2025-07-30T18:07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992B66D" w14:textId="7017E078" w:rsidR="00CE4F65" w:rsidRPr="00A410A7" w:rsidDel="00A410A7" w:rsidRDefault="00CE4F65">
      <w:pPr>
        <w:pStyle w:val="p1"/>
        <w:spacing w:before="0" w:beforeAutospacing="0" w:after="0" w:afterAutospacing="0"/>
        <w:ind w:left="426" w:hanging="426"/>
        <w:rPr>
          <w:del w:id="401" w:author="48105" w:date="2025-07-30T20:08:00Z" w16du:dateUtc="2025-07-30T18:08:00Z"/>
          <w:rFonts w:ascii="Verdana" w:hAnsi="Verdana"/>
          <w:strike/>
          <w:rPrChange w:id="402" w:author="48105" w:date="2025-07-30T20:07:00Z" w16du:dateUtc="2025-07-30T18:07:00Z">
            <w:rPr>
              <w:del w:id="403" w:author="48105" w:date="2025-07-30T20:08:00Z" w16du:dateUtc="2025-07-30T18:08:00Z"/>
              <w:rFonts w:ascii="Verdana" w:hAnsi="Verdana"/>
            </w:rPr>
          </w:rPrChange>
        </w:rPr>
        <w:pPrChange w:id="404" w:author="Gareth Harding" w:date="2025-07-09T17:31:00Z" w16du:dateUtc="2025-07-09T15:31:00Z">
          <w:pPr>
            <w:pStyle w:val="p1"/>
          </w:pPr>
        </w:pPrChange>
      </w:pPr>
      <w:proofErr w:type="spellStart"/>
      <w:r w:rsidRPr="00A410A7">
        <w:rPr>
          <w:rFonts w:ascii="Verdana" w:hAnsi="Verdana"/>
          <w:strike/>
          <w:rPrChange w:id="405" w:author="48105" w:date="2025-07-30T20:07:00Z" w16du:dateUtc="2025-07-30T18:07:00Z">
            <w:rPr>
              <w:rFonts w:ascii="Verdana" w:hAnsi="Verdana"/>
            </w:rPr>
          </w:rPrChange>
        </w:rPr>
        <w:t>Sometime</w:t>
      </w:r>
      <w:r w:rsidR="0046588F" w:rsidRPr="00A410A7">
        <w:rPr>
          <w:rFonts w:ascii="Verdana" w:hAnsi="Verdana"/>
          <w:strike/>
          <w:rPrChange w:id="406" w:author="48105" w:date="2025-07-30T20:07:00Z" w16du:dateUtc="2025-07-30T18:07:00Z">
            <w:rPr>
              <w:rFonts w:ascii="Verdana" w:hAnsi="Verdana"/>
            </w:rPr>
          </w:rPrChange>
        </w:rPr>
        <w:t>s</w:t>
      </w:r>
      <w:proofErr w:type="spellEnd"/>
      <w:del w:id="407" w:author="Gareth Harding" w:date="2025-07-09T10:54:00Z" w16du:dateUtc="2025-07-09T08:54:00Z">
        <w:r w:rsidR="0046588F" w:rsidRPr="00A410A7" w:rsidDel="00555108">
          <w:rPr>
            <w:rFonts w:ascii="Verdana" w:hAnsi="Verdana"/>
            <w:strike/>
            <w:rPrChange w:id="408" w:author="48105" w:date="2025-07-30T20:07:00Z" w16du:dateUtc="2025-07-30T18:07:00Z">
              <w:rPr>
                <w:rFonts w:ascii="Verdana" w:hAnsi="Verdana"/>
              </w:rPr>
            </w:rPrChange>
          </w:rPr>
          <w:delText>.</w:delText>
        </w:r>
      </w:del>
    </w:p>
    <w:p w14:paraId="200AEA3A" w14:textId="77777777" w:rsidR="004535FE" w:rsidRDefault="004535FE" w:rsidP="00A410A7">
      <w:pPr>
        <w:pStyle w:val="p1"/>
        <w:spacing w:before="0" w:beforeAutospacing="0" w:after="0" w:afterAutospacing="0"/>
        <w:ind w:left="426" w:hanging="426"/>
        <w:rPr>
          <w:ins w:id="409" w:author="48105" w:date="2025-07-30T20:08:00Z" w16du:dateUtc="2025-07-30T18:08:00Z"/>
          <w:rFonts w:ascii="Verdana" w:hAnsi="Verdana"/>
        </w:rPr>
        <w:pPrChange w:id="410" w:author="48105" w:date="2025-07-30T20:08:00Z" w16du:dateUtc="2025-07-30T18:08:00Z">
          <w:pPr>
            <w:pStyle w:val="p1"/>
            <w:spacing w:before="0" w:beforeAutospacing="0" w:after="0" w:afterAutospacing="0"/>
          </w:pPr>
        </w:pPrChange>
      </w:pPr>
    </w:p>
    <w:p w14:paraId="1227DC62" w14:textId="77777777" w:rsidR="00A410A7" w:rsidRDefault="00A410A7" w:rsidP="004D7559">
      <w:pPr>
        <w:pStyle w:val="p1"/>
        <w:spacing w:before="0" w:beforeAutospacing="0" w:after="0" w:afterAutospacing="0"/>
        <w:rPr>
          <w:ins w:id="411" w:author="48105" w:date="2025-07-30T20:07:00Z" w16du:dateUtc="2025-07-30T18:07:00Z"/>
          <w:rFonts w:ascii="Verdana" w:hAnsi="Verdana"/>
        </w:rPr>
      </w:pPr>
    </w:p>
    <w:p w14:paraId="5E3DCBB3" w14:textId="211F591D" w:rsidR="00A410A7" w:rsidRPr="00C674A4" w:rsidRDefault="00A410A7" w:rsidP="00A410A7">
      <w:pPr>
        <w:pStyle w:val="p1"/>
        <w:spacing w:before="0" w:beforeAutospacing="0" w:after="0" w:afterAutospacing="0"/>
        <w:ind w:left="426" w:hanging="426"/>
        <w:rPr>
          <w:ins w:id="412" w:author="48105" w:date="2025-07-30T20:07:00Z" w16du:dateUtc="2025-07-30T18:07:00Z"/>
          <w:rFonts w:ascii="Verdana" w:hAnsi="Verdana"/>
          <w:b/>
          <w:bCs/>
        </w:rPr>
      </w:pPr>
      <w:ins w:id="413" w:author="48105" w:date="2025-07-30T20:07:00Z" w16du:dateUtc="2025-07-30T18:07:00Z">
        <w:r w:rsidRPr="00C674A4">
          <w:rPr>
            <w:rFonts w:ascii="Verdana" w:hAnsi="Verdana"/>
            <w:b/>
            <w:bCs/>
          </w:rPr>
          <w:lastRenderedPageBreak/>
          <w:t xml:space="preserve">Anna can </w:t>
        </w:r>
        <w:proofErr w:type="spellStart"/>
        <w:r w:rsidRPr="00C674A4">
          <w:rPr>
            <w:rFonts w:ascii="Verdana" w:hAnsi="Verdana"/>
            <w:b/>
            <w:bCs/>
          </w:rPr>
          <w:t>move</w:t>
        </w:r>
        <w:proofErr w:type="spellEnd"/>
        <w:r w:rsidRPr="00C674A4">
          <w:rPr>
            <w:rFonts w:ascii="Verdana" w:hAnsi="Verdana"/>
            <w:b/>
            <w:bCs/>
          </w:rPr>
          <w:t xml:space="preserve"> </w:t>
        </w:r>
        <w:proofErr w:type="spellStart"/>
        <w:r w:rsidRPr="00C674A4">
          <w:rPr>
            <w:rFonts w:ascii="Verdana" w:hAnsi="Verdana"/>
            <w:b/>
            <w:bCs/>
          </w:rPr>
          <w:t>her</w:t>
        </w:r>
        <w:proofErr w:type="spellEnd"/>
        <w:r w:rsidRPr="00C674A4">
          <w:rPr>
            <w:rFonts w:ascii="Verdana" w:hAnsi="Verdana"/>
            <w:b/>
            <w:bCs/>
          </w:rPr>
          <w:t xml:space="preserve"> </w:t>
        </w:r>
        <w:proofErr w:type="spellStart"/>
        <w:r w:rsidRPr="00C674A4">
          <w:rPr>
            <w:rFonts w:ascii="Verdana" w:hAnsi="Verdana"/>
            <w:b/>
            <w:bCs/>
          </w:rPr>
          <w:t>ears</w:t>
        </w:r>
        <w:proofErr w:type="spellEnd"/>
        <w:r w:rsidRPr="00C674A4">
          <w:rPr>
            <w:rFonts w:ascii="Verdana" w:hAnsi="Verdana"/>
            <w:b/>
            <w:bCs/>
          </w:rPr>
          <w:t>.</w:t>
        </w:r>
      </w:ins>
      <w:ins w:id="414" w:author="48105" w:date="2025-07-30T20:08:00Z" w16du:dateUtc="2025-07-30T18:08:00Z">
        <w:r>
          <w:rPr>
            <w:rFonts w:ascii="Verdana" w:hAnsi="Verdana"/>
            <w:b/>
            <w:bCs/>
          </w:rPr>
          <w:t xml:space="preserve"> </w:t>
        </w:r>
        <w:r w:rsidRPr="00C674A4">
          <w:rPr>
            <w:rFonts w:ascii="Verdana" w:hAnsi="Verdana"/>
            <w:b/>
            <w:bCs/>
            <w:color w:val="EE0000"/>
          </w:rPr>
          <w:t xml:space="preserve">(esta pregunta pasa a ser la </w:t>
        </w:r>
        <w:r>
          <w:rPr>
            <w:rFonts w:ascii="Verdana" w:hAnsi="Verdana"/>
            <w:b/>
            <w:bCs/>
            <w:color w:val="EE0000"/>
          </w:rPr>
          <w:t>6</w:t>
        </w:r>
        <w:r w:rsidRPr="00C674A4">
          <w:rPr>
            <w:rFonts w:ascii="Verdana" w:hAnsi="Verdana"/>
            <w:b/>
            <w:bCs/>
            <w:color w:val="EE0000"/>
          </w:rPr>
          <w:t>)</w:t>
        </w:r>
      </w:ins>
    </w:p>
    <w:p w14:paraId="03BC6820" w14:textId="77777777" w:rsidR="00A410A7" w:rsidRDefault="00A410A7" w:rsidP="00A410A7">
      <w:pPr>
        <w:pStyle w:val="p1"/>
        <w:spacing w:before="0" w:beforeAutospacing="0" w:after="0" w:afterAutospacing="0"/>
        <w:ind w:left="426" w:hanging="426"/>
        <w:rPr>
          <w:ins w:id="415" w:author="48105" w:date="2025-07-30T20:07:00Z" w16du:dateUtc="2025-07-30T18:07:00Z"/>
          <w:rFonts w:ascii="Verdana" w:hAnsi="Verdana"/>
        </w:rPr>
      </w:pPr>
      <w:ins w:id="416" w:author="48105" w:date="2025-07-30T20:07:00Z" w16du:dateUtc="2025-07-30T18:07:00Z">
        <w:r w:rsidRPr="00C674A4">
          <w:rPr>
            <w:rFonts w:ascii="Verdana" w:hAnsi="Verdana"/>
          </w:rPr>
          <w:t>True</w:t>
        </w:r>
      </w:ins>
    </w:p>
    <w:p w14:paraId="6DF33BC9" w14:textId="77777777" w:rsidR="00A410A7" w:rsidRPr="00C674A4" w:rsidRDefault="00A410A7" w:rsidP="00A410A7">
      <w:pPr>
        <w:pStyle w:val="p1"/>
        <w:spacing w:before="0" w:beforeAutospacing="0" w:after="0" w:afterAutospacing="0"/>
        <w:ind w:left="426" w:hanging="426"/>
        <w:rPr>
          <w:ins w:id="417" w:author="48105" w:date="2025-07-30T20:07:00Z" w16du:dateUtc="2025-07-30T18:07:00Z"/>
          <w:rFonts w:ascii="Verdana" w:hAnsi="Verdana"/>
          <w:highlight w:val="yellow"/>
        </w:rPr>
      </w:pPr>
      <w:ins w:id="418" w:author="48105" w:date="2025-07-30T20:07:00Z" w16du:dateUtc="2025-07-30T18:07:00Z">
        <w:r w:rsidRPr="00C674A4">
          <w:rPr>
            <w:rFonts w:ascii="Verdana" w:hAnsi="Verdana"/>
            <w:highlight w:val="yellow"/>
          </w:rPr>
          <w:t>False</w:t>
        </w:r>
      </w:ins>
    </w:p>
    <w:p w14:paraId="57B76E6B" w14:textId="77777777" w:rsidR="00A410A7" w:rsidRDefault="00A410A7" w:rsidP="004D7559">
      <w:pPr>
        <w:pStyle w:val="p1"/>
        <w:spacing w:before="0" w:beforeAutospacing="0" w:after="0" w:afterAutospacing="0"/>
        <w:rPr>
          <w:ins w:id="419" w:author="48105" w:date="2025-07-30T20:08:00Z" w16du:dateUtc="2025-07-30T18:08:00Z"/>
          <w:rFonts w:ascii="Verdana" w:hAnsi="Verdana"/>
        </w:rPr>
      </w:pPr>
    </w:p>
    <w:p w14:paraId="254F7A8D" w14:textId="3F7144E0" w:rsidR="009F07AB" w:rsidRPr="009F07AB" w:rsidDel="009F07AB" w:rsidRDefault="009F07AB" w:rsidP="004D7559">
      <w:pPr>
        <w:pStyle w:val="p1"/>
        <w:spacing w:before="0" w:beforeAutospacing="0" w:after="0" w:afterAutospacing="0"/>
        <w:rPr>
          <w:ins w:id="420" w:author="Gareth Harding" w:date="2025-07-09T17:32:00Z" w16du:dateUtc="2025-07-09T15:32:00Z"/>
          <w:del w:id="421" w:author="48105" w:date="2025-07-30T20:10:00Z" w16du:dateUtc="2025-07-30T18:10:00Z"/>
          <w:rFonts w:ascii="Verdana" w:hAnsi="Verdana"/>
          <w:b/>
          <w:bCs/>
          <w:rPrChange w:id="422" w:author="48105" w:date="2025-07-30T20:09:00Z" w16du:dateUtc="2025-07-30T18:09:00Z">
            <w:rPr>
              <w:ins w:id="423" w:author="Gareth Harding" w:date="2025-07-09T17:32:00Z" w16du:dateUtc="2025-07-09T15:32:00Z"/>
              <w:del w:id="424" w:author="48105" w:date="2025-07-30T20:10:00Z" w16du:dateUtc="2025-07-30T18:10:00Z"/>
              <w:rFonts w:ascii="Verdana" w:hAnsi="Verdana"/>
            </w:rPr>
          </w:rPrChange>
        </w:rPr>
      </w:pPr>
    </w:p>
    <w:p w14:paraId="772AE041" w14:textId="77777777" w:rsidR="004D7559" w:rsidDel="009F07AB" w:rsidRDefault="004D7559" w:rsidP="004D7559">
      <w:pPr>
        <w:pStyle w:val="p1"/>
        <w:spacing w:before="0" w:beforeAutospacing="0" w:after="0" w:afterAutospacing="0"/>
        <w:rPr>
          <w:ins w:id="425" w:author="Gareth Harding" w:date="2025-07-09T17:32:00Z" w16du:dateUtc="2025-07-09T15:32:00Z"/>
          <w:del w:id="426" w:author="48105" w:date="2025-07-30T20:10:00Z" w16du:dateUtc="2025-07-30T18:10:00Z"/>
          <w:rFonts w:ascii="Verdana" w:hAnsi="Verdana"/>
        </w:rPr>
      </w:pPr>
    </w:p>
    <w:p w14:paraId="1517DAA9" w14:textId="77777777" w:rsidR="004D7559" w:rsidRDefault="004D7559" w:rsidP="004D7559">
      <w:pPr>
        <w:pStyle w:val="p1"/>
        <w:spacing w:before="0" w:beforeAutospacing="0" w:after="0" w:afterAutospacing="0"/>
        <w:rPr>
          <w:ins w:id="427" w:author="Gareth Harding" w:date="2025-07-09T17:32:00Z" w16du:dateUtc="2025-07-09T15:32:00Z"/>
          <w:rFonts w:ascii="Verdana" w:hAnsi="Verdana"/>
        </w:rPr>
      </w:pPr>
    </w:p>
    <w:p w14:paraId="69C342BF" w14:textId="77777777" w:rsidR="004D7559" w:rsidRPr="00F245C1" w:rsidRDefault="004D7559">
      <w:pPr>
        <w:pStyle w:val="p1"/>
        <w:spacing w:before="0" w:beforeAutospacing="0" w:after="0" w:afterAutospacing="0"/>
        <w:rPr>
          <w:rFonts w:ascii="Verdana" w:hAnsi="Verdana"/>
        </w:rPr>
        <w:pPrChange w:id="428" w:author="Gareth Harding" w:date="2025-07-09T17:30:00Z" w16du:dateUtc="2025-07-09T15:30:00Z">
          <w:pPr>
            <w:pStyle w:val="p1"/>
          </w:pPr>
        </w:pPrChange>
      </w:pPr>
    </w:p>
    <w:p w14:paraId="4BEF9407" w14:textId="77777777" w:rsidR="004535FE" w:rsidRPr="004535FE" w:rsidRDefault="004535FE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  <w:lang w:val="en-GB"/>
        </w:rPr>
        <w:pPrChange w:id="429" w:author="Gareth Harding" w:date="2025-07-09T17:35:00Z" w16du:dateUtc="2025-07-09T15:35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r w:rsidRPr="004535FE">
        <w:rPr>
          <w:rFonts w:ascii="Verdana" w:hAnsi="Verdana"/>
          <w:b/>
          <w:bCs/>
          <w:color w:val="215E99" w:themeColor="text2" w:themeTint="BF"/>
          <w:lang w:val="en-GB"/>
        </w:rPr>
        <w:t>At the Zoo</w:t>
      </w:r>
    </w:p>
    <w:p w14:paraId="6389AA54" w14:textId="77777777" w:rsidR="004D7559" w:rsidRDefault="004D7559" w:rsidP="004D7559">
      <w:pPr>
        <w:rPr>
          <w:ins w:id="430" w:author="Gareth Harding" w:date="2025-07-09T17:32:00Z" w16du:dateUtc="2025-07-09T15:32:00Z"/>
          <w:rFonts w:ascii="Verdana" w:hAnsi="Verdana"/>
          <w:lang w:val="en-GB"/>
        </w:rPr>
      </w:pPr>
    </w:p>
    <w:p w14:paraId="09F717AD" w14:textId="6EF5B766" w:rsidR="00A324FF" w:rsidRPr="00223481" w:rsidRDefault="00A324FF">
      <w:pPr>
        <w:rPr>
          <w:rFonts w:ascii="Verdana" w:hAnsi="Verdana"/>
          <w:lang w:val="en-GB"/>
          <w:rPrChange w:id="431" w:author="Gareth Harding" w:date="2025-07-09T10:21:00Z" w16du:dateUtc="2025-07-09T08:21:00Z">
            <w:rPr>
              <w:rFonts w:ascii="Verdana" w:hAnsi="Verdana"/>
            </w:rPr>
          </w:rPrChange>
        </w:rPr>
        <w:pPrChange w:id="43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433" w:author="Gareth Harding" w:date="2025-07-09T10:21:00Z" w16du:dateUtc="2025-07-09T08:21:00Z">
            <w:rPr>
              <w:rFonts w:ascii="Verdana" w:hAnsi="Verdana"/>
            </w:rPr>
          </w:rPrChange>
        </w:rPr>
        <w:t>Jack and Emma are at the zoo.</w:t>
      </w:r>
    </w:p>
    <w:p w14:paraId="6753F22E" w14:textId="45331F18" w:rsidR="00A324FF" w:rsidRPr="00223481" w:rsidRDefault="00A324FF">
      <w:pPr>
        <w:rPr>
          <w:rFonts w:ascii="Verdana" w:hAnsi="Verdana"/>
          <w:lang w:val="en-GB"/>
          <w:rPrChange w:id="434" w:author="Gareth Harding" w:date="2025-07-09T10:21:00Z" w16du:dateUtc="2025-07-09T08:21:00Z">
            <w:rPr>
              <w:rFonts w:ascii="Verdana" w:hAnsi="Verdana"/>
            </w:rPr>
          </w:rPrChange>
        </w:rPr>
        <w:pPrChange w:id="43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36" w:author="Gareth Harding" w:date="2025-07-09T17:32:00Z" w16du:dateUtc="2025-07-09T15:32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37" w:author="Gareth Harding" w:date="2025-07-09T10:21:00Z" w16du:dateUtc="2025-07-09T08:21:00Z">
            <w:rPr>
              <w:rFonts w:ascii="Verdana" w:hAnsi="Verdana"/>
            </w:rPr>
          </w:rPrChange>
        </w:rPr>
        <w:t>: Emma, can you see a goat?</w:t>
      </w:r>
    </w:p>
    <w:p w14:paraId="1A7EC09B" w14:textId="77777777" w:rsidR="00A324FF" w:rsidRPr="00223481" w:rsidRDefault="00A324FF">
      <w:pPr>
        <w:rPr>
          <w:rFonts w:ascii="Verdana" w:hAnsi="Verdana"/>
          <w:lang w:val="en-GB"/>
          <w:rPrChange w:id="438" w:author="Gareth Harding" w:date="2025-07-09T10:21:00Z" w16du:dateUtc="2025-07-09T08:21:00Z">
            <w:rPr>
              <w:rFonts w:ascii="Verdana" w:hAnsi="Verdana"/>
            </w:rPr>
          </w:rPrChange>
        </w:rPr>
        <w:pPrChange w:id="43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40" w:author="Gareth Harding" w:date="2025-07-09T17:32:00Z" w16du:dateUtc="2025-07-09T15:32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41" w:author="Gareth Harding" w:date="2025-07-09T10:21:00Z" w16du:dateUtc="2025-07-09T08:21:00Z">
            <w:rPr>
              <w:rFonts w:ascii="Verdana" w:hAnsi="Verdana"/>
            </w:rPr>
          </w:rPrChange>
        </w:rPr>
        <w:t>: Yes! The goat is eating grass.</w:t>
      </w:r>
    </w:p>
    <w:p w14:paraId="0BAFB162" w14:textId="77777777" w:rsidR="00A324FF" w:rsidRPr="00223481" w:rsidRDefault="00A324FF">
      <w:pPr>
        <w:rPr>
          <w:rFonts w:ascii="Verdana" w:hAnsi="Verdana"/>
          <w:lang w:val="en-GB"/>
          <w:rPrChange w:id="442" w:author="Gareth Harding" w:date="2025-07-09T10:21:00Z" w16du:dateUtc="2025-07-09T08:21:00Z">
            <w:rPr>
              <w:rFonts w:ascii="Verdana" w:hAnsi="Verdana"/>
            </w:rPr>
          </w:rPrChange>
        </w:rPr>
        <w:pPrChange w:id="44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44" w:author="Gareth Harding" w:date="2025-07-09T17:32:00Z" w16du:dateUtc="2025-07-09T15:32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45" w:author="Gareth Harding" w:date="2025-07-09T10:21:00Z" w16du:dateUtc="2025-07-09T08:21:00Z">
            <w:rPr>
              <w:rFonts w:ascii="Verdana" w:hAnsi="Verdana"/>
            </w:rPr>
          </w:rPrChange>
        </w:rPr>
        <w:t>: Can you see a duck?</w:t>
      </w:r>
    </w:p>
    <w:p w14:paraId="6E34C37B" w14:textId="77777777" w:rsidR="00A324FF" w:rsidRPr="00223481" w:rsidRDefault="00A324FF">
      <w:pPr>
        <w:rPr>
          <w:rFonts w:ascii="Verdana" w:hAnsi="Verdana"/>
          <w:lang w:val="en-GB"/>
          <w:rPrChange w:id="446" w:author="Gareth Harding" w:date="2025-07-09T10:21:00Z" w16du:dateUtc="2025-07-09T08:21:00Z">
            <w:rPr>
              <w:rFonts w:ascii="Verdana" w:hAnsi="Verdana"/>
            </w:rPr>
          </w:rPrChange>
        </w:rPr>
        <w:pPrChange w:id="44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48" w:author="Gareth Harding" w:date="2025-07-09T17:32:00Z" w16du:dateUtc="2025-07-09T15:32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49" w:author="Gareth Harding" w:date="2025-07-09T10:21:00Z" w16du:dateUtc="2025-07-09T08:21:00Z">
            <w:rPr>
              <w:rFonts w:ascii="Verdana" w:hAnsi="Verdana"/>
            </w:rPr>
          </w:rPrChange>
        </w:rPr>
        <w:t>: Yes! It’s in the pond.</w:t>
      </w:r>
    </w:p>
    <w:p w14:paraId="793C3F70" w14:textId="77777777" w:rsidR="00A324FF" w:rsidRPr="00223481" w:rsidRDefault="00A324FF">
      <w:pPr>
        <w:rPr>
          <w:rFonts w:ascii="Verdana" w:hAnsi="Verdana"/>
          <w:lang w:val="en-GB"/>
          <w:rPrChange w:id="450" w:author="Gareth Harding" w:date="2025-07-09T10:21:00Z" w16du:dateUtc="2025-07-09T08:21:00Z">
            <w:rPr>
              <w:rFonts w:ascii="Verdana" w:hAnsi="Verdana"/>
            </w:rPr>
          </w:rPrChange>
        </w:rPr>
        <w:pPrChange w:id="45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52" w:author="Gareth Harding" w:date="2025-07-09T17:32:00Z" w16du:dateUtc="2025-07-09T15:32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53" w:author="Gareth Harding" w:date="2025-07-09T10:21:00Z" w16du:dateUtc="2025-07-09T08:21:00Z">
            <w:rPr>
              <w:rFonts w:ascii="Verdana" w:hAnsi="Verdana"/>
            </w:rPr>
          </w:rPrChange>
        </w:rPr>
        <w:t>: Can you see a spider?</w:t>
      </w:r>
    </w:p>
    <w:p w14:paraId="175AB256" w14:textId="77777777" w:rsidR="00A324FF" w:rsidRPr="00223481" w:rsidRDefault="00A324FF">
      <w:pPr>
        <w:rPr>
          <w:rFonts w:ascii="Verdana" w:hAnsi="Verdana"/>
          <w:lang w:val="en-GB"/>
          <w:rPrChange w:id="454" w:author="Gareth Harding" w:date="2025-07-09T10:21:00Z" w16du:dateUtc="2025-07-09T08:21:00Z">
            <w:rPr>
              <w:rFonts w:ascii="Verdana" w:hAnsi="Verdana"/>
            </w:rPr>
          </w:rPrChange>
        </w:rPr>
        <w:pPrChange w:id="45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56" w:author="Gareth Harding" w:date="2025-07-09T17:32:00Z" w16du:dateUtc="2025-07-09T15:32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57" w:author="Gareth Harding" w:date="2025-07-09T10:21:00Z" w16du:dateUtc="2025-07-09T08:21:00Z">
            <w:rPr>
              <w:rFonts w:ascii="Verdana" w:hAnsi="Verdana"/>
            </w:rPr>
          </w:rPrChange>
        </w:rPr>
        <w:t>: No, I can’t.</w:t>
      </w:r>
    </w:p>
    <w:p w14:paraId="0D785075" w14:textId="77777777" w:rsidR="00A324FF" w:rsidRPr="00223481" w:rsidRDefault="00A324FF">
      <w:pPr>
        <w:rPr>
          <w:rFonts w:ascii="Verdana" w:hAnsi="Verdana"/>
          <w:lang w:val="en-GB"/>
          <w:rPrChange w:id="458" w:author="Gareth Harding" w:date="2025-07-09T10:21:00Z" w16du:dateUtc="2025-07-09T08:21:00Z">
            <w:rPr>
              <w:rFonts w:ascii="Verdana" w:hAnsi="Verdana"/>
            </w:rPr>
          </w:rPrChange>
        </w:rPr>
        <w:pPrChange w:id="45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60" w:author="Gareth Harding" w:date="2025-07-09T17:32:00Z" w16du:dateUtc="2025-07-09T15:32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61" w:author="Gareth Harding" w:date="2025-07-09T10:21:00Z" w16du:dateUtc="2025-07-09T08:21:00Z">
            <w:rPr>
              <w:rFonts w:ascii="Verdana" w:hAnsi="Verdana"/>
            </w:rPr>
          </w:rPrChange>
        </w:rPr>
        <w:t>: Can you see a hedgehog?</w:t>
      </w:r>
    </w:p>
    <w:p w14:paraId="5BB3495B" w14:textId="77777777" w:rsidR="00A324FF" w:rsidRPr="00223481" w:rsidRDefault="00A324FF">
      <w:pPr>
        <w:rPr>
          <w:rFonts w:ascii="Verdana" w:hAnsi="Verdana"/>
          <w:lang w:val="en-GB"/>
          <w:rPrChange w:id="462" w:author="Gareth Harding" w:date="2025-07-09T10:21:00Z" w16du:dateUtc="2025-07-09T08:21:00Z">
            <w:rPr>
              <w:rFonts w:ascii="Verdana" w:hAnsi="Verdana"/>
            </w:rPr>
          </w:rPrChange>
        </w:rPr>
        <w:pPrChange w:id="46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64" w:author="Gareth Harding" w:date="2025-07-09T17:32:00Z" w16du:dateUtc="2025-07-09T15:32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65" w:author="Gareth Harding" w:date="2025-07-09T10:21:00Z" w16du:dateUtc="2025-07-09T08:21:00Z">
            <w:rPr>
              <w:rFonts w:ascii="Verdana" w:hAnsi="Verdana"/>
            </w:rPr>
          </w:rPrChange>
        </w:rPr>
        <w:t>: Yes, it’s very small!</w:t>
      </w:r>
    </w:p>
    <w:p w14:paraId="08121263" w14:textId="77777777" w:rsidR="00A324FF" w:rsidRPr="00223481" w:rsidRDefault="00A324FF">
      <w:pPr>
        <w:rPr>
          <w:rFonts w:ascii="Verdana" w:hAnsi="Verdana"/>
          <w:lang w:val="en-GB"/>
          <w:rPrChange w:id="466" w:author="Gareth Harding" w:date="2025-07-09T10:21:00Z" w16du:dateUtc="2025-07-09T08:21:00Z">
            <w:rPr>
              <w:rFonts w:ascii="Verdana" w:hAnsi="Verdana"/>
            </w:rPr>
          </w:rPrChange>
        </w:rPr>
        <w:pPrChange w:id="46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68" w:author="Gareth Harding" w:date="2025-07-09T17:32:00Z" w16du:dateUtc="2025-07-09T15:32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69" w:author="Gareth Harding" w:date="2025-07-09T10:21:00Z" w16du:dateUtc="2025-07-09T08:21:00Z">
            <w:rPr>
              <w:rFonts w:ascii="Verdana" w:hAnsi="Verdana"/>
            </w:rPr>
          </w:rPrChange>
        </w:rPr>
        <w:t>: Can you see a deer?</w:t>
      </w:r>
    </w:p>
    <w:p w14:paraId="385809C7" w14:textId="77777777" w:rsidR="00A324FF" w:rsidRPr="00223481" w:rsidRDefault="00A324FF">
      <w:pPr>
        <w:rPr>
          <w:rFonts w:ascii="Verdana" w:hAnsi="Verdana"/>
          <w:lang w:val="en-GB"/>
          <w:rPrChange w:id="470" w:author="Gareth Harding" w:date="2025-07-09T10:21:00Z" w16du:dateUtc="2025-07-09T08:21:00Z">
            <w:rPr>
              <w:rFonts w:ascii="Verdana" w:hAnsi="Verdana"/>
            </w:rPr>
          </w:rPrChange>
        </w:rPr>
        <w:pPrChange w:id="47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72" w:author="Gareth Harding" w:date="2025-07-09T17:33:00Z" w16du:dateUtc="2025-07-09T15:33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73" w:author="Gareth Harding" w:date="2025-07-09T10:21:00Z" w16du:dateUtc="2025-07-09T08:21:00Z">
            <w:rPr>
              <w:rFonts w:ascii="Verdana" w:hAnsi="Verdana"/>
            </w:rPr>
          </w:rPrChange>
        </w:rPr>
        <w:t>: Yes! It’s behind the tree.</w:t>
      </w:r>
    </w:p>
    <w:p w14:paraId="247BD868" w14:textId="77777777" w:rsidR="00A324FF" w:rsidRPr="00223481" w:rsidRDefault="00A324FF">
      <w:pPr>
        <w:rPr>
          <w:rFonts w:ascii="Verdana" w:hAnsi="Verdana"/>
          <w:lang w:val="en-GB"/>
          <w:rPrChange w:id="474" w:author="Gareth Harding" w:date="2025-07-09T10:21:00Z" w16du:dateUtc="2025-07-09T08:21:00Z">
            <w:rPr>
              <w:rFonts w:ascii="Verdana" w:hAnsi="Verdana"/>
            </w:rPr>
          </w:rPrChange>
        </w:rPr>
        <w:pPrChange w:id="47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76" w:author="Gareth Harding" w:date="2025-07-09T17:33:00Z" w16du:dateUtc="2025-07-09T15:33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77" w:author="Gareth Harding" w:date="2025-07-09T10:21:00Z" w16du:dateUtc="2025-07-09T08:21:00Z">
            <w:rPr>
              <w:rFonts w:ascii="Verdana" w:hAnsi="Verdana"/>
            </w:rPr>
          </w:rPrChange>
        </w:rPr>
        <w:t>: Can you see an owl?</w:t>
      </w:r>
    </w:p>
    <w:p w14:paraId="3E29E1B4" w14:textId="77777777" w:rsidR="00A324FF" w:rsidRPr="00223481" w:rsidRDefault="00A324FF">
      <w:pPr>
        <w:rPr>
          <w:rFonts w:ascii="Verdana" w:hAnsi="Verdana"/>
          <w:lang w:val="en-GB"/>
          <w:rPrChange w:id="478" w:author="Gareth Harding" w:date="2025-07-09T10:21:00Z" w16du:dateUtc="2025-07-09T08:21:00Z">
            <w:rPr>
              <w:rFonts w:ascii="Verdana" w:hAnsi="Verdana"/>
            </w:rPr>
          </w:rPrChange>
        </w:rPr>
        <w:pPrChange w:id="47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80" w:author="Gareth Harding" w:date="2025-07-09T17:33:00Z" w16du:dateUtc="2025-07-09T15:33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81" w:author="Gareth Harding" w:date="2025-07-09T10:21:00Z" w16du:dateUtc="2025-07-09T08:21:00Z">
            <w:rPr>
              <w:rFonts w:ascii="Verdana" w:hAnsi="Verdana"/>
            </w:rPr>
          </w:rPrChange>
        </w:rPr>
        <w:t>: Yes, in the tree!</w:t>
      </w:r>
    </w:p>
    <w:p w14:paraId="67C47AA6" w14:textId="77777777" w:rsidR="00A324FF" w:rsidRPr="00223481" w:rsidRDefault="00A324FF">
      <w:pPr>
        <w:rPr>
          <w:rFonts w:ascii="Verdana" w:hAnsi="Verdana"/>
          <w:lang w:val="en-GB"/>
          <w:rPrChange w:id="482" w:author="Gareth Harding" w:date="2025-07-09T10:21:00Z" w16du:dateUtc="2025-07-09T08:21:00Z">
            <w:rPr>
              <w:rFonts w:ascii="Verdana" w:hAnsi="Verdana"/>
            </w:rPr>
          </w:rPrChange>
        </w:rPr>
        <w:pPrChange w:id="48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84" w:author="Gareth Harding" w:date="2025-07-09T17:33:00Z" w16du:dateUtc="2025-07-09T15:33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85" w:author="Gareth Harding" w:date="2025-07-09T10:21:00Z" w16du:dateUtc="2025-07-09T08:21:00Z">
            <w:rPr>
              <w:rFonts w:ascii="Verdana" w:hAnsi="Verdana"/>
            </w:rPr>
          </w:rPrChange>
        </w:rPr>
        <w:t>: Can you see a fox?</w:t>
      </w:r>
    </w:p>
    <w:p w14:paraId="77A21E59" w14:textId="77777777" w:rsidR="00A324FF" w:rsidRPr="00223481" w:rsidRDefault="00A324FF">
      <w:pPr>
        <w:rPr>
          <w:rFonts w:ascii="Verdana" w:hAnsi="Verdana"/>
          <w:lang w:val="en-GB"/>
          <w:rPrChange w:id="486" w:author="Gareth Harding" w:date="2025-07-09T10:21:00Z" w16du:dateUtc="2025-07-09T08:21:00Z">
            <w:rPr>
              <w:rFonts w:ascii="Verdana" w:hAnsi="Verdana"/>
            </w:rPr>
          </w:rPrChange>
        </w:rPr>
        <w:pPrChange w:id="48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88" w:author="Gareth Harding" w:date="2025-07-09T17:33:00Z" w16du:dateUtc="2025-07-09T15:33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89" w:author="Gareth Harding" w:date="2025-07-09T10:21:00Z" w16du:dateUtc="2025-07-09T08:21:00Z">
            <w:rPr>
              <w:rFonts w:ascii="Verdana" w:hAnsi="Verdana"/>
            </w:rPr>
          </w:rPrChange>
        </w:rPr>
        <w:t>: Yes! It’s sleeping.</w:t>
      </w:r>
    </w:p>
    <w:p w14:paraId="217339B0" w14:textId="77777777" w:rsidR="00A324FF" w:rsidRPr="00223481" w:rsidRDefault="00A324FF">
      <w:pPr>
        <w:rPr>
          <w:rFonts w:ascii="Verdana" w:hAnsi="Verdana"/>
          <w:lang w:val="en-GB"/>
          <w:rPrChange w:id="490" w:author="Gareth Harding" w:date="2025-07-09T10:21:00Z" w16du:dateUtc="2025-07-09T08:21:00Z">
            <w:rPr>
              <w:rFonts w:ascii="Verdana" w:hAnsi="Verdana"/>
            </w:rPr>
          </w:rPrChange>
        </w:rPr>
        <w:pPrChange w:id="49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92" w:author="Gareth Harding" w:date="2025-07-09T17:33:00Z" w16du:dateUtc="2025-07-09T15:33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493" w:author="Gareth Harding" w:date="2025-07-09T10:21:00Z" w16du:dateUtc="2025-07-09T08:21:00Z">
            <w:rPr>
              <w:rFonts w:ascii="Verdana" w:hAnsi="Verdana"/>
            </w:rPr>
          </w:rPrChange>
        </w:rPr>
        <w:t>: Can you see a zebra?</w:t>
      </w:r>
    </w:p>
    <w:p w14:paraId="5C78EA6E" w14:textId="4C08EC84" w:rsidR="00A324FF" w:rsidRPr="00223481" w:rsidRDefault="00A324FF">
      <w:pPr>
        <w:rPr>
          <w:rFonts w:ascii="Verdana" w:hAnsi="Verdana"/>
          <w:lang w:val="en-GB"/>
          <w:rPrChange w:id="494" w:author="Gareth Harding" w:date="2025-07-09T10:21:00Z" w16du:dateUtc="2025-07-09T08:21:00Z">
            <w:rPr>
              <w:rFonts w:ascii="Verdana" w:hAnsi="Verdana"/>
            </w:rPr>
          </w:rPrChange>
        </w:rPr>
        <w:pPrChange w:id="49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496" w:author="Gareth Harding" w:date="2025-07-09T17:33:00Z" w16du:dateUtc="2025-07-09T15:33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497" w:author="Gareth Harding" w:date="2025-07-09T10:21:00Z" w16du:dateUtc="2025-07-09T08:21:00Z">
            <w:rPr>
              <w:rFonts w:ascii="Verdana" w:hAnsi="Verdana"/>
            </w:rPr>
          </w:rPrChange>
        </w:rPr>
        <w:t xml:space="preserve">: Yes! </w:t>
      </w:r>
      <w:ins w:id="498" w:author="Gareth Harding" w:date="2025-07-09T10:28:00Z" w16du:dateUtc="2025-07-09T08:28:00Z">
        <w:r w:rsidR="00223481">
          <w:rPr>
            <w:rFonts w:ascii="Verdana" w:hAnsi="Verdana"/>
            <w:lang w:val="en-GB"/>
          </w:rPr>
          <w:t>It’s b</w:t>
        </w:r>
      </w:ins>
      <w:del w:id="499" w:author="Gareth Harding" w:date="2025-07-09T10:28:00Z" w16du:dateUtc="2025-07-09T08:28:00Z">
        <w:r w:rsidRPr="00223481" w:rsidDel="00223481">
          <w:rPr>
            <w:rFonts w:ascii="Verdana" w:hAnsi="Verdana"/>
            <w:lang w:val="en-GB"/>
            <w:rPrChange w:id="500" w:author="Gareth Harding" w:date="2025-07-09T10:21:00Z" w16du:dateUtc="2025-07-09T08:21:00Z">
              <w:rPr>
                <w:rFonts w:ascii="Verdana" w:hAnsi="Verdana"/>
              </w:rPr>
            </w:rPrChange>
          </w:rPr>
          <w:delText>B</w:delText>
        </w:r>
      </w:del>
      <w:r w:rsidRPr="00223481">
        <w:rPr>
          <w:rFonts w:ascii="Verdana" w:hAnsi="Verdana"/>
          <w:lang w:val="en-GB"/>
          <w:rPrChange w:id="501" w:author="Gareth Harding" w:date="2025-07-09T10:21:00Z" w16du:dateUtc="2025-07-09T08:21:00Z">
            <w:rPr>
              <w:rFonts w:ascii="Verdana" w:hAnsi="Verdana"/>
            </w:rPr>
          </w:rPrChange>
        </w:rPr>
        <w:t>lack and white!</w:t>
      </w:r>
    </w:p>
    <w:p w14:paraId="25C66178" w14:textId="77777777" w:rsidR="00A324FF" w:rsidRPr="00223481" w:rsidRDefault="00A324FF">
      <w:pPr>
        <w:rPr>
          <w:rFonts w:ascii="Verdana" w:hAnsi="Verdana"/>
          <w:lang w:val="en-GB"/>
          <w:rPrChange w:id="502" w:author="Gareth Harding" w:date="2025-07-09T10:21:00Z" w16du:dateUtc="2025-07-09T08:21:00Z">
            <w:rPr>
              <w:rFonts w:ascii="Verdana" w:hAnsi="Verdana"/>
            </w:rPr>
          </w:rPrChange>
        </w:rPr>
        <w:pPrChange w:id="50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504" w:author="Gareth Harding" w:date="2025-07-09T17:33:00Z" w16du:dateUtc="2025-07-09T15:33:00Z">
            <w:rPr>
              <w:rFonts w:ascii="Verdana" w:hAnsi="Verdana"/>
            </w:rPr>
          </w:rPrChange>
        </w:rPr>
        <w:t>Jack</w:t>
      </w:r>
      <w:r w:rsidRPr="00223481">
        <w:rPr>
          <w:rFonts w:ascii="Verdana" w:hAnsi="Verdana"/>
          <w:lang w:val="en-GB"/>
          <w:rPrChange w:id="505" w:author="Gareth Harding" w:date="2025-07-09T10:21:00Z" w16du:dateUtc="2025-07-09T08:21:00Z">
            <w:rPr>
              <w:rFonts w:ascii="Verdana" w:hAnsi="Verdana"/>
            </w:rPr>
          </w:rPrChange>
        </w:rPr>
        <w:t>: Can you see a snake?</w:t>
      </w:r>
    </w:p>
    <w:p w14:paraId="1FC9843C" w14:textId="32978ED6" w:rsidR="00A324FF" w:rsidRPr="00223481" w:rsidRDefault="00A324FF">
      <w:pPr>
        <w:rPr>
          <w:rFonts w:ascii="Verdana" w:hAnsi="Verdana"/>
          <w:lang w:val="en-GB"/>
          <w:rPrChange w:id="506" w:author="Gareth Harding" w:date="2025-07-09T10:21:00Z" w16du:dateUtc="2025-07-09T08:21:00Z">
            <w:rPr>
              <w:rFonts w:ascii="Verdana" w:hAnsi="Verdana"/>
            </w:rPr>
          </w:rPrChange>
        </w:rPr>
        <w:pPrChange w:id="50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D7559">
        <w:rPr>
          <w:rFonts w:ascii="Verdana" w:hAnsi="Verdana"/>
          <w:b/>
          <w:bCs/>
          <w:lang w:val="en-GB"/>
          <w:rPrChange w:id="508" w:author="Gareth Harding" w:date="2025-07-09T17:33:00Z" w16du:dateUtc="2025-07-09T15:33:00Z">
            <w:rPr>
              <w:rFonts w:ascii="Verdana" w:hAnsi="Verdana"/>
            </w:rPr>
          </w:rPrChange>
        </w:rPr>
        <w:t>Emma</w:t>
      </w:r>
      <w:r w:rsidRPr="00223481">
        <w:rPr>
          <w:rFonts w:ascii="Verdana" w:hAnsi="Verdana"/>
          <w:lang w:val="en-GB"/>
          <w:rPrChange w:id="509" w:author="Gareth Harding" w:date="2025-07-09T10:21:00Z" w16du:dateUtc="2025-07-09T08:21:00Z">
            <w:rPr>
              <w:rFonts w:ascii="Verdana" w:hAnsi="Verdana"/>
            </w:rPr>
          </w:rPrChange>
        </w:rPr>
        <w:t>: No! It’s hiding!</w:t>
      </w:r>
    </w:p>
    <w:p w14:paraId="33E8E5C7" w14:textId="77777777" w:rsidR="002B6597" w:rsidRPr="00223481" w:rsidRDefault="002B6597">
      <w:pPr>
        <w:rPr>
          <w:rFonts w:ascii="Verdana" w:hAnsi="Verdana"/>
          <w:lang w:val="en-GB"/>
          <w:rPrChange w:id="510" w:author="Gareth Harding" w:date="2025-07-09T10:21:00Z" w16du:dateUtc="2025-07-09T08:21:00Z">
            <w:rPr>
              <w:rFonts w:ascii="Verdana" w:hAnsi="Verdana"/>
            </w:rPr>
          </w:rPrChange>
        </w:rPr>
        <w:pPrChange w:id="51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E41CEE0" w14:textId="77777777" w:rsidR="00AC564E" w:rsidRDefault="00AC564E" w:rsidP="004D7559">
      <w:pPr>
        <w:adjustRightInd w:val="0"/>
        <w:snapToGrid w:val="0"/>
        <w:rPr>
          <w:ins w:id="512" w:author="Gareth Harding" w:date="2025-07-09T17:33:00Z" w16du:dateUtc="2025-07-09T15:33:00Z"/>
          <w:rFonts w:ascii="Verdana" w:hAnsi="Verdana"/>
          <w:b/>
          <w:bCs/>
          <w:color w:val="00B050"/>
          <w:lang w:val="en-GB"/>
        </w:rPr>
      </w:pPr>
      <w:r w:rsidRPr="00223481">
        <w:rPr>
          <w:rFonts w:ascii="Verdana" w:hAnsi="Verdana"/>
          <w:b/>
          <w:bCs/>
          <w:color w:val="00B050"/>
          <w:lang w:val="en-GB"/>
          <w:rPrChange w:id="513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  <w:t>Comprehension Questions</w:t>
      </w:r>
    </w:p>
    <w:p w14:paraId="6697159F" w14:textId="77777777" w:rsidR="004D7559" w:rsidRPr="00223481" w:rsidRDefault="004D7559" w:rsidP="004D7559">
      <w:pPr>
        <w:adjustRightInd w:val="0"/>
        <w:snapToGrid w:val="0"/>
        <w:rPr>
          <w:rFonts w:ascii="Verdana" w:hAnsi="Verdana"/>
          <w:b/>
          <w:bCs/>
          <w:color w:val="00B050"/>
          <w:lang w:val="en-GB"/>
          <w:rPrChange w:id="514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</w:pPr>
    </w:p>
    <w:p w14:paraId="61E9982D" w14:textId="07B82775" w:rsidR="00AC564E" w:rsidRPr="00223481" w:rsidRDefault="00AC564E">
      <w:pPr>
        <w:pStyle w:val="p1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1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516" w:author="Gareth Harding" w:date="2025-07-09T17:33:00Z" w16du:dateUtc="2025-07-09T15:33:00Z">
          <w:pPr>
            <w:pStyle w:val="p1"/>
            <w:numPr>
              <w:numId w:val="17"/>
            </w:numPr>
            <w:tabs>
              <w:tab w:val="num" w:pos="720"/>
            </w:tabs>
            <w:ind w:left="720" w:hanging="360"/>
          </w:pPr>
        </w:pPrChange>
      </w:pPr>
      <w:del w:id="517" w:author="Gareth Harding" w:date="2025-07-21T12:03:00Z" w16du:dateUtc="2025-07-21T10:03:00Z">
        <w:r w:rsidRPr="00223481" w:rsidDel="00003FF1">
          <w:rPr>
            <w:rFonts w:ascii="Verdana" w:hAnsi="Verdana"/>
            <w:b/>
            <w:bCs/>
            <w:lang w:val="en-GB"/>
            <w:rPrChange w:id="518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 xml:space="preserve">What </w:delText>
        </w:r>
      </w:del>
      <w:ins w:id="519" w:author="Gareth Harding" w:date="2025-07-21T12:03:00Z" w16du:dateUtc="2025-07-21T10:03:00Z">
        <w:r w:rsidR="00003FF1" w:rsidRPr="00223481">
          <w:rPr>
            <w:rFonts w:ascii="Verdana" w:hAnsi="Verdana"/>
            <w:b/>
            <w:bCs/>
            <w:lang w:val="en-GB"/>
            <w:rPrChange w:id="520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>Wh</w:t>
        </w:r>
        <w:r w:rsidR="00003FF1">
          <w:rPr>
            <w:rFonts w:ascii="Verdana" w:hAnsi="Verdana"/>
            <w:b/>
            <w:bCs/>
            <w:lang w:val="en-GB"/>
          </w:rPr>
          <w:t>ich</w:t>
        </w:r>
        <w:r w:rsidR="00003FF1" w:rsidRPr="00223481">
          <w:rPr>
            <w:rFonts w:ascii="Verdana" w:hAnsi="Verdana"/>
            <w:b/>
            <w:bCs/>
            <w:lang w:val="en-GB"/>
            <w:rPrChange w:id="521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Pr="00223481">
        <w:rPr>
          <w:rFonts w:ascii="Verdana" w:hAnsi="Verdana"/>
          <w:b/>
          <w:bCs/>
          <w:lang w:val="en-GB"/>
          <w:rPrChange w:id="52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animal is eating grass?</w:t>
      </w:r>
    </w:p>
    <w:p w14:paraId="597FF44D" w14:textId="723ED581" w:rsidR="00AC564E" w:rsidRPr="00223481" w:rsidRDefault="00AC564E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23" w:author="Gareth Harding" w:date="2025-07-09T10:21:00Z" w16du:dateUtc="2025-07-09T08:21:00Z">
            <w:rPr>
              <w:rFonts w:ascii="Verdana" w:hAnsi="Verdana"/>
            </w:rPr>
          </w:rPrChange>
        </w:rPr>
        <w:pPrChange w:id="524" w:author="Gareth Harding" w:date="2025-07-09T17:33:00Z" w16du:dateUtc="2025-07-09T15:33:00Z">
          <w:pPr>
            <w:pStyle w:val="p1"/>
          </w:pPr>
        </w:pPrChange>
      </w:pPr>
      <w:r w:rsidRPr="00223481">
        <w:rPr>
          <w:rFonts w:ascii="Verdana" w:hAnsi="Verdana"/>
          <w:highlight w:val="yellow"/>
          <w:lang w:val="en-GB"/>
          <w:rPrChange w:id="525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A goat</w:t>
      </w:r>
    </w:p>
    <w:p w14:paraId="1CCC14C7" w14:textId="1211BDC8" w:rsidR="00AC564E" w:rsidRPr="0022348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26" w:author="Gareth Harding" w:date="2025-07-09T10:21:00Z" w16du:dateUtc="2025-07-09T08:21:00Z">
            <w:rPr>
              <w:rFonts w:ascii="Verdana" w:hAnsi="Verdana"/>
            </w:rPr>
          </w:rPrChange>
        </w:rPr>
        <w:pPrChange w:id="527" w:author="Gareth Harding" w:date="2025-07-09T17:33:00Z" w16du:dateUtc="2025-07-09T15:33:00Z">
          <w:pPr>
            <w:pStyle w:val="p2"/>
          </w:pPr>
        </w:pPrChange>
      </w:pPr>
      <w:r w:rsidRPr="00223481">
        <w:rPr>
          <w:rFonts w:ascii="Verdana" w:hAnsi="Verdana"/>
          <w:lang w:val="en-GB"/>
          <w:rPrChange w:id="528" w:author="Gareth Harding" w:date="2025-07-09T10:21:00Z" w16du:dateUtc="2025-07-09T08:21:00Z">
            <w:rPr>
              <w:rFonts w:ascii="Verdana" w:hAnsi="Verdana"/>
            </w:rPr>
          </w:rPrChange>
        </w:rPr>
        <w:t>A duck</w:t>
      </w:r>
    </w:p>
    <w:p w14:paraId="5C45D1DC" w14:textId="3AF41BBF" w:rsidR="00AC564E" w:rsidRDefault="00AC564E" w:rsidP="004D7559">
      <w:pPr>
        <w:pStyle w:val="p2"/>
        <w:spacing w:before="0" w:beforeAutospacing="0" w:after="0" w:afterAutospacing="0"/>
        <w:ind w:left="426" w:hanging="426"/>
        <w:rPr>
          <w:ins w:id="529" w:author="Gareth Harding" w:date="2025-07-09T17:34:00Z" w16du:dateUtc="2025-07-09T15:34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530" w:author="Gareth Harding" w:date="2025-07-09T10:21:00Z" w16du:dateUtc="2025-07-09T08:21:00Z">
            <w:rPr>
              <w:rFonts w:ascii="Verdana" w:hAnsi="Verdana"/>
            </w:rPr>
          </w:rPrChange>
        </w:rPr>
        <w:t>A spider</w:t>
      </w:r>
    </w:p>
    <w:p w14:paraId="65F5AC59" w14:textId="77777777" w:rsidR="004D7559" w:rsidRPr="00223481" w:rsidRDefault="004D7559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31" w:author="Gareth Harding" w:date="2025-07-09T10:21:00Z" w16du:dateUtc="2025-07-09T08:21:00Z">
            <w:rPr>
              <w:rFonts w:ascii="Verdana" w:hAnsi="Verdana"/>
            </w:rPr>
          </w:rPrChange>
        </w:rPr>
        <w:pPrChange w:id="532" w:author="Gareth Harding" w:date="2025-07-09T17:33:00Z" w16du:dateUtc="2025-07-09T15:33:00Z">
          <w:pPr>
            <w:pStyle w:val="p2"/>
          </w:pPr>
        </w:pPrChange>
      </w:pPr>
    </w:p>
    <w:p w14:paraId="7D90CE45" w14:textId="77777777" w:rsidR="00AC564E" w:rsidRPr="00F245C1" w:rsidRDefault="00AC564E">
      <w:pPr>
        <w:pStyle w:val="p1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533" w:author="Gareth Harding" w:date="2025-07-09T17:33:00Z" w16du:dateUtc="2025-07-09T15:33:00Z">
          <w:pPr>
            <w:pStyle w:val="p1"/>
            <w:numPr>
              <w:numId w:val="17"/>
            </w:numPr>
            <w:tabs>
              <w:tab w:val="num" w:pos="720"/>
            </w:tabs>
            <w:ind w:left="720" w:hanging="360"/>
          </w:pPr>
        </w:pPrChange>
      </w:pPr>
      <w:proofErr w:type="spellStart"/>
      <w:r w:rsidRPr="00F245C1">
        <w:rPr>
          <w:rFonts w:ascii="Verdana" w:hAnsi="Verdana"/>
          <w:b/>
          <w:bCs/>
        </w:rPr>
        <w:t>Where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is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the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duck</w:t>
      </w:r>
      <w:proofErr w:type="spellEnd"/>
      <w:r w:rsidRPr="00F245C1">
        <w:rPr>
          <w:rFonts w:ascii="Verdana" w:hAnsi="Verdana"/>
          <w:b/>
          <w:bCs/>
        </w:rPr>
        <w:t>?</w:t>
      </w:r>
    </w:p>
    <w:p w14:paraId="374615BE" w14:textId="14E0AF3D" w:rsidR="00AC564E" w:rsidRPr="00F245C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34" w:author="Gareth Harding" w:date="2025-07-09T17:33:00Z" w16du:dateUtc="2025-07-09T15:33:00Z">
          <w:pPr>
            <w:pStyle w:val="p2"/>
          </w:pPr>
        </w:pPrChange>
      </w:pPr>
      <w:r w:rsidRPr="00F245C1">
        <w:rPr>
          <w:rFonts w:ascii="Verdana" w:hAnsi="Verdana"/>
          <w:highlight w:val="yellow"/>
        </w:rPr>
        <w:t xml:space="preserve">In </w:t>
      </w:r>
      <w:proofErr w:type="spellStart"/>
      <w:r w:rsidRPr="00F245C1">
        <w:rPr>
          <w:rFonts w:ascii="Verdana" w:hAnsi="Verdana"/>
          <w:highlight w:val="yellow"/>
        </w:rPr>
        <w:t>the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pond</w:t>
      </w:r>
      <w:proofErr w:type="spellEnd"/>
    </w:p>
    <w:p w14:paraId="16BCEA6D" w14:textId="0A39D8B0" w:rsidR="00AC564E" w:rsidRPr="00F245C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35" w:author="Gareth Harding" w:date="2025-07-09T17:33:00Z" w16du:dateUtc="2025-07-09T15:33:00Z">
          <w:pPr>
            <w:pStyle w:val="p2"/>
          </w:pPr>
        </w:pPrChange>
      </w:pPr>
      <w:r w:rsidRPr="00F245C1">
        <w:rPr>
          <w:rFonts w:ascii="Verdana" w:hAnsi="Verdana"/>
        </w:rPr>
        <w:t xml:space="preserve">In </w:t>
      </w:r>
      <w:proofErr w:type="spellStart"/>
      <w:r w:rsidRPr="00F245C1">
        <w:rPr>
          <w:rFonts w:ascii="Verdana" w:hAnsi="Verdana"/>
        </w:rPr>
        <w:t>the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tree</w:t>
      </w:r>
      <w:proofErr w:type="spellEnd"/>
    </w:p>
    <w:p w14:paraId="687A0740" w14:textId="5246A343" w:rsidR="00AC564E" w:rsidRDefault="00AC564E" w:rsidP="004D7559">
      <w:pPr>
        <w:pStyle w:val="p2"/>
        <w:spacing w:before="0" w:beforeAutospacing="0" w:after="0" w:afterAutospacing="0"/>
        <w:ind w:left="426" w:hanging="426"/>
        <w:rPr>
          <w:ins w:id="536" w:author="Gareth Harding" w:date="2025-07-09T17:34:00Z" w16du:dateUtc="2025-07-09T15:34:00Z"/>
          <w:rFonts w:ascii="Verdana" w:hAnsi="Verdana"/>
        </w:rPr>
      </w:pPr>
      <w:proofErr w:type="spellStart"/>
      <w:r w:rsidRPr="00F245C1">
        <w:rPr>
          <w:rFonts w:ascii="Verdana" w:hAnsi="Verdana"/>
        </w:rPr>
        <w:t>On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the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goat</w:t>
      </w:r>
      <w:proofErr w:type="spellEnd"/>
    </w:p>
    <w:p w14:paraId="4E28C845" w14:textId="77777777" w:rsidR="004D7559" w:rsidRPr="00F245C1" w:rsidRDefault="004D7559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37" w:author="Gareth Harding" w:date="2025-07-09T17:33:00Z" w16du:dateUtc="2025-07-09T15:33:00Z">
          <w:pPr>
            <w:pStyle w:val="p2"/>
          </w:pPr>
        </w:pPrChange>
      </w:pPr>
    </w:p>
    <w:p w14:paraId="58C447B5" w14:textId="541C0BB3" w:rsidR="008850CA" w:rsidRPr="00F245C1" w:rsidRDefault="008850CA">
      <w:pPr>
        <w:pStyle w:val="p1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538" w:author="Gareth Harding" w:date="2025-07-09T17:33:00Z" w16du:dateUtc="2025-07-09T15:33:00Z">
          <w:pPr>
            <w:pStyle w:val="p1"/>
            <w:numPr>
              <w:numId w:val="17"/>
            </w:numPr>
            <w:tabs>
              <w:tab w:val="num" w:pos="720"/>
            </w:tabs>
            <w:ind w:left="720" w:hanging="360"/>
          </w:pPr>
        </w:pPrChange>
      </w:pPr>
      <w:proofErr w:type="spellStart"/>
      <w:r w:rsidRPr="00F245C1">
        <w:rPr>
          <w:rFonts w:ascii="Verdana" w:hAnsi="Verdana"/>
          <w:b/>
          <w:bCs/>
        </w:rPr>
        <w:t>Where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is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the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owl</w:t>
      </w:r>
      <w:proofErr w:type="spellEnd"/>
      <w:r w:rsidRPr="00F245C1">
        <w:rPr>
          <w:rFonts w:ascii="Verdana" w:hAnsi="Verdana"/>
          <w:b/>
          <w:bCs/>
        </w:rPr>
        <w:t>?</w:t>
      </w:r>
    </w:p>
    <w:p w14:paraId="7CFFCCA5" w14:textId="4C343089" w:rsidR="008850CA" w:rsidRPr="00F245C1" w:rsidRDefault="008850CA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39" w:author="Gareth Harding" w:date="2025-07-09T17:33:00Z" w16du:dateUtc="2025-07-09T15:33:00Z">
          <w:pPr>
            <w:pStyle w:val="p2"/>
          </w:pPr>
        </w:pPrChange>
      </w:pPr>
      <w:r w:rsidRPr="00F245C1">
        <w:rPr>
          <w:rFonts w:ascii="Verdana" w:hAnsi="Verdana"/>
          <w:highlight w:val="yellow"/>
        </w:rPr>
        <w:t xml:space="preserve">In </w:t>
      </w:r>
      <w:proofErr w:type="spellStart"/>
      <w:r w:rsidRPr="00F245C1">
        <w:rPr>
          <w:rFonts w:ascii="Verdana" w:hAnsi="Verdana"/>
          <w:highlight w:val="yellow"/>
        </w:rPr>
        <w:t>the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tree</w:t>
      </w:r>
      <w:proofErr w:type="spellEnd"/>
      <w:del w:id="540" w:author="Gareth Harding" w:date="2025-07-09T10:54:00Z" w16du:dateUtc="2025-07-09T08:54:00Z">
        <w:r w:rsidRPr="00F245C1" w:rsidDel="00555108">
          <w:rPr>
            <w:rFonts w:ascii="Verdana" w:hAnsi="Verdana"/>
            <w:highlight w:val="yellow"/>
          </w:rPr>
          <w:delText>.</w:delText>
        </w:r>
      </w:del>
    </w:p>
    <w:p w14:paraId="6AE38DBF" w14:textId="32364FB7" w:rsidR="008850CA" w:rsidRPr="00F245C1" w:rsidRDefault="008850CA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41" w:author="Gareth Harding" w:date="2025-07-09T17:33:00Z" w16du:dateUtc="2025-07-09T15:33:00Z">
          <w:pPr>
            <w:pStyle w:val="p2"/>
          </w:pPr>
        </w:pPrChange>
      </w:pPr>
      <w:r w:rsidRPr="00F245C1">
        <w:rPr>
          <w:rFonts w:ascii="Verdana" w:hAnsi="Verdana"/>
        </w:rPr>
        <w:t xml:space="preserve">In </w:t>
      </w:r>
      <w:proofErr w:type="spellStart"/>
      <w:r w:rsidRPr="00F245C1">
        <w:rPr>
          <w:rFonts w:ascii="Verdana" w:hAnsi="Verdana"/>
        </w:rPr>
        <w:t>the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pond</w:t>
      </w:r>
      <w:proofErr w:type="spellEnd"/>
    </w:p>
    <w:p w14:paraId="72A0DAD2" w14:textId="5557DBC2" w:rsidR="00E2267D" w:rsidRDefault="008850CA" w:rsidP="004D7559">
      <w:pPr>
        <w:pStyle w:val="p2"/>
        <w:spacing w:before="0" w:beforeAutospacing="0" w:after="0" w:afterAutospacing="0"/>
        <w:ind w:left="426" w:hanging="426"/>
        <w:rPr>
          <w:ins w:id="542" w:author="Gareth Harding" w:date="2025-07-09T17:34:00Z" w16du:dateUtc="2025-07-09T15:34:00Z"/>
          <w:rFonts w:ascii="Verdana" w:hAnsi="Verdana"/>
        </w:rPr>
      </w:pPr>
      <w:r w:rsidRPr="00F245C1">
        <w:rPr>
          <w:rFonts w:ascii="Verdana" w:hAnsi="Verdana"/>
        </w:rPr>
        <w:t xml:space="preserve">At </w:t>
      </w:r>
      <w:proofErr w:type="spellStart"/>
      <w:r w:rsidRPr="00F245C1">
        <w:rPr>
          <w:rFonts w:ascii="Verdana" w:hAnsi="Verdana"/>
        </w:rPr>
        <w:t>the</w:t>
      </w:r>
      <w:proofErr w:type="spellEnd"/>
      <w:r w:rsidRPr="00F245C1">
        <w:rPr>
          <w:rFonts w:ascii="Verdana" w:hAnsi="Verdana"/>
        </w:rPr>
        <w:t xml:space="preserve"> zoo café</w:t>
      </w:r>
      <w:del w:id="543" w:author="Gareth Harding" w:date="2025-07-09T10:54:00Z" w16du:dateUtc="2025-07-09T08:54:00Z">
        <w:r w:rsidRPr="00F245C1" w:rsidDel="00555108">
          <w:rPr>
            <w:rFonts w:ascii="Verdana" w:hAnsi="Verdana"/>
          </w:rPr>
          <w:delText>.</w:delText>
        </w:r>
      </w:del>
    </w:p>
    <w:p w14:paraId="4F08FE74" w14:textId="77777777" w:rsidR="004D7559" w:rsidRPr="00F245C1" w:rsidRDefault="004D7559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44" w:author="Gareth Harding" w:date="2025-07-09T17:33:00Z" w16du:dateUtc="2025-07-09T15:33:00Z">
          <w:pPr>
            <w:pStyle w:val="p2"/>
          </w:pPr>
        </w:pPrChange>
      </w:pPr>
    </w:p>
    <w:p w14:paraId="069048B6" w14:textId="77777777" w:rsidR="00AC564E" w:rsidRPr="00F245C1" w:rsidRDefault="00AC564E">
      <w:pPr>
        <w:pStyle w:val="p1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545" w:author="Gareth Harding" w:date="2025-07-09T17:33:00Z" w16du:dateUtc="2025-07-09T15:33:00Z">
          <w:pPr>
            <w:pStyle w:val="p1"/>
            <w:numPr>
              <w:numId w:val="17"/>
            </w:numPr>
            <w:tabs>
              <w:tab w:val="num" w:pos="720"/>
            </w:tabs>
            <w:ind w:left="720" w:hanging="360"/>
          </w:pPr>
        </w:pPrChange>
      </w:pPr>
      <w:proofErr w:type="spellStart"/>
      <w:r w:rsidRPr="00F245C1">
        <w:rPr>
          <w:rFonts w:ascii="Verdana" w:hAnsi="Verdana"/>
          <w:b/>
          <w:bCs/>
        </w:rPr>
        <w:t>Where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is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the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deer</w:t>
      </w:r>
      <w:proofErr w:type="spellEnd"/>
      <w:r w:rsidRPr="00F245C1">
        <w:rPr>
          <w:rFonts w:ascii="Verdana" w:hAnsi="Verdana"/>
          <w:b/>
          <w:bCs/>
        </w:rPr>
        <w:t>?</w:t>
      </w:r>
    </w:p>
    <w:p w14:paraId="68422350" w14:textId="47181A7A" w:rsidR="00AC564E" w:rsidRPr="00F245C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46" w:author="Gareth Harding" w:date="2025-07-09T17:33:00Z" w16du:dateUtc="2025-07-09T15:33:00Z">
          <w:pPr>
            <w:pStyle w:val="p2"/>
          </w:pPr>
        </w:pPrChange>
      </w:pPr>
      <w:proofErr w:type="spellStart"/>
      <w:r w:rsidRPr="00F245C1">
        <w:rPr>
          <w:rFonts w:ascii="Verdana" w:hAnsi="Verdana"/>
          <w:highlight w:val="yellow"/>
        </w:rPr>
        <w:t>Behind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the</w:t>
      </w:r>
      <w:proofErr w:type="spellEnd"/>
      <w:r w:rsidRPr="00F245C1">
        <w:rPr>
          <w:rFonts w:ascii="Verdana" w:hAnsi="Verdana"/>
          <w:highlight w:val="yellow"/>
        </w:rPr>
        <w:t xml:space="preserve"> </w:t>
      </w:r>
      <w:proofErr w:type="spellStart"/>
      <w:r w:rsidRPr="00F245C1">
        <w:rPr>
          <w:rFonts w:ascii="Verdana" w:hAnsi="Verdana"/>
          <w:highlight w:val="yellow"/>
        </w:rPr>
        <w:t>tree</w:t>
      </w:r>
      <w:proofErr w:type="spellEnd"/>
    </w:p>
    <w:p w14:paraId="4C51B2EA" w14:textId="2D42F7C8" w:rsidR="00AC564E" w:rsidRPr="00F245C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47" w:author="Gareth Harding" w:date="2025-07-09T17:33:00Z" w16du:dateUtc="2025-07-09T15:33:00Z">
          <w:pPr>
            <w:pStyle w:val="p2"/>
          </w:pPr>
        </w:pPrChange>
      </w:pPr>
      <w:proofErr w:type="spellStart"/>
      <w:r w:rsidRPr="00F245C1">
        <w:rPr>
          <w:rFonts w:ascii="Verdana" w:hAnsi="Verdana"/>
        </w:rPr>
        <w:t>Under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the</w:t>
      </w:r>
      <w:proofErr w:type="spellEnd"/>
      <w:r w:rsidRPr="00F245C1">
        <w:rPr>
          <w:rFonts w:ascii="Verdana" w:hAnsi="Verdana"/>
        </w:rPr>
        <w:t xml:space="preserve"> table</w:t>
      </w:r>
    </w:p>
    <w:p w14:paraId="7549A8B3" w14:textId="062A9D9A" w:rsidR="00AC564E" w:rsidRDefault="00AC564E" w:rsidP="004D7559">
      <w:pPr>
        <w:pStyle w:val="p2"/>
        <w:spacing w:before="0" w:beforeAutospacing="0" w:after="0" w:afterAutospacing="0"/>
        <w:ind w:left="426" w:hanging="426"/>
        <w:rPr>
          <w:ins w:id="548" w:author="Gareth Harding" w:date="2025-07-09T17:34:00Z" w16du:dateUtc="2025-07-09T15:34:00Z"/>
          <w:rFonts w:ascii="Verdana" w:hAnsi="Verdana"/>
        </w:rPr>
      </w:pPr>
      <w:r w:rsidRPr="00F245C1">
        <w:rPr>
          <w:rFonts w:ascii="Verdana" w:hAnsi="Verdana"/>
        </w:rPr>
        <w:lastRenderedPageBreak/>
        <w:t xml:space="preserve">Next </w:t>
      </w:r>
      <w:proofErr w:type="spellStart"/>
      <w:r w:rsidRPr="00F245C1">
        <w:rPr>
          <w:rFonts w:ascii="Verdana" w:hAnsi="Verdana"/>
        </w:rPr>
        <w:t>to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the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zebra</w:t>
      </w:r>
      <w:proofErr w:type="spellEnd"/>
    </w:p>
    <w:p w14:paraId="5C3ABF5F" w14:textId="77777777" w:rsidR="004D7559" w:rsidRPr="00F245C1" w:rsidRDefault="004D7559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549" w:author="Gareth Harding" w:date="2025-07-09T17:33:00Z" w16du:dateUtc="2025-07-09T15:33:00Z">
          <w:pPr>
            <w:pStyle w:val="p2"/>
          </w:pPr>
        </w:pPrChange>
      </w:pPr>
    </w:p>
    <w:p w14:paraId="25D9D83C" w14:textId="5056B86E" w:rsidR="00AC564E" w:rsidRPr="00223481" w:rsidRDefault="00AC564E">
      <w:pPr>
        <w:pStyle w:val="p1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5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551" w:author="Gareth Harding" w:date="2025-07-09T17:33:00Z" w16du:dateUtc="2025-07-09T15:33:00Z">
          <w:pPr>
            <w:pStyle w:val="p1"/>
            <w:numPr>
              <w:numId w:val="17"/>
            </w:numPr>
            <w:tabs>
              <w:tab w:val="num" w:pos="720"/>
            </w:tabs>
            <w:ind w:left="720" w:hanging="360"/>
          </w:pPr>
        </w:pPrChange>
      </w:pPr>
      <w:del w:id="552" w:author="Gareth Harding" w:date="2025-07-21T12:03:00Z" w16du:dateUtc="2025-07-21T10:03:00Z">
        <w:r w:rsidRPr="00223481" w:rsidDel="00003FF1">
          <w:rPr>
            <w:rFonts w:ascii="Verdana" w:hAnsi="Verdana"/>
            <w:b/>
            <w:bCs/>
            <w:lang w:val="en-GB"/>
            <w:rPrChange w:id="553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 xml:space="preserve">What </w:delText>
        </w:r>
      </w:del>
      <w:ins w:id="554" w:author="Gareth Harding" w:date="2025-07-21T12:03:00Z" w16du:dateUtc="2025-07-21T10:03:00Z">
        <w:r w:rsidR="00003FF1" w:rsidRPr="00223481">
          <w:rPr>
            <w:rFonts w:ascii="Verdana" w:hAnsi="Verdana"/>
            <w:b/>
            <w:bCs/>
            <w:lang w:val="en-GB"/>
            <w:rPrChange w:id="555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>Wh</w:t>
        </w:r>
        <w:r w:rsidR="00003FF1">
          <w:rPr>
            <w:rFonts w:ascii="Verdana" w:hAnsi="Verdana"/>
            <w:b/>
            <w:bCs/>
            <w:lang w:val="en-GB"/>
          </w:rPr>
          <w:t>ich</w:t>
        </w:r>
        <w:r w:rsidR="00003FF1" w:rsidRPr="00223481">
          <w:rPr>
            <w:rFonts w:ascii="Verdana" w:hAnsi="Verdana"/>
            <w:b/>
            <w:bCs/>
            <w:lang w:val="en-GB"/>
            <w:rPrChange w:id="556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Pr="00223481">
        <w:rPr>
          <w:rFonts w:ascii="Verdana" w:hAnsi="Verdana"/>
          <w:b/>
          <w:bCs/>
          <w:lang w:val="en-GB"/>
          <w:rPrChange w:id="55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animal is in the tree?</w:t>
      </w:r>
    </w:p>
    <w:p w14:paraId="31493D5B" w14:textId="4B18238E" w:rsidR="00AC564E" w:rsidRPr="0022348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58" w:author="Gareth Harding" w:date="2025-07-09T10:21:00Z" w16du:dateUtc="2025-07-09T08:21:00Z">
            <w:rPr>
              <w:rFonts w:ascii="Verdana" w:hAnsi="Verdana"/>
            </w:rPr>
          </w:rPrChange>
        </w:rPr>
        <w:pPrChange w:id="559" w:author="Gareth Harding" w:date="2025-07-09T17:33:00Z" w16du:dateUtc="2025-07-09T15:33:00Z">
          <w:pPr>
            <w:pStyle w:val="p2"/>
          </w:pPr>
        </w:pPrChange>
      </w:pPr>
      <w:r w:rsidRPr="00223481">
        <w:rPr>
          <w:rFonts w:ascii="Verdana" w:hAnsi="Verdana"/>
          <w:highlight w:val="yellow"/>
          <w:lang w:val="en-GB"/>
          <w:rPrChange w:id="560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The owl</w:t>
      </w:r>
    </w:p>
    <w:p w14:paraId="61C39171" w14:textId="2CCCF6ED" w:rsidR="00AC564E" w:rsidRPr="0022348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61" w:author="Gareth Harding" w:date="2025-07-09T10:21:00Z" w16du:dateUtc="2025-07-09T08:21:00Z">
            <w:rPr>
              <w:rFonts w:ascii="Verdana" w:hAnsi="Verdana"/>
            </w:rPr>
          </w:rPrChange>
        </w:rPr>
        <w:pPrChange w:id="562" w:author="Gareth Harding" w:date="2025-07-09T17:33:00Z" w16du:dateUtc="2025-07-09T15:33:00Z">
          <w:pPr>
            <w:pStyle w:val="p2"/>
          </w:pPr>
        </w:pPrChange>
      </w:pPr>
      <w:r w:rsidRPr="00223481">
        <w:rPr>
          <w:rFonts w:ascii="Verdana" w:hAnsi="Verdana"/>
          <w:lang w:val="en-GB"/>
          <w:rPrChange w:id="563" w:author="Gareth Harding" w:date="2025-07-09T10:21:00Z" w16du:dateUtc="2025-07-09T08:21:00Z">
            <w:rPr>
              <w:rFonts w:ascii="Verdana" w:hAnsi="Verdana"/>
            </w:rPr>
          </w:rPrChange>
        </w:rPr>
        <w:t>The fox</w:t>
      </w:r>
    </w:p>
    <w:p w14:paraId="26AF7D89" w14:textId="0E306581" w:rsidR="00AC564E" w:rsidRDefault="00AC564E" w:rsidP="004D7559">
      <w:pPr>
        <w:pStyle w:val="p2"/>
        <w:spacing w:before="0" w:beforeAutospacing="0" w:after="0" w:afterAutospacing="0"/>
        <w:ind w:left="426" w:hanging="426"/>
        <w:rPr>
          <w:ins w:id="564" w:author="Gareth Harding" w:date="2025-07-09T17:34:00Z" w16du:dateUtc="2025-07-09T15:34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565" w:author="Gareth Harding" w:date="2025-07-09T10:21:00Z" w16du:dateUtc="2025-07-09T08:21:00Z">
            <w:rPr>
              <w:rFonts w:ascii="Verdana" w:hAnsi="Verdana"/>
            </w:rPr>
          </w:rPrChange>
        </w:rPr>
        <w:t>The goat</w:t>
      </w:r>
    </w:p>
    <w:p w14:paraId="6E2901F7" w14:textId="77777777" w:rsidR="004D7559" w:rsidRPr="00223481" w:rsidRDefault="004D7559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66" w:author="Gareth Harding" w:date="2025-07-09T10:21:00Z" w16du:dateUtc="2025-07-09T08:21:00Z">
            <w:rPr>
              <w:rFonts w:ascii="Verdana" w:hAnsi="Verdana"/>
            </w:rPr>
          </w:rPrChange>
        </w:rPr>
        <w:pPrChange w:id="567" w:author="Gareth Harding" w:date="2025-07-09T17:33:00Z" w16du:dateUtc="2025-07-09T15:33:00Z">
          <w:pPr>
            <w:pStyle w:val="p2"/>
          </w:pPr>
        </w:pPrChange>
      </w:pPr>
    </w:p>
    <w:p w14:paraId="356FB04F" w14:textId="5E8EA6CF" w:rsidR="00AC564E" w:rsidRPr="00223481" w:rsidRDefault="00AC564E">
      <w:pPr>
        <w:pStyle w:val="p1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6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569" w:author="Gareth Harding" w:date="2025-07-09T17:33:00Z" w16du:dateUtc="2025-07-09T15:33:00Z">
          <w:pPr>
            <w:pStyle w:val="p1"/>
            <w:numPr>
              <w:numId w:val="17"/>
            </w:numPr>
            <w:tabs>
              <w:tab w:val="num" w:pos="720"/>
            </w:tabs>
            <w:ind w:left="720" w:hanging="360"/>
          </w:pPr>
        </w:pPrChange>
      </w:pPr>
      <w:del w:id="570" w:author="Gareth Harding" w:date="2025-07-21T12:03:00Z" w16du:dateUtc="2025-07-21T10:03:00Z">
        <w:r w:rsidRPr="00223481" w:rsidDel="00003FF1">
          <w:rPr>
            <w:rFonts w:ascii="Verdana" w:hAnsi="Verdana"/>
            <w:b/>
            <w:bCs/>
            <w:lang w:val="en-GB"/>
            <w:rPrChange w:id="571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 xml:space="preserve">What </w:delText>
        </w:r>
      </w:del>
      <w:ins w:id="572" w:author="Gareth Harding" w:date="2025-07-21T12:03:00Z" w16du:dateUtc="2025-07-21T10:03:00Z">
        <w:r w:rsidR="00003FF1" w:rsidRPr="00223481">
          <w:rPr>
            <w:rFonts w:ascii="Verdana" w:hAnsi="Verdana"/>
            <w:b/>
            <w:bCs/>
            <w:lang w:val="en-GB"/>
            <w:rPrChange w:id="573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>Wh</w:t>
        </w:r>
        <w:r w:rsidR="00003FF1">
          <w:rPr>
            <w:rFonts w:ascii="Verdana" w:hAnsi="Verdana"/>
            <w:b/>
            <w:bCs/>
            <w:lang w:val="en-GB"/>
          </w:rPr>
          <w:t>ich</w:t>
        </w:r>
        <w:r w:rsidR="00003FF1" w:rsidRPr="00223481">
          <w:rPr>
            <w:rFonts w:ascii="Verdana" w:hAnsi="Verdana"/>
            <w:b/>
            <w:bCs/>
            <w:lang w:val="en-GB"/>
            <w:rPrChange w:id="574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Pr="00223481">
        <w:rPr>
          <w:rFonts w:ascii="Verdana" w:hAnsi="Verdana"/>
          <w:b/>
          <w:bCs/>
          <w:lang w:val="en-GB"/>
          <w:rPrChange w:id="57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animal is black and white?</w:t>
      </w:r>
    </w:p>
    <w:p w14:paraId="63C5D467" w14:textId="18D668C5" w:rsidR="00855CB1" w:rsidRPr="0022348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76" w:author="Gareth Harding" w:date="2025-07-09T10:21:00Z" w16du:dateUtc="2025-07-09T08:21:00Z">
            <w:rPr>
              <w:rFonts w:ascii="Verdana" w:hAnsi="Verdana"/>
            </w:rPr>
          </w:rPrChange>
        </w:rPr>
        <w:pPrChange w:id="577" w:author="Gareth Harding" w:date="2025-07-09T17:33:00Z" w16du:dateUtc="2025-07-09T15:33:00Z">
          <w:pPr>
            <w:pStyle w:val="p2"/>
          </w:pPr>
        </w:pPrChange>
      </w:pPr>
      <w:r w:rsidRPr="00223481">
        <w:rPr>
          <w:rFonts w:ascii="Verdana" w:hAnsi="Verdana"/>
          <w:highlight w:val="yellow"/>
          <w:lang w:val="en-GB"/>
          <w:rPrChange w:id="57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The zebra</w:t>
      </w:r>
    </w:p>
    <w:p w14:paraId="57089DBC" w14:textId="07527DB9" w:rsidR="00AC564E" w:rsidRPr="00223481" w:rsidRDefault="00AC564E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79" w:author="Gareth Harding" w:date="2025-07-09T10:21:00Z" w16du:dateUtc="2025-07-09T08:21:00Z">
            <w:rPr>
              <w:rFonts w:ascii="Verdana" w:hAnsi="Verdana"/>
            </w:rPr>
          </w:rPrChange>
        </w:rPr>
        <w:pPrChange w:id="580" w:author="Gareth Harding" w:date="2025-07-09T17:33:00Z" w16du:dateUtc="2025-07-09T15:33:00Z">
          <w:pPr>
            <w:pStyle w:val="p2"/>
          </w:pPr>
        </w:pPrChange>
      </w:pPr>
      <w:r w:rsidRPr="00223481">
        <w:rPr>
          <w:rFonts w:ascii="Verdana" w:hAnsi="Verdana"/>
          <w:lang w:val="en-GB"/>
          <w:rPrChange w:id="581" w:author="Gareth Harding" w:date="2025-07-09T10:21:00Z" w16du:dateUtc="2025-07-09T08:21:00Z">
            <w:rPr>
              <w:rFonts w:ascii="Verdana" w:hAnsi="Verdana"/>
            </w:rPr>
          </w:rPrChange>
        </w:rPr>
        <w:t>The donkey</w:t>
      </w:r>
    </w:p>
    <w:p w14:paraId="50B36DEB" w14:textId="49C8766D" w:rsidR="00AC564E" w:rsidRDefault="00AC564E" w:rsidP="004D7559">
      <w:pPr>
        <w:pStyle w:val="p2"/>
        <w:spacing w:before="0" w:beforeAutospacing="0" w:after="0" w:afterAutospacing="0"/>
        <w:ind w:left="426" w:hanging="426"/>
        <w:rPr>
          <w:ins w:id="582" w:author="Gareth Harding" w:date="2025-07-09T17:34:00Z" w16du:dateUtc="2025-07-09T15:34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583" w:author="Gareth Harding" w:date="2025-07-09T10:21:00Z" w16du:dateUtc="2025-07-09T08:21:00Z">
            <w:rPr>
              <w:rFonts w:ascii="Verdana" w:hAnsi="Verdana"/>
            </w:rPr>
          </w:rPrChange>
        </w:rPr>
        <w:t>The deer</w:t>
      </w:r>
    </w:p>
    <w:p w14:paraId="59920DDC" w14:textId="77777777" w:rsidR="004D7559" w:rsidRPr="00223481" w:rsidRDefault="004D7559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84" w:author="Gareth Harding" w:date="2025-07-09T10:21:00Z" w16du:dateUtc="2025-07-09T08:21:00Z">
            <w:rPr>
              <w:rFonts w:ascii="Verdana" w:hAnsi="Verdana"/>
            </w:rPr>
          </w:rPrChange>
        </w:rPr>
        <w:pPrChange w:id="585" w:author="Gareth Harding" w:date="2025-07-09T17:33:00Z" w16du:dateUtc="2025-07-09T15:33:00Z">
          <w:pPr>
            <w:pStyle w:val="p2"/>
          </w:pPr>
        </w:pPrChange>
      </w:pPr>
    </w:p>
    <w:p w14:paraId="3492924B" w14:textId="51752134" w:rsidR="00AC564E" w:rsidRPr="00223481" w:rsidRDefault="00AC564E">
      <w:pPr>
        <w:pStyle w:val="p1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8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587" w:author="Gareth Harding" w:date="2025-07-09T17:33:00Z" w16du:dateUtc="2025-07-09T15:33:00Z">
          <w:pPr>
            <w:pStyle w:val="p1"/>
            <w:numPr>
              <w:numId w:val="17"/>
            </w:numPr>
            <w:tabs>
              <w:tab w:val="num" w:pos="720"/>
            </w:tabs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58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colour is the zebra?</w:t>
      </w:r>
    </w:p>
    <w:p w14:paraId="7603219B" w14:textId="6E82712D" w:rsidR="00AC564E" w:rsidRPr="00223481" w:rsidRDefault="00AC564E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89" w:author="Gareth Harding" w:date="2025-07-09T10:21:00Z" w16du:dateUtc="2025-07-09T08:21:00Z">
            <w:rPr>
              <w:rFonts w:ascii="Verdana" w:hAnsi="Verdana"/>
            </w:rPr>
          </w:rPrChange>
        </w:rPr>
        <w:pPrChange w:id="590" w:author="Gareth Harding" w:date="2025-07-09T17:33:00Z" w16du:dateUtc="2025-07-09T15:33:00Z">
          <w:pPr>
            <w:pStyle w:val="p1"/>
          </w:pPr>
        </w:pPrChange>
      </w:pPr>
      <w:r w:rsidRPr="00223481">
        <w:rPr>
          <w:rFonts w:ascii="Verdana" w:hAnsi="Verdana"/>
          <w:highlight w:val="yellow"/>
          <w:lang w:val="en-GB"/>
          <w:rPrChange w:id="591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Black and white</w:t>
      </w:r>
      <w:del w:id="592" w:author="Gareth Harding" w:date="2025-07-09T10:55:00Z" w16du:dateUtc="2025-07-09T08:55:00Z">
        <w:r w:rsidRPr="00223481" w:rsidDel="00555108">
          <w:rPr>
            <w:rFonts w:ascii="Verdana" w:hAnsi="Verdana"/>
            <w:highlight w:val="yellow"/>
            <w:lang w:val="en-GB"/>
            <w:rPrChange w:id="593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12D39C2" w14:textId="5CC0C97F" w:rsidR="00AC564E" w:rsidRPr="00223481" w:rsidRDefault="00AC564E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94" w:author="Gareth Harding" w:date="2025-07-09T10:21:00Z" w16du:dateUtc="2025-07-09T08:21:00Z">
            <w:rPr>
              <w:rFonts w:ascii="Verdana" w:hAnsi="Verdana"/>
            </w:rPr>
          </w:rPrChange>
        </w:rPr>
        <w:pPrChange w:id="595" w:author="Gareth Harding" w:date="2025-07-09T17:33:00Z" w16du:dateUtc="2025-07-09T15:33:00Z">
          <w:pPr>
            <w:pStyle w:val="p1"/>
          </w:pPr>
        </w:pPrChange>
      </w:pPr>
      <w:r w:rsidRPr="00223481">
        <w:rPr>
          <w:rFonts w:ascii="Verdana" w:hAnsi="Verdana"/>
          <w:lang w:val="en-GB"/>
          <w:rPrChange w:id="596" w:author="Gareth Harding" w:date="2025-07-09T10:21:00Z" w16du:dateUtc="2025-07-09T08:21:00Z">
            <w:rPr>
              <w:rFonts w:ascii="Verdana" w:hAnsi="Verdana"/>
            </w:rPr>
          </w:rPrChange>
        </w:rPr>
        <w:t>Pink and yellow</w:t>
      </w:r>
      <w:del w:id="597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598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4650A0F1" w14:textId="6A2BE284" w:rsidR="00AC564E" w:rsidRPr="00F245C1" w:rsidRDefault="00AC564E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99" w:author="Gareth Harding" w:date="2025-07-09T17:33:00Z" w16du:dateUtc="2025-07-09T15:33:00Z">
          <w:pPr>
            <w:pStyle w:val="p1"/>
          </w:pPr>
        </w:pPrChange>
      </w:pPr>
      <w:proofErr w:type="spellStart"/>
      <w:r w:rsidRPr="00F245C1">
        <w:rPr>
          <w:rFonts w:ascii="Verdana" w:hAnsi="Verdana"/>
        </w:rPr>
        <w:t>Rainbow</w:t>
      </w:r>
      <w:proofErr w:type="spellEnd"/>
      <w:ins w:id="600" w:author="Gareth Harding" w:date="2025-07-09T10:31:00Z" w16du:dateUtc="2025-07-09T08:31:00Z">
        <w:r w:rsidR="00F17AA6">
          <w:rPr>
            <w:rFonts w:ascii="Verdana" w:hAnsi="Verdana"/>
          </w:rPr>
          <w:t xml:space="preserve"> </w:t>
        </w:r>
        <w:proofErr w:type="spellStart"/>
        <w:r w:rsidR="00F17AA6">
          <w:rPr>
            <w:rFonts w:ascii="Verdana" w:hAnsi="Verdana"/>
          </w:rPr>
          <w:t>coloured</w:t>
        </w:r>
      </w:ins>
      <w:proofErr w:type="spellEnd"/>
      <w:del w:id="601" w:author="Gareth Harding" w:date="2025-07-09T10:55:00Z" w16du:dateUtc="2025-07-09T08:55:00Z">
        <w:r w:rsidRPr="00F245C1" w:rsidDel="00555108">
          <w:rPr>
            <w:rFonts w:ascii="Verdana" w:hAnsi="Verdana"/>
          </w:rPr>
          <w:delText>.</w:delText>
        </w:r>
      </w:del>
    </w:p>
    <w:p w14:paraId="73BE3C77" w14:textId="77777777" w:rsidR="00855CB1" w:rsidRDefault="00855CB1" w:rsidP="004D7559">
      <w:pPr>
        <w:rPr>
          <w:ins w:id="602" w:author="Gareth Harding" w:date="2025-07-09T17:34:00Z" w16du:dateUtc="2025-07-09T15:34:00Z"/>
          <w:rFonts w:ascii="Verdana" w:hAnsi="Verdana"/>
        </w:rPr>
      </w:pPr>
    </w:p>
    <w:p w14:paraId="59523F49" w14:textId="77777777" w:rsidR="004D7559" w:rsidRDefault="004D7559" w:rsidP="004D7559">
      <w:pPr>
        <w:rPr>
          <w:ins w:id="603" w:author="Gareth Harding" w:date="2025-07-09T17:34:00Z" w16du:dateUtc="2025-07-09T15:34:00Z"/>
          <w:rFonts w:ascii="Verdana" w:hAnsi="Verdana"/>
        </w:rPr>
      </w:pPr>
    </w:p>
    <w:p w14:paraId="777DF6C8" w14:textId="77777777" w:rsidR="004D7559" w:rsidRDefault="004D7559" w:rsidP="004D7559">
      <w:pPr>
        <w:rPr>
          <w:ins w:id="604" w:author="Gareth Harding" w:date="2025-07-09T17:34:00Z" w16du:dateUtc="2025-07-09T15:34:00Z"/>
          <w:rFonts w:ascii="Verdana" w:hAnsi="Verdana"/>
        </w:rPr>
      </w:pPr>
    </w:p>
    <w:p w14:paraId="31BCCEAC" w14:textId="77777777" w:rsidR="004D7559" w:rsidRPr="00F245C1" w:rsidRDefault="004D7559">
      <w:pPr>
        <w:rPr>
          <w:rFonts w:ascii="Verdana" w:hAnsi="Verdana"/>
        </w:rPr>
        <w:pPrChange w:id="60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1C67677" w14:textId="0A718AF4" w:rsidR="000A6B92" w:rsidRPr="00F245C1" w:rsidRDefault="000A6B92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</w:rPr>
        <w:pPrChange w:id="606" w:author="Gareth Harding" w:date="2025-07-09T17:34:00Z" w16du:dateUtc="2025-07-09T15:34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r w:rsidRPr="00F245C1">
        <w:rPr>
          <w:rFonts w:ascii="Verdana" w:hAnsi="Verdana"/>
          <w:b/>
          <w:bCs/>
          <w:color w:val="215E99" w:themeColor="text2" w:themeTint="BF"/>
        </w:rPr>
        <w:t xml:space="preserve">At </w:t>
      </w: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the</w:t>
      </w:r>
      <w:proofErr w:type="spellEnd"/>
      <w:r w:rsidRPr="00F245C1">
        <w:rPr>
          <w:rFonts w:ascii="Verdana" w:hAnsi="Verdana"/>
          <w:b/>
          <w:bCs/>
          <w:color w:val="215E99" w:themeColor="text2" w:themeTint="BF"/>
        </w:rPr>
        <w:t xml:space="preserve"> Animal Park</w:t>
      </w:r>
    </w:p>
    <w:p w14:paraId="45A94063" w14:textId="77777777" w:rsidR="004D7559" w:rsidRDefault="004D7559" w:rsidP="004D7559">
      <w:pPr>
        <w:pStyle w:val="p3"/>
        <w:spacing w:before="0" w:beforeAutospacing="0" w:after="0" w:afterAutospacing="0"/>
        <w:rPr>
          <w:ins w:id="607" w:author="Gareth Harding" w:date="2025-07-09T17:34:00Z" w16du:dateUtc="2025-07-09T15:34:00Z"/>
          <w:rFonts w:ascii="Verdana" w:hAnsi="Verdana"/>
          <w:lang w:val="en-GB"/>
        </w:rPr>
      </w:pPr>
    </w:p>
    <w:p w14:paraId="45BBA785" w14:textId="06960E24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08" w:author="Gareth Harding" w:date="2025-07-09T10:21:00Z" w16du:dateUtc="2025-07-09T08:21:00Z">
            <w:rPr>
              <w:rFonts w:ascii="Verdana" w:hAnsi="Verdana"/>
            </w:rPr>
          </w:rPrChange>
        </w:rPr>
        <w:pPrChange w:id="609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10" w:author="Gareth Harding" w:date="2025-07-09T10:21:00Z" w16du:dateUtc="2025-07-09T08:21:00Z">
            <w:rPr>
              <w:rFonts w:ascii="Verdana" w:hAnsi="Verdana"/>
            </w:rPr>
          </w:rPrChange>
        </w:rPr>
        <w:t>Today, we are at the animal park.</w:t>
      </w:r>
    </w:p>
    <w:p w14:paraId="6138B7D7" w14:textId="77777777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11" w:author="Gareth Harding" w:date="2025-07-09T10:21:00Z" w16du:dateUtc="2025-07-09T08:21:00Z">
            <w:rPr>
              <w:rFonts w:ascii="Verdana" w:hAnsi="Verdana"/>
            </w:rPr>
          </w:rPrChange>
        </w:rPr>
        <w:pPrChange w:id="612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13" w:author="Gareth Harding" w:date="2025-07-09T10:21:00Z" w16du:dateUtc="2025-07-09T08:21:00Z">
            <w:rPr>
              <w:rFonts w:ascii="Verdana" w:hAnsi="Verdana"/>
            </w:rPr>
          </w:rPrChange>
        </w:rPr>
        <w:t>We can see many animals!</w:t>
      </w:r>
    </w:p>
    <w:p w14:paraId="033DB1A7" w14:textId="1A524549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14" w:author="Gareth Harding" w:date="2025-07-09T10:21:00Z" w16du:dateUtc="2025-07-09T08:21:00Z">
            <w:rPr>
              <w:rFonts w:ascii="Verdana" w:hAnsi="Verdana"/>
            </w:rPr>
          </w:rPrChange>
        </w:rPr>
        <w:pPrChange w:id="615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16" w:author="Gareth Harding" w:date="2025-07-09T10:21:00Z" w16du:dateUtc="2025-07-09T08:21:00Z">
            <w:rPr>
              <w:rFonts w:ascii="Verdana" w:hAnsi="Verdana"/>
            </w:rPr>
          </w:rPrChange>
        </w:rPr>
        <w:t xml:space="preserve">A bird is flying in the </w:t>
      </w:r>
      <w:proofErr w:type="gramStart"/>
      <w:r w:rsidRPr="00223481">
        <w:rPr>
          <w:rFonts w:ascii="Verdana" w:hAnsi="Verdana"/>
          <w:lang w:val="en-GB"/>
          <w:rPrChange w:id="617" w:author="Gareth Harding" w:date="2025-07-09T10:21:00Z" w16du:dateUtc="2025-07-09T08:21:00Z">
            <w:rPr>
              <w:rFonts w:ascii="Verdana" w:hAnsi="Verdana"/>
            </w:rPr>
          </w:rPrChange>
        </w:rPr>
        <w:t>sky</w:t>
      </w:r>
      <w:proofErr w:type="gramEnd"/>
      <w:r w:rsidRPr="00223481">
        <w:rPr>
          <w:rFonts w:ascii="Verdana" w:hAnsi="Verdana"/>
          <w:lang w:val="en-GB"/>
          <w:rPrChange w:id="618" w:author="Gareth Harding" w:date="2025-07-09T10:21:00Z" w16du:dateUtc="2025-07-09T08:21:00Z">
            <w:rPr>
              <w:rFonts w:ascii="Verdana" w:hAnsi="Verdana"/>
            </w:rPr>
          </w:rPrChange>
        </w:rPr>
        <w:t xml:space="preserve"> and another bird is eating seeds.</w:t>
      </w:r>
    </w:p>
    <w:p w14:paraId="70D508A4" w14:textId="77777777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19" w:author="Gareth Harding" w:date="2025-07-09T10:21:00Z" w16du:dateUtc="2025-07-09T08:21:00Z">
            <w:rPr>
              <w:rFonts w:ascii="Verdana" w:hAnsi="Verdana"/>
            </w:rPr>
          </w:rPrChange>
        </w:rPr>
        <w:pPrChange w:id="620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21" w:author="Gareth Harding" w:date="2025-07-09T10:21:00Z" w16du:dateUtc="2025-07-09T08:21:00Z">
            <w:rPr>
              <w:rFonts w:ascii="Verdana" w:hAnsi="Verdana"/>
            </w:rPr>
          </w:rPrChange>
        </w:rPr>
        <w:t>A giraffe is eating leaves.</w:t>
      </w:r>
    </w:p>
    <w:p w14:paraId="5E78D6AA" w14:textId="0859761C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22" w:author="Gareth Harding" w:date="2025-07-09T10:21:00Z" w16du:dateUtc="2025-07-09T08:21:00Z">
            <w:rPr>
              <w:rFonts w:ascii="Verdana" w:hAnsi="Verdana"/>
            </w:rPr>
          </w:rPrChange>
        </w:rPr>
        <w:pPrChange w:id="623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24" w:author="Gareth Harding" w:date="2025-07-09T10:21:00Z" w16du:dateUtc="2025-07-09T08:21:00Z">
            <w:rPr>
              <w:rFonts w:ascii="Verdana" w:hAnsi="Verdana"/>
            </w:rPr>
          </w:rPrChange>
        </w:rPr>
        <w:t>It is very tall!</w:t>
      </w:r>
    </w:p>
    <w:p w14:paraId="37FA6CD4" w14:textId="23E0F666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25" w:author="Gareth Harding" w:date="2025-07-09T10:21:00Z" w16du:dateUtc="2025-07-09T08:21:00Z">
            <w:rPr>
              <w:rFonts w:ascii="Verdana" w:hAnsi="Verdana"/>
            </w:rPr>
          </w:rPrChange>
        </w:rPr>
        <w:pPrChange w:id="626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27" w:author="Gareth Harding" w:date="2025-07-09T10:21:00Z" w16du:dateUtc="2025-07-09T08:21:00Z">
            <w:rPr>
              <w:rFonts w:ascii="Verdana" w:hAnsi="Verdana"/>
            </w:rPr>
          </w:rPrChange>
        </w:rPr>
        <w:t>A fish is swimming in the pond and another fish is jumping.</w:t>
      </w:r>
    </w:p>
    <w:p w14:paraId="3F93AA46" w14:textId="1360CF56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28" w:author="Gareth Harding" w:date="2025-07-09T10:21:00Z" w16du:dateUtc="2025-07-09T08:21:00Z">
            <w:rPr>
              <w:rFonts w:ascii="Verdana" w:hAnsi="Verdana"/>
            </w:rPr>
          </w:rPrChange>
        </w:rPr>
        <w:pPrChange w:id="629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30" w:author="Gareth Harding" w:date="2025-07-09T10:21:00Z" w16du:dateUtc="2025-07-09T08:21:00Z">
            <w:rPr>
              <w:rFonts w:ascii="Verdana" w:hAnsi="Verdana"/>
            </w:rPr>
          </w:rPrChange>
        </w:rPr>
        <w:t>A lion is running.</w:t>
      </w:r>
      <w:r w:rsidR="002B6597" w:rsidRPr="00223481">
        <w:rPr>
          <w:rFonts w:ascii="Verdana" w:hAnsi="Verdana"/>
          <w:lang w:val="en-GB"/>
          <w:rPrChange w:id="631" w:author="Gareth Harding" w:date="2025-07-09T10:21:00Z" w16du:dateUtc="2025-07-09T08:21:00Z">
            <w:rPr>
              <w:rFonts w:ascii="Verdana" w:hAnsi="Verdana"/>
            </w:rPr>
          </w:rPrChange>
        </w:rPr>
        <w:t xml:space="preserve"> </w:t>
      </w:r>
      <w:r w:rsidRPr="00223481">
        <w:rPr>
          <w:rFonts w:ascii="Verdana" w:hAnsi="Verdana"/>
          <w:lang w:val="en-GB"/>
          <w:rPrChange w:id="632" w:author="Gareth Harding" w:date="2025-07-09T10:21:00Z" w16du:dateUtc="2025-07-09T08:21:00Z">
            <w:rPr>
              <w:rFonts w:ascii="Verdana" w:hAnsi="Verdana"/>
            </w:rPr>
          </w:rPrChange>
        </w:rPr>
        <w:t>It is big and fast!</w:t>
      </w:r>
    </w:p>
    <w:p w14:paraId="1EF81DEB" w14:textId="77777777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33" w:author="Gareth Harding" w:date="2025-07-09T10:21:00Z" w16du:dateUtc="2025-07-09T08:21:00Z">
            <w:rPr>
              <w:rFonts w:ascii="Verdana" w:hAnsi="Verdana"/>
            </w:rPr>
          </w:rPrChange>
        </w:rPr>
        <w:pPrChange w:id="634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35" w:author="Gareth Harding" w:date="2025-07-09T10:21:00Z" w16du:dateUtc="2025-07-09T08:21:00Z">
            <w:rPr>
              <w:rFonts w:ascii="Verdana" w:hAnsi="Verdana"/>
            </w:rPr>
          </w:rPrChange>
        </w:rPr>
        <w:t xml:space="preserve">A monkey is holding a </w:t>
      </w:r>
      <w:proofErr w:type="gramStart"/>
      <w:r w:rsidRPr="00223481">
        <w:rPr>
          <w:rFonts w:ascii="Verdana" w:hAnsi="Verdana"/>
          <w:lang w:val="en-GB"/>
          <w:rPrChange w:id="636" w:author="Gareth Harding" w:date="2025-07-09T10:21:00Z" w16du:dateUtc="2025-07-09T08:21:00Z">
            <w:rPr>
              <w:rFonts w:ascii="Verdana" w:hAnsi="Verdana"/>
            </w:rPr>
          </w:rPrChange>
        </w:rPr>
        <w:t>banana</w:t>
      </w:r>
      <w:proofErr w:type="gramEnd"/>
      <w:r w:rsidRPr="00223481">
        <w:rPr>
          <w:rFonts w:ascii="Verdana" w:hAnsi="Verdana"/>
          <w:lang w:val="en-GB"/>
          <w:rPrChange w:id="637" w:author="Gareth Harding" w:date="2025-07-09T10:21:00Z" w16du:dateUtc="2025-07-09T08:21:00Z">
            <w:rPr>
              <w:rFonts w:ascii="Verdana" w:hAnsi="Verdana"/>
            </w:rPr>
          </w:rPrChange>
        </w:rPr>
        <w:t xml:space="preserve"> and another monkey is sleeping in a tree.</w:t>
      </w:r>
    </w:p>
    <w:p w14:paraId="3D437291" w14:textId="77777777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38" w:author="Gareth Harding" w:date="2025-07-09T10:21:00Z" w16du:dateUtc="2025-07-09T08:21:00Z">
            <w:rPr>
              <w:rFonts w:ascii="Verdana" w:hAnsi="Verdana"/>
            </w:rPr>
          </w:rPrChange>
        </w:rPr>
        <w:pPrChange w:id="639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40" w:author="Gareth Harding" w:date="2025-07-09T10:21:00Z" w16du:dateUtc="2025-07-09T08:21:00Z">
            <w:rPr>
              <w:rFonts w:ascii="Verdana" w:hAnsi="Verdana"/>
            </w:rPr>
          </w:rPrChange>
        </w:rPr>
        <w:t>A bear is standing and waving. Hello, bear!</w:t>
      </w:r>
    </w:p>
    <w:p w14:paraId="6926805D" w14:textId="19F055CA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41" w:author="Gareth Harding" w:date="2025-07-09T10:21:00Z" w16du:dateUtc="2025-07-09T08:21:00Z">
            <w:rPr>
              <w:rFonts w:ascii="Verdana" w:hAnsi="Verdana"/>
            </w:rPr>
          </w:rPrChange>
        </w:rPr>
        <w:pPrChange w:id="642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43" w:author="Gareth Harding" w:date="2025-07-09T10:21:00Z" w16du:dateUtc="2025-07-09T08:21:00Z">
            <w:rPr>
              <w:rFonts w:ascii="Verdana" w:hAnsi="Verdana"/>
            </w:rPr>
          </w:rPrChange>
        </w:rPr>
        <w:t>A cow is eating grass and moving its tail.</w:t>
      </w:r>
    </w:p>
    <w:p w14:paraId="6B44DBB7" w14:textId="0A47AEF4" w:rsidR="000A6B92" w:rsidRPr="00223481" w:rsidRDefault="00B755DB">
      <w:pPr>
        <w:pStyle w:val="p3"/>
        <w:spacing w:before="0" w:beforeAutospacing="0" w:after="0" w:afterAutospacing="0"/>
        <w:rPr>
          <w:rFonts w:ascii="Verdana" w:hAnsi="Verdana"/>
          <w:lang w:val="en-GB"/>
          <w:rPrChange w:id="644" w:author="Gareth Harding" w:date="2025-07-09T10:21:00Z" w16du:dateUtc="2025-07-09T08:21:00Z">
            <w:rPr>
              <w:rFonts w:ascii="Verdana" w:hAnsi="Verdana"/>
            </w:rPr>
          </w:rPrChange>
        </w:rPr>
        <w:pPrChange w:id="645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46" w:author="Gareth Harding" w:date="2025-07-09T10:21:00Z" w16du:dateUtc="2025-07-09T08:21:00Z">
            <w:rPr>
              <w:rFonts w:ascii="Verdana" w:hAnsi="Verdana"/>
            </w:rPr>
          </w:rPrChange>
        </w:rPr>
        <w:t>A couple of</w:t>
      </w:r>
      <w:r w:rsidR="000A6B92" w:rsidRPr="00223481">
        <w:rPr>
          <w:rFonts w:ascii="Verdana" w:hAnsi="Verdana"/>
          <w:lang w:val="en-GB"/>
          <w:rPrChange w:id="647" w:author="Gareth Harding" w:date="2025-07-09T10:21:00Z" w16du:dateUtc="2025-07-09T08:21:00Z">
            <w:rPr>
              <w:rFonts w:ascii="Verdana" w:hAnsi="Verdana"/>
            </w:rPr>
          </w:rPrChange>
        </w:rPr>
        <w:t xml:space="preserve"> hippo</w:t>
      </w:r>
      <w:r w:rsidRPr="00223481">
        <w:rPr>
          <w:rFonts w:ascii="Verdana" w:hAnsi="Verdana"/>
          <w:lang w:val="en-GB"/>
          <w:rPrChange w:id="648" w:author="Gareth Harding" w:date="2025-07-09T10:21:00Z" w16du:dateUtc="2025-07-09T08:21:00Z">
            <w:rPr>
              <w:rFonts w:ascii="Verdana" w:hAnsi="Verdana"/>
            </w:rPr>
          </w:rPrChange>
        </w:rPr>
        <w:t>s</w:t>
      </w:r>
      <w:r w:rsidR="000A6B92" w:rsidRPr="00223481">
        <w:rPr>
          <w:rFonts w:ascii="Verdana" w:hAnsi="Verdana"/>
          <w:lang w:val="en-GB"/>
          <w:rPrChange w:id="649" w:author="Gareth Harding" w:date="2025-07-09T10:21:00Z" w16du:dateUtc="2025-07-09T08:21:00Z">
            <w:rPr>
              <w:rFonts w:ascii="Verdana" w:hAnsi="Verdana"/>
            </w:rPr>
          </w:rPrChange>
        </w:rPr>
        <w:t xml:space="preserve"> </w:t>
      </w:r>
      <w:r w:rsidRPr="00223481">
        <w:rPr>
          <w:rFonts w:ascii="Verdana" w:hAnsi="Verdana"/>
          <w:lang w:val="en-GB"/>
          <w:rPrChange w:id="650" w:author="Gareth Harding" w:date="2025-07-09T10:21:00Z" w16du:dateUtc="2025-07-09T08:21:00Z">
            <w:rPr>
              <w:rFonts w:ascii="Verdana" w:hAnsi="Verdana"/>
            </w:rPr>
          </w:rPrChange>
        </w:rPr>
        <w:t>are</w:t>
      </w:r>
      <w:r w:rsidR="000A6B92" w:rsidRPr="00223481">
        <w:rPr>
          <w:rFonts w:ascii="Verdana" w:hAnsi="Verdana"/>
          <w:lang w:val="en-GB"/>
          <w:rPrChange w:id="651" w:author="Gareth Harding" w:date="2025-07-09T10:21:00Z" w16du:dateUtc="2025-07-09T08:21:00Z">
            <w:rPr>
              <w:rFonts w:ascii="Verdana" w:hAnsi="Verdana"/>
            </w:rPr>
          </w:rPrChange>
        </w:rPr>
        <w:t xml:space="preserve"> drinking water in the pond.</w:t>
      </w:r>
    </w:p>
    <w:p w14:paraId="699DBCC6" w14:textId="625954D2" w:rsidR="000A6B92" w:rsidRPr="00223481" w:rsidRDefault="000A6B92">
      <w:pPr>
        <w:pStyle w:val="p3"/>
        <w:spacing w:before="0" w:beforeAutospacing="0" w:after="0" w:afterAutospacing="0"/>
        <w:rPr>
          <w:rFonts w:ascii="Verdana" w:hAnsi="Verdana"/>
          <w:lang w:val="en-GB"/>
          <w:rPrChange w:id="652" w:author="Gareth Harding" w:date="2025-07-09T10:21:00Z" w16du:dateUtc="2025-07-09T08:21:00Z">
            <w:rPr>
              <w:rFonts w:ascii="Verdana" w:hAnsi="Verdana"/>
            </w:rPr>
          </w:rPrChange>
        </w:rPr>
        <w:pPrChange w:id="653" w:author="Gareth Harding" w:date="2025-07-09T17:30:00Z" w16du:dateUtc="2025-07-09T15:30:00Z">
          <w:pPr>
            <w:pStyle w:val="p3"/>
          </w:pPr>
        </w:pPrChange>
      </w:pPr>
      <w:r w:rsidRPr="00223481">
        <w:rPr>
          <w:rFonts w:ascii="Verdana" w:hAnsi="Verdana"/>
          <w:lang w:val="en-GB"/>
          <w:rPrChange w:id="654" w:author="Gareth Harding" w:date="2025-07-09T10:21:00Z" w16du:dateUtc="2025-07-09T08:21:00Z">
            <w:rPr>
              <w:rFonts w:ascii="Verdana" w:hAnsi="Verdana"/>
            </w:rPr>
          </w:rPrChange>
        </w:rPr>
        <w:t>We love animals!</w:t>
      </w:r>
    </w:p>
    <w:p w14:paraId="77F8678D" w14:textId="24B74CB2" w:rsidR="00EF423B" w:rsidRPr="00223481" w:rsidRDefault="000A6B92">
      <w:pPr>
        <w:pStyle w:val="p1"/>
        <w:spacing w:before="0" w:beforeAutospacing="0" w:after="0" w:afterAutospacing="0"/>
        <w:rPr>
          <w:rFonts w:ascii="Verdana" w:hAnsi="Verdana"/>
          <w:lang w:val="en-GB"/>
          <w:rPrChange w:id="655" w:author="Gareth Harding" w:date="2025-07-09T10:21:00Z" w16du:dateUtc="2025-07-09T08:21:00Z">
            <w:rPr>
              <w:rFonts w:ascii="Verdana" w:hAnsi="Verdana"/>
            </w:rPr>
          </w:rPrChange>
        </w:rPr>
        <w:pPrChange w:id="656" w:author="Gareth Harding" w:date="2025-07-09T17:30:00Z" w16du:dateUtc="2025-07-09T15:30:00Z">
          <w:pPr>
            <w:pStyle w:val="p1"/>
          </w:pPr>
        </w:pPrChange>
      </w:pPr>
      <w:r w:rsidRPr="00223481">
        <w:rPr>
          <w:rFonts w:ascii="Verdana" w:hAnsi="Verdana"/>
          <w:lang w:val="en-GB"/>
          <w:rPrChange w:id="657" w:author="Gareth Harding" w:date="2025-07-09T10:21:00Z" w16du:dateUtc="2025-07-09T08:21:00Z">
            <w:rPr>
              <w:rFonts w:ascii="Verdana" w:hAnsi="Verdana"/>
            </w:rPr>
          </w:rPrChange>
        </w:rPr>
        <w:t>What’s your favourite animal?</w:t>
      </w:r>
    </w:p>
    <w:p w14:paraId="761CA30F" w14:textId="77777777" w:rsidR="00421684" w:rsidRPr="00223481" w:rsidRDefault="00421684">
      <w:pPr>
        <w:pStyle w:val="p1"/>
        <w:spacing w:before="0" w:beforeAutospacing="0" w:after="0" w:afterAutospacing="0"/>
        <w:rPr>
          <w:rFonts w:ascii="Verdana" w:hAnsi="Verdana"/>
          <w:lang w:val="en-GB"/>
          <w:rPrChange w:id="658" w:author="Gareth Harding" w:date="2025-07-09T10:21:00Z" w16du:dateUtc="2025-07-09T08:21:00Z">
            <w:rPr>
              <w:rFonts w:ascii="Verdana" w:hAnsi="Verdana"/>
            </w:rPr>
          </w:rPrChange>
        </w:rPr>
        <w:pPrChange w:id="659" w:author="Gareth Harding" w:date="2025-07-09T17:30:00Z" w16du:dateUtc="2025-07-09T15:30:00Z">
          <w:pPr>
            <w:pStyle w:val="p1"/>
          </w:pPr>
        </w:pPrChange>
      </w:pPr>
    </w:p>
    <w:p w14:paraId="6F11DD7F" w14:textId="5382A54D" w:rsidR="002B6597" w:rsidRPr="00F245C1" w:rsidRDefault="002B6597" w:rsidP="004D7559">
      <w:pPr>
        <w:adjustRightInd w:val="0"/>
        <w:snapToGrid w:val="0"/>
        <w:rPr>
          <w:rFonts w:ascii="Verdana" w:hAnsi="Verdana"/>
          <w:b/>
          <w:bCs/>
          <w:color w:val="00B050"/>
        </w:rPr>
      </w:pPr>
      <w:proofErr w:type="spellStart"/>
      <w:r w:rsidRPr="00F245C1">
        <w:rPr>
          <w:rFonts w:ascii="Verdana" w:hAnsi="Verdana"/>
          <w:b/>
          <w:bCs/>
          <w:color w:val="00B050"/>
        </w:rPr>
        <w:t>Comprehension</w:t>
      </w:r>
      <w:proofErr w:type="spellEnd"/>
      <w:r w:rsidRPr="00F245C1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00B050"/>
        </w:rPr>
        <w:t>Questions</w:t>
      </w:r>
      <w:proofErr w:type="spellEnd"/>
    </w:p>
    <w:p w14:paraId="731EAA24" w14:textId="77777777" w:rsidR="00EF423B" w:rsidRPr="00F245C1" w:rsidRDefault="00EF423B" w:rsidP="004D7559">
      <w:pPr>
        <w:adjustRightInd w:val="0"/>
        <w:snapToGrid w:val="0"/>
        <w:rPr>
          <w:rFonts w:ascii="Verdana" w:eastAsiaTheme="minorHAnsi" w:hAnsi="Verdana" w:cstheme="minorBidi"/>
          <w:b/>
          <w:bCs/>
          <w:color w:val="00B050"/>
          <w:kern w:val="2"/>
          <w:lang w:val="en-GB" w:eastAsia="en-US"/>
          <w14:ligatures w14:val="standardContextual"/>
        </w:rPr>
      </w:pPr>
    </w:p>
    <w:p w14:paraId="40F3128A" w14:textId="53B53B6A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66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661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66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Where are the children today?</w:t>
      </w:r>
    </w:p>
    <w:p w14:paraId="76455B3F" w14:textId="64229FEF" w:rsidR="002B6597" w:rsidRPr="00223481" w:rsidRDefault="002B6597">
      <w:pPr>
        <w:pStyle w:val="p1"/>
        <w:spacing w:before="0" w:beforeAutospacing="0" w:after="0" w:afterAutospacing="0"/>
        <w:rPr>
          <w:rFonts w:ascii="Verdana" w:hAnsi="Verdana"/>
          <w:lang w:val="en-GB"/>
          <w:rPrChange w:id="663" w:author="Gareth Harding" w:date="2025-07-09T10:21:00Z" w16du:dateUtc="2025-07-09T08:21:00Z">
            <w:rPr>
              <w:rFonts w:ascii="Verdana" w:hAnsi="Verdana"/>
            </w:rPr>
          </w:rPrChange>
        </w:rPr>
        <w:pPrChange w:id="664" w:author="Gareth Harding" w:date="2025-07-09T17:30:00Z" w16du:dateUtc="2025-07-09T15:30:00Z">
          <w:pPr>
            <w:pStyle w:val="p1"/>
          </w:pPr>
        </w:pPrChange>
      </w:pPr>
      <w:r w:rsidRPr="00223481">
        <w:rPr>
          <w:rFonts w:ascii="Verdana" w:hAnsi="Verdana"/>
          <w:highlight w:val="yellow"/>
          <w:lang w:val="en-GB"/>
          <w:rPrChange w:id="665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At the animal park</w:t>
      </w:r>
      <w:del w:id="666" w:author="Gareth Harding" w:date="2025-07-09T10:55:00Z" w16du:dateUtc="2025-07-09T08:55:00Z">
        <w:r w:rsidRPr="00223481" w:rsidDel="00555108">
          <w:rPr>
            <w:rFonts w:ascii="Verdana" w:hAnsi="Verdana"/>
            <w:highlight w:val="yellow"/>
            <w:lang w:val="en-GB"/>
            <w:rPrChange w:id="667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5DCA89E7" w14:textId="1F5E73A9" w:rsidR="002B6597" w:rsidRPr="00223481" w:rsidRDefault="002B6597">
      <w:pPr>
        <w:pStyle w:val="p1"/>
        <w:spacing w:before="0" w:beforeAutospacing="0" w:after="0" w:afterAutospacing="0"/>
        <w:rPr>
          <w:rFonts w:ascii="Verdana" w:hAnsi="Verdana"/>
          <w:lang w:val="en-GB"/>
          <w:rPrChange w:id="668" w:author="Gareth Harding" w:date="2025-07-09T10:21:00Z" w16du:dateUtc="2025-07-09T08:21:00Z">
            <w:rPr>
              <w:rFonts w:ascii="Verdana" w:hAnsi="Verdana"/>
            </w:rPr>
          </w:rPrChange>
        </w:rPr>
        <w:pPrChange w:id="669" w:author="Gareth Harding" w:date="2025-07-09T17:30:00Z" w16du:dateUtc="2025-07-09T15:30:00Z">
          <w:pPr>
            <w:pStyle w:val="p1"/>
          </w:pPr>
        </w:pPrChange>
      </w:pPr>
      <w:r w:rsidRPr="00223481">
        <w:rPr>
          <w:rFonts w:ascii="Verdana" w:hAnsi="Verdana"/>
          <w:lang w:val="en-GB"/>
          <w:rPrChange w:id="670" w:author="Gareth Harding" w:date="2025-07-09T10:21:00Z" w16du:dateUtc="2025-07-09T08:21:00Z">
            <w:rPr>
              <w:rFonts w:ascii="Verdana" w:hAnsi="Verdana"/>
            </w:rPr>
          </w:rPrChange>
        </w:rPr>
        <w:t>On the moon</w:t>
      </w:r>
      <w:del w:id="671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672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46DE57E3" w14:textId="170B7ED0" w:rsidR="002B6597" w:rsidRDefault="002B6597" w:rsidP="004D7559">
      <w:pPr>
        <w:pStyle w:val="p1"/>
        <w:spacing w:before="0" w:beforeAutospacing="0" w:after="0" w:afterAutospacing="0"/>
        <w:rPr>
          <w:ins w:id="673" w:author="Gareth Harding" w:date="2025-07-09T17:36:00Z" w16du:dateUtc="2025-07-09T15:36:00Z"/>
          <w:rFonts w:ascii="Verdana" w:hAnsi="Verdana"/>
        </w:rPr>
      </w:pPr>
      <w:r w:rsidRPr="00F245C1">
        <w:rPr>
          <w:rFonts w:ascii="Verdana" w:hAnsi="Verdana"/>
        </w:rPr>
        <w:t xml:space="preserve">In </w:t>
      </w:r>
      <w:del w:id="674" w:author="Gareth Harding" w:date="2025-07-09T10:32:00Z" w16du:dateUtc="2025-07-09T08:32:00Z">
        <w:r w:rsidR="00BC6E7B" w:rsidRPr="00F245C1" w:rsidDel="00F17AA6">
          <w:rPr>
            <w:rFonts w:ascii="Verdana" w:hAnsi="Verdana"/>
          </w:rPr>
          <w:delText>the</w:delText>
        </w:r>
        <w:r w:rsidRPr="00F245C1" w:rsidDel="00F17AA6">
          <w:rPr>
            <w:rFonts w:ascii="Verdana" w:hAnsi="Verdana"/>
          </w:rPr>
          <w:delText xml:space="preserve"> </w:delText>
        </w:r>
      </w:del>
      <w:proofErr w:type="spellStart"/>
      <w:r w:rsidR="00BC6E7B" w:rsidRPr="00F245C1">
        <w:rPr>
          <w:rFonts w:ascii="Verdana" w:hAnsi="Verdana"/>
        </w:rPr>
        <w:t>school</w:t>
      </w:r>
      <w:proofErr w:type="spellEnd"/>
      <w:del w:id="675" w:author="Gareth Harding" w:date="2025-07-09T10:55:00Z" w16du:dateUtc="2025-07-09T08:55:00Z">
        <w:r w:rsidRPr="00F245C1" w:rsidDel="00555108">
          <w:rPr>
            <w:rFonts w:ascii="Verdana" w:hAnsi="Verdana"/>
          </w:rPr>
          <w:delText>.</w:delText>
        </w:r>
      </w:del>
    </w:p>
    <w:p w14:paraId="37C6F658" w14:textId="77777777" w:rsidR="00360E28" w:rsidRPr="00F245C1" w:rsidRDefault="00360E28">
      <w:pPr>
        <w:pStyle w:val="p1"/>
        <w:spacing w:before="0" w:beforeAutospacing="0" w:after="0" w:afterAutospacing="0"/>
        <w:rPr>
          <w:rFonts w:ascii="Verdana" w:hAnsi="Verdana"/>
        </w:rPr>
        <w:pPrChange w:id="676" w:author="Gareth Harding" w:date="2025-07-09T17:30:00Z" w16du:dateUtc="2025-07-09T15:30:00Z">
          <w:pPr>
            <w:pStyle w:val="p1"/>
          </w:pPr>
        </w:pPrChange>
      </w:pPr>
    </w:p>
    <w:p w14:paraId="5ADE8AE9" w14:textId="203F0CB2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67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678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67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What </w:t>
      </w:r>
      <w:del w:id="680" w:author="Gareth Harding" w:date="2025-07-09T10:33:00Z" w16du:dateUtc="2025-07-09T08:33:00Z">
        <w:r w:rsidRPr="00223481" w:rsidDel="00F17AA6">
          <w:rPr>
            <w:rFonts w:ascii="Verdana" w:hAnsi="Verdana"/>
            <w:b/>
            <w:bCs/>
            <w:lang w:val="en-GB"/>
            <w:rPrChange w:id="681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 xml:space="preserve">is </w:delText>
        </w:r>
      </w:del>
      <w:ins w:id="682" w:author="Gareth Harding" w:date="2025-07-09T10:33:00Z" w16du:dateUtc="2025-07-09T08:33:00Z">
        <w:r w:rsidR="00F17AA6">
          <w:rPr>
            <w:rFonts w:ascii="Verdana" w:hAnsi="Verdana"/>
            <w:b/>
            <w:bCs/>
            <w:lang w:val="en-GB"/>
          </w:rPr>
          <w:t>are</w:t>
        </w:r>
        <w:r w:rsidR="00F17AA6" w:rsidRPr="00223481">
          <w:rPr>
            <w:rFonts w:ascii="Verdana" w:hAnsi="Verdana"/>
            <w:b/>
            <w:bCs/>
            <w:lang w:val="en-GB"/>
            <w:rPrChange w:id="683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Pr="00223481">
        <w:rPr>
          <w:rFonts w:ascii="Verdana" w:hAnsi="Verdana"/>
          <w:b/>
          <w:bCs/>
          <w:lang w:val="en-GB"/>
          <w:rPrChange w:id="68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the bird</w:t>
      </w:r>
      <w:ins w:id="685" w:author="Gareth Harding" w:date="2025-07-09T10:33:00Z" w16du:dateUtc="2025-07-09T08:33:00Z">
        <w:r w:rsidR="00F17AA6">
          <w:rPr>
            <w:rFonts w:ascii="Verdana" w:hAnsi="Verdana"/>
            <w:b/>
            <w:bCs/>
            <w:lang w:val="en-GB"/>
          </w:rPr>
          <w:t>s</w:t>
        </w:r>
      </w:ins>
      <w:r w:rsidRPr="00223481">
        <w:rPr>
          <w:rFonts w:ascii="Verdana" w:hAnsi="Verdana"/>
          <w:b/>
          <w:bCs/>
          <w:lang w:val="en-GB"/>
          <w:rPrChange w:id="68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doing?</w:t>
      </w:r>
    </w:p>
    <w:p w14:paraId="2683F89E" w14:textId="6BAD19EB" w:rsidR="002B6597" w:rsidRPr="00223481" w:rsidRDefault="00F17AA6">
      <w:pPr>
        <w:pStyle w:val="p1"/>
        <w:spacing w:before="0" w:beforeAutospacing="0" w:after="0" w:afterAutospacing="0"/>
        <w:rPr>
          <w:rFonts w:ascii="Verdana" w:hAnsi="Verdana"/>
          <w:lang w:val="en-GB"/>
          <w:rPrChange w:id="687" w:author="Gareth Harding" w:date="2025-07-09T10:21:00Z" w16du:dateUtc="2025-07-09T08:21:00Z">
            <w:rPr>
              <w:rFonts w:ascii="Verdana" w:hAnsi="Verdana"/>
            </w:rPr>
          </w:rPrChange>
        </w:rPr>
        <w:pPrChange w:id="688" w:author="Gareth Harding" w:date="2025-07-09T17:30:00Z" w16du:dateUtc="2025-07-09T15:30:00Z">
          <w:pPr>
            <w:pStyle w:val="p1"/>
          </w:pPr>
        </w:pPrChange>
      </w:pPr>
      <w:ins w:id="689" w:author="Gareth Harding" w:date="2025-07-09T10:33:00Z" w16du:dateUtc="2025-07-09T08:33:00Z">
        <w:r>
          <w:rPr>
            <w:rFonts w:ascii="Verdana" w:hAnsi="Verdana"/>
            <w:highlight w:val="yellow"/>
            <w:lang w:val="en-GB"/>
          </w:rPr>
          <w:t>F</w:t>
        </w:r>
      </w:ins>
      <w:del w:id="690" w:author="Gareth Harding" w:date="2025-07-09T10:33:00Z" w16du:dateUtc="2025-07-09T08:33:00Z">
        <w:r w:rsidR="002B6597" w:rsidRPr="00223481" w:rsidDel="00F17AA6">
          <w:rPr>
            <w:rFonts w:ascii="Verdana" w:hAnsi="Verdana"/>
            <w:highlight w:val="yellow"/>
            <w:lang w:val="en-GB"/>
            <w:rPrChange w:id="691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It is f</w:delText>
        </w:r>
      </w:del>
      <w:r w:rsidR="002B6597" w:rsidRPr="00223481">
        <w:rPr>
          <w:rFonts w:ascii="Verdana" w:hAnsi="Verdana"/>
          <w:highlight w:val="yellow"/>
          <w:lang w:val="en-GB"/>
          <w:rPrChange w:id="69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lying and eating seeds</w:t>
      </w:r>
      <w:del w:id="693" w:author="Gareth Harding" w:date="2025-07-09T10:55:00Z" w16du:dateUtc="2025-07-09T08:55:00Z">
        <w:r w:rsidR="002B6597" w:rsidRPr="00223481" w:rsidDel="00555108">
          <w:rPr>
            <w:rFonts w:ascii="Verdana" w:hAnsi="Verdana"/>
            <w:highlight w:val="yellow"/>
            <w:lang w:val="en-GB"/>
            <w:rPrChange w:id="694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FE5956C" w14:textId="3B243812" w:rsidR="002B6597" w:rsidRPr="00223481" w:rsidRDefault="00F17AA6">
      <w:pPr>
        <w:pStyle w:val="p1"/>
        <w:spacing w:before="0" w:beforeAutospacing="0" w:after="0" w:afterAutospacing="0"/>
        <w:rPr>
          <w:rFonts w:ascii="Verdana" w:hAnsi="Verdana"/>
          <w:lang w:val="en-GB"/>
          <w:rPrChange w:id="695" w:author="Gareth Harding" w:date="2025-07-09T10:21:00Z" w16du:dateUtc="2025-07-09T08:21:00Z">
            <w:rPr>
              <w:rFonts w:ascii="Verdana" w:hAnsi="Verdana"/>
            </w:rPr>
          </w:rPrChange>
        </w:rPr>
        <w:pPrChange w:id="696" w:author="Gareth Harding" w:date="2025-07-09T17:30:00Z" w16du:dateUtc="2025-07-09T15:30:00Z">
          <w:pPr>
            <w:pStyle w:val="p1"/>
          </w:pPr>
        </w:pPrChange>
      </w:pPr>
      <w:ins w:id="697" w:author="Gareth Harding" w:date="2025-07-09T10:33:00Z" w16du:dateUtc="2025-07-09T08:33:00Z">
        <w:r>
          <w:rPr>
            <w:rFonts w:ascii="Verdana" w:hAnsi="Verdana"/>
            <w:lang w:val="en-GB"/>
          </w:rPr>
          <w:t>W</w:t>
        </w:r>
      </w:ins>
      <w:del w:id="698" w:author="Gareth Harding" w:date="2025-07-09T10:33:00Z" w16du:dateUtc="2025-07-09T08:33:00Z">
        <w:r w:rsidR="002B6597" w:rsidRPr="00223481" w:rsidDel="00F17AA6">
          <w:rPr>
            <w:rFonts w:ascii="Verdana" w:hAnsi="Verdana"/>
            <w:lang w:val="en-GB"/>
            <w:rPrChange w:id="699" w:author="Gareth Harding" w:date="2025-07-09T10:21:00Z" w16du:dateUtc="2025-07-09T08:21:00Z">
              <w:rPr>
                <w:rFonts w:ascii="Verdana" w:hAnsi="Verdana"/>
              </w:rPr>
            </w:rPrChange>
          </w:rPr>
          <w:delText>It is w</w:delText>
        </w:r>
      </w:del>
      <w:r w:rsidR="002B6597" w:rsidRPr="00223481">
        <w:rPr>
          <w:rFonts w:ascii="Verdana" w:hAnsi="Verdana"/>
          <w:lang w:val="en-GB"/>
          <w:rPrChange w:id="700" w:author="Gareth Harding" w:date="2025-07-09T10:21:00Z" w16du:dateUtc="2025-07-09T08:21:00Z">
            <w:rPr>
              <w:rFonts w:ascii="Verdana" w:hAnsi="Verdana"/>
            </w:rPr>
          </w:rPrChange>
        </w:rPr>
        <w:t>atching TV</w:t>
      </w:r>
      <w:del w:id="701" w:author="Gareth Harding" w:date="2025-07-09T10:55:00Z" w16du:dateUtc="2025-07-09T08:55:00Z">
        <w:r w:rsidR="002B6597" w:rsidRPr="00223481" w:rsidDel="00555108">
          <w:rPr>
            <w:rFonts w:ascii="Verdana" w:hAnsi="Verdana"/>
            <w:lang w:val="en-GB"/>
            <w:rPrChange w:id="702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9ED7222" w14:textId="7AB37CD5" w:rsidR="00BC6E7B" w:rsidRDefault="00F17AA6" w:rsidP="004D7559">
      <w:pPr>
        <w:pStyle w:val="p1"/>
        <w:spacing w:before="0" w:beforeAutospacing="0" w:after="0" w:afterAutospacing="0"/>
        <w:rPr>
          <w:ins w:id="703" w:author="Gareth Harding" w:date="2025-07-09T17:36:00Z" w16du:dateUtc="2025-07-09T15:36:00Z"/>
          <w:rFonts w:ascii="Verdana" w:hAnsi="Verdana"/>
          <w:lang w:val="en-GB"/>
        </w:rPr>
      </w:pPr>
      <w:ins w:id="704" w:author="Gareth Harding" w:date="2025-07-09T10:33:00Z" w16du:dateUtc="2025-07-09T08:33:00Z">
        <w:r>
          <w:rPr>
            <w:rFonts w:ascii="Verdana" w:hAnsi="Verdana"/>
            <w:lang w:val="en-GB"/>
          </w:rPr>
          <w:t>P</w:t>
        </w:r>
      </w:ins>
      <w:del w:id="705" w:author="Gareth Harding" w:date="2025-07-09T10:33:00Z" w16du:dateUtc="2025-07-09T08:33:00Z">
        <w:r w:rsidR="002B6597" w:rsidRPr="00223481" w:rsidDel="00F17AA6">
          <w:rPr>
            <w:rFonts w:ascii="Verdana" w:hAnsi="Verdana"/>
            <w:lang w:val="en-GB"/>
            <w:rPrChange w:id="706" w:author="Gareth Harding" w:date="2025-07-09T10:21:00Z" w16du:dateUtc="2025-07-09T08:21:00Z">
              <w:rPr>
                <w:rFonts w:ascii="Verdana" w:hAnsi="Verdana"/>
              </w:rPr>
            </w:rPrChange>
          </w:rPr>
          <w:delText>It is p</w:delText>
        </w:r>
      </w:del>
      <w:r w:rsidR="002B6597" w:rsidRPr="00223481">
        <w:rPr>
          <w:rFonts w:ascii="Verdana" w:hAnsi="Verdana"/>
          <w:lang w:val="en-GB"/>
          <w:rPrChange w:id="707" w:author="Gareth Harding" w:date="2025-07-09T10:21:00Z" w16du:dateUtc="2025-07-09T08:21:00Z">
            <w:rPr>
              <w:rFonts w:ascii="Verdana" w:hAnsi="Verdana"/>
            </w:rPr>
          </w:rPrChange>
        </w:rPr>
        <w:t>laying video games</w:t>
      </w:r>
      <w:del w:id="708" w:author="Gareth Harding" w:date="2025-07-09T10:55:00Z" w16du:dateUtc="2025-07-09T08:55:00Z">
        <w:r w:rsidR="002B6597" w:rsidRPr="00223481" w:rsidDel="00555108">
          <w:rPr>
            <w:rFonts w:ascii="Verdana" w:hAnsi="Verdana"/>
            <w:lang w:val="en-GB"/>
            <w:rPrChange w:id="70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05AC4485" w14:textId="77777777" w:rsidR="00360E28" w:rsidRPr="00223481" w:rsidRDefault="00360E28">
      <w:pPr>
        <w:pStyle w:val="p1"/>
        <w:spacing w:before="0" w:beforeAutospacing="0" w:after="0" w:afterAutospacing="0"/>
        <w:rPr>
          <w:rFonts w:ascii="Verdana" w:hAnsi="Verdana"/>
          <w:lang w:val="en-GB"/>
          <w:rPrChange w:id="710" w:author="Gareth Harding" w:date="2025-07-09T10:21:00Z" w16du:dateUtc="2025-07-09T08:21:00Z">
            <w:rPr>
              <w:rFonts w:ascii="Verdana" w:hAnsi="Verdana"/>
            </w:rPr>
          </w:rPrChange>
        </w:rPr>
        <w:pPrChange w:id="711" w:author="Gareth Harding" w:date="2025-07-09T17:30:00Z" w16du:dateUtc="2025-07-09T15:30:00Z">
          <w:pPr>
            <w:pStyle w:val="p1"/>
          </w:pPr>
        </w:pPrChange>
      </w:pPr>
    </w:p>
    <w:p w14:paraId="0202EFBD" w14:textId="32B4633F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71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713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71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is the giraffe eating?</w:t>
      </w:r>
    </w:p>
    <w:p w14:paraId="45B3D10B" w14:textId="13D13BE8" w:rsidR="002B6597" w:rsidRPr="00F245C1" w:rsidRDefault="002B6597">
      <w:pPr>
        <w:pStyle w:val="p1"/>
        <w:spacing w:before="0" w:beforeAutospacing="0" w:after="0" w:afterAutospacing="0"/>
        <w:rPr>
          <w:rFonts w:ascii="Verdana" w:hAnsi="Verdana"/>
        </w:rPr>
        <w:pPrChange w:id="715" w:author="Gareth Harding" w:date="2025-07-09T17:30:00Z" w16du:dateUtc="2025-07-09T15:30:00Z">
          <w:pPr>
            <w:pStyle w:val="p1"/>
          </w:pPr>
        </w:pPrChange>
      </w:pPr>
      <w:proofErr w:type="spellStart"/>
      <w:r w:rsidRPr="00F245C1">
        <w:rPr>
          <w:rFonts w:ascii="Verdana" w:hAnsi="Verdana"/>
          <w:highlight w:val="yellow"/>
        </w:rPr>
        <w:t>Leaves</w:t>
      </w:r>
      <w:proofErr w:type="spellEnd"/>
      <w:del w:id="716" w:author="Gareth Harding" w:date="2025-07-09T10:33:00Z" w16du:dateUtc="2025-07-09T08:33:00Z">
        <w:r w:rsidRPr="00F245C1" w:rsidDel="00F17AA6">
          <w:rPr>
            <w:rFonts w:ascii="Verdana" w:hAnsi="Verdana"/>
            <w:highlight w:val="yellow"/>
          </w:rPr>
          <w:delText>.</w:delText>
        </w:r>
      </w:del>
    </w:p>
    <w:p w14:paraId="1E67735C" w14:textId="5CF3EA34" w:rsidR="002B6597" w:rsidRPr="00F245C1" w:rsidRDefault="002B6597">
      <w:pPr>
        <w:pStyle w:val="p1"/>
        <w:spacing w:before="0" w:beforeAutospacing="0" w:after="0" w:afterAutospacing="0"/>
        <w:rPr>
          <w:rFonts w:ascii="Verdana" w:hAnsi="Verdana"/>
        </w:rPr>
        <w:pPrChange w:id="717" w:author="Gareth Harding" w:date="2025-07-09T17:30:00Z" w16du:dateUtc="2025-07-09T15:30:00Z">
          <w:pPr>
            <w:pStyle w:val="p1"/>
          </w:pPr>
        </w:pPrChange>
      </w:pPr>
      <w:r w:rsidRPr="00F245C1">
        <w:rPr>
          <w:rFonts w:ascii="Verdana" w:hAnsi="Verdana"/>
        </w:rPr>
        <w:t>Pizza</w:t>
      </w:r>
      <w:del w:id="718" w:author="Gareth Harding" w:date="2025-07-09T10:33:00Z" w16du:dateUtc="2025-07-09T08:33:00Z">
        <w:r w:rsidRPr="00F245C1" w:rsidDel="00F17AA6">
          <w:rPr>
            <w:rFonts w:ascii="Verdana" w:hAnsi="Verdana"/>
          </w:rPr>
          <w:delText>.</w:delText>
        </w:r>
      </w:del>
    </w:p>
    <w:p w14:paraId="2097C641" w14:textId="146CAC34" w:rsidR="00BC6E7B" w:rsidRDefault="002B6597" w:rsidP="004D7559">
      <w:pPr>
        <w:pStyle w:val="p1"/>
        <w:spacing w:before="0" w:beforeAutospacing="0" w:after="0" w:afterAutospacing="0"/>
        <w:rPr>
          <w:ins w:id="719" w:author="Gareth Harding" w:date="2025-07-09T17:36:00Z" w16du:dateUtc="2025-07-09T15:36:00Z"/>
          <w:rFonts w:ascii="Verdana" w:hAnsi="Verdana"/>
        </w:rPr>
      </w:pPr>
      <w:r w:rsidRPr="00F245C1">
        <w:rPr>
          <w:rFonts w:ascii="Verdana" w:hAnsi="Verdana"/>
        </w:rPr>
        <w:t>Spaghetti</w:t>
      </w:r>
      <w:del w:id="720" w:author="Gareth Harding" w:date="2025-07-09T10:33:00Z" w16du:dateUtc="2025-07-09T08:33:00Z">
        <w:r w:rsidRPr="00F245C1" w:rsidDel="00F17AA6">
          <w:rPr>
            <w:rFonts w:ascii="Verdana" w:hAnsi="Verdana"/>
          </w:rPr>
          <w:delText>.</w:delText>
        </w:r>
      </w:del>
    </w:p>
    <w:p w14:paraId="28008F90" w14:textId="77777777" w:rsidR="00360E28" w:rsidRPr="00F245C1" w:rsidRDefault="00360E28">
      <w:pPr>
        <w:pStyle w:val="p1"/>
        <w:spacing w:before="0" w:beforeAutospacing="0" w:after="0" w:afterAutospacing="0"/>
        <w:rPr>
          <w:rFonts w:ascii="Verdana" w:hAnsi="Verdana"/>
        </w:rPr>
        <w:pPrChange w:id="721" w:author="Gareth Harding" w:date="2025-07-09T17:30:00Z" w16du:dateUtc="2025-07-09T15:30:00Z">
          <w:pPr>
            <w:pStyle w:val="p1"/>
          </w:pPr>
        </w:pPrChange>
      </w:pPr>
    </w:p>
    <w:p w14:paraId="578F7AB0" w14:textId="3F2FF0A1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72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723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72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Where is the fish swimming?</w:t>
      </w:r>
    </w:p>
    <w:p w14:paraId="3662A567" w14:textId="2816FC2B" w:rsidR="002B6597" w:rsidRPr="00223481" w:rsidRDefault="002B6597">
      <w:pPr>
        <w:rPr>
          <w:rFonts w:ascii="Verdana" w:hAnsi="Verdana"/>
          <w:lang w:val="en-GB"/>
          <w:rPrChange w:id="725" w:author="Gareth Harding" w:date="2025-07-09T10:21:00Z" w16du:dateUtc="2025-07-09T08:21:00Z">
            <w:rPr>
              <w:rFonts w:ascii="Verdana" w:hAnsi="Verdana"/>
            </w:rPr>
          </w:rPrChange>
        </w:rPr>
        <w:pPrChange w:id="72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727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In </w:t>
      </w:r>
      <w:r w:rsidR="00BC6E7B" w:rsidRPr="00223481">
        <w:rPr>
          <w:rFonts w:ascii="Verdana" w:hAnsi="Verdana"/>
          <w:highlight w:val="yellow"/>
          <w:lang w:val="en-GB"/>
          <w:rPrChange w:id="72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a</w:t>
      </w:r>
      <w:r w:rsidRPr="00223481">
        <w:rPr>
          <w:rFonts w:ascii="Verdana" w:hAnsi="Verdana"/>
          <w:highlight w:val="yellow"/>
          <w:lang w:val="en-GB"/>
          <w:rPrChange w:id="729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 pond</w:t>
      </w:r>
      <w:del w:id="730" w:author="Gareth Harding" w:date="2025-07-09T10:55:00Z" w16du:dateUtc="2025-07-09T08:55:00Z">
        <w:r w:rsidRPr="00223481" w:rsidDel="00555108">
          <w:rPr>
            <w:rFonts w:ascii="Verdana" w:hAnsi="Verdana"/>
            <w:highlight w:val="yellow"/>
            <w:lang w:val="en-GB"/>
            <w:rPrChange w:id="731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17036BD" w14:textId="14D4B6B8" w:rsidR="002B6597" w:rsidRPr="00223481" w:rsidRDefault="002B6597">
      <w:pPr>
        <w:rPr>
          <w:rFonts w:ascii="Verdana" w:hAnsi="Verdana"/>
          <w:lang w:val="en-GB"/>
          <w:rPrChange w:id="732" w:author="Gareth Harding" w:date="2025-07-09T10:21:00Z" w16du:dateUtc="2025-07-09T08:21:00Z">
            <w:rPr>
              <w:rFonts w:ascii="Verdana" w:hAnsi="Verdana"/>
            </w:rPr>
          </w:rPrChange>
        </w:rPr>
        <w:pPrChange w:id="73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734" w:author="Gareth Harding" w:date="2025-07-09T10:21:00Z" w16du:dateUtc="2025-07-09T08:21:00Z">
            <w:rPr>
              <w:rFonts w:ascii="Verdana" w:hAnsi="Verdana"/>
            </w:rPr>
          </w:rPrChange>
        </w:rPr>
        <w:t xml:space="preserve">In </w:t>
      </w:r>
      <w:r w:rsidR="00BC6E7B" w:rsidRPr="00223481">
        <w:rPr>
          <w:rFonts w:ascii="Verdana" w:hAnsi="Verdana"/>
          <w:lang w:val="en-GB"/>
          <w:rPrChange w:id="735" w:author="Gareth Harding" w:date="2025-07-09T10:21:00Z" w16du:dateUtc="2025-07-09T08:21:00Z">
            <w:rPr>
              <w:rFonts w:ascii="Verdana" w:hAnsi="Verdana"/>
            </w:rPr>
          </w:rPrChange>
        </w:rPr>
        <w:t>a</w:t>
      </w:r>
      <w:r w:rsidRPr="00223481">
        <w:rPr>
          <w:rFonts w:ascii="Verdana" w:hAnsi="Verdana"/>
          <w:lang w:val="en-GB"/>
          <w:rPrChange w:id="736" w:author="Gareth Harding" w:date="2025-07-09T10:21:00Z" w16du:dateUtc="2025-07-09T08:21:00Z">
            <w:rPr>
              <w:rFonts w:ascii="Verdana" w:hAnsi="Verdana"/>
            </w:rPr>
          </w:rPrChange>
        </w:rPr>
        <w:t xml:space="preserve"> bathtub</w:t>
      </w:r>
      <w:del w:id="737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738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6007B6AF" w14:textId="480C2D11" w:rsidR="00EF423B" w:rsidRDefault="00EF423B" w:rsidP="004D7559">
      <w:pPr>
        <w:rPr>
          <w:ins w:id="739" w:author="Gareth Harding" w:date="2025-07-09T17:36:00Z" w16du:dateUtc="2025-07-09T15:36:00Z"/>
          <w:rFonts w:ascii="Verdana" w:hAnsi="Verdana"/>
        </w:rPr>
      </w:pPr>
      <w:r w:rsidRPr="00F245C1">
        <w:rPr>
          <w:rFonts w:ascii="Verdana" w:hAnsi="Verdana"/>
        </w:rPr>
        <w:t xml:space="preserve">In a </w:t>
      </w:r>
      <w:proofErr w:type="spellStart"/>
      <w:r w:rsidRPr="00F245C1">
        <w:rPr>
          <w:rFonts w:ascii="Verdana" w:hAnsi="Verdana"/>
        </w:rPr>
        <w:t>swimming</w:t>
      </w:r>
      <w:proofErr w:type="spellEnd"/>
      <w:r w:rsidRPr="00F245C1">
        <w:rPr>
          <w:rFonts w:ascii="Verdana" w:hAnsi="Verdana"/>
        </w:rPr>
        <w:t xml:space="preserve"> pool</w:t>
      </w:r>
      <w:del w:id="740" w:author="Gareth Harding" w:date="2025-07-09T10:55:00Z" w16du:dateUtc="2025-07-09T08:55:00Z">
        <w:r w:rsidRPr="00F245C1" w:rsidDel="00555108">
          <w:rPr>
            <w:rFonts w:ascii="Verdana" w:hAnsi="Verdana"/>
          </w:rPr>
          <w:delText>.</w:delText>
        </w:r>
      </w:del>
    </w:p>
    <w:p w14:paraId="6463F41B" w14:textId="77777777" w:rsidR="00360E28" w:rsidRPr="00F245C1" w:rsidRDefault="00360E28">
      <w:pPr>
        <w:rPr>
          <w:rFonts w:ascii="Verdana" w:hAnsi="Verdana"/>
        </w:rPr>
        <w:pPrChange w:id="74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5355CC7" w14:textId="1033C95F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74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743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74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is the monkey holding?</w:t>
      </w:r>
    </w:p>
    <w:p w14:paraId="3B350075" w14:textId="4EF4DBCF" w:rsidR="002B6597" w:rsidRPr="00223481" w:rsidRDefault="002B6597">
      <w:pPr>
        <w:rPr>
          <w:rFonts w:ascii="Verdana" w:hAnsi="Verdana"/>
          <w:lang w:val="en-GB"/>
          <w:rPrChange w:id="745" w:author="Gareth Harding" w:date="2025-07-09T10:21:00Z" w16du:dateUtc="2025-07-09T08:21:00Z">
            <w:rPr>
              <w:rFonts w:ascii="Verdana" w:hAnsi="Verdana"/>
            </w:rPr>
          </w:rPrChange>
        </w:rPr>
        <w:pPrChange w:id="74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747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A banana</w:t>
      </w:r>
      <w:del w:id="748" w:author="Gareth Harding" w:date="2025-07-09T10:55:00Z" w16du:dateUtc="2025-07-09T08:55:00Z">
        <w:r w:rsidRPr="00223481" w:rsidDel="00555108">
          <w:rPr>
            <w:rFonts w:ascii="Verdana" w:hAnsi="Verdana"/>
            <w:highlight w:val="yellow"/>
            <w:lang w:val="en-GB"/>
            <w:rPrChange w:id="74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B5F4AE3" w14:textId="22A171C9" w:rsidR="002B6597" w:rsidRPr="00223481" w:rsidRDefault="002B6597">
      <w:pPr>
        <w:rPr>
          <w:rFonts w:ascii="Verdana" w:hAnsi="Verdana"/>
          <w:lang w:val="en-GB"/>
          <w:rPrChange w:id="750" w:author="Gareth Harding" w:date="2025-07-09T10:21:00Z" w16du:dateUtc="2025-07-09T08:21:00Z">
            <w:rPr>
              <w:rFonts w:ascii="Verdana" w:hAnsi="Verdana"/>
            </w:rPr>
          </w:rPrChange>
        </w:rPr>
        <w:pPrChange w:id="75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752" w:author="Gareth Harding" w:date="2025-07-09T10:21:00Z" w16du:dateUtc="2025-07-09T08:21:00Z">
            <w:rPr>
              <w:rFonts w:ascii="Verdana" w:hAnsi="Verdana"/>
            </w:rPr>
          </w:rPrChange>
        </w:rPr>
        <w:t>A mobile phone</w:t>
      </w:r>
      <w:del w:id="753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754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1C8E41F" w14:textId="269700D7" w:rsidR="002B6597" w:rsidRDefault="002B6597" w:rsidP="004D7559">
      <w:pPr>
        <w:rPr>
          <w:ins w:id="755" w:author="Gareth Harding" w:date="2025-07-09T17:36:00Z" w16du:dateUtc="2025-07-09T15:36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756" w:author="Gareth Harding" w:date="2025-07-09T10:21:00Z" w16du:dateUtc="2025-07-09T08:21:00Z">
            <w:rPr>
              <w:rFonts w:ascii="Verdana" w:hAnsi="Verdana"/>
            </w:rPr>
          </w:rPrChange>
        </w:rPr>
        <w:t>A</w:t>
      </w:r>
      <w:r w:rsidR="00EF423B" w:rsidRPr="00223481">
        <w:rPr>
          <w:rFonts w:ascii="Verdana" w:hAnsi="Verdana"/>
          <w:lang w:val="en-GB"/>
          <w:rPrChange w:id="757" w:author="Gareth Harding" w:date="2025-07-09T10:21:00Z" w16du:dateUtc="2025-07-09T08:21:00Z">
            <w:rPr>
              <w:rFonts w:ascii="Verdana" w:hAnsi="Verdana"/>
            </w:rPr>
          </w:rPrChange>
        </w:rPr>
        <w:t>n apple</w:t>
      </w:r>
      <w:del w:id="758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75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42D099A6" w14:textId="77777777" w:rsidR="00360E28" w:rsidRPr="00223481" w:rsidRDefault="00360E28">
      <w:pPr>
        <w:rPr>
          <w:rFonts w:ascii="Verdana" w:hAnsi="Verdana"/>
          <w:lang w:val="en-GB"/>
          <w:rPrChange w:id="760" w:author="Gareth Harding" w:date="2025-07-09T10:21:00Z" w16du:dateUtc="2025-07-09T08:21:00Z">
            <w:rPr>
              <w:rFonts w:ascii="Verdana" w:hAnsi="Verdana"/>
            </w:rPr>
          </w:rPrChange>
        </w:rPr>
        <w:pPrChange w:id="76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EF722F6" w14:textId="51131237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76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763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76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is the bear doing?</w:t>
      </w:r>
    </w:p>
    <w:p w14:paraId="7A0509DC" w14:textId="0A080343" w:rsidR="002B6597" w:rsidRPr="00223481" w:rsidRDefault="002B6597">
      <w:pPr>
        <w:rPr>
          <w:rFonts w:ascii="Verdana" w:hAnsi="Verdana"/>
          <w:lang w:val="en-GB"/>
          <w:rPrChange w:id="765" w:author="Gareth Harding" w:date="2025-07-09T10:21:00Z" w16du:dateUtc="2025-07-09T08:21:00Z">
            <w:rPr>
              <w:rFonts w:ascii="Verdana" w:hAnsi="Verdana"/>
            </w:rPr>
          </w:rPrChange>
        </w:rPr>
        <w:pPrChange w:id="76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767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It is standing and waving</w:t>
      </w:r>
      <w:del w:id="768" w:author="Gareth Harding" w:date="2025-07-09T10:55:00Z" w16du:dateUtc="2025-07-09T08:55:00Z">
        <w:r w:rsidRPr="00223481" w:rsidDel="00555108">
          <w:rPr>
            <w:rFonts w:ascii="Verdana" w:hAnsi="Verdana"/>
            <w:highlight w:val="yellow"/>
            <w:lang w:val="en-GB"/>
            <w:rPrChange w:id="76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E583C9A" w14:textId="7071DBEE" w:rsidR="002B6597" w:rsidRPr="00223481" w:rsidRDefault="002B6597">
      <w:pPr>
        <w:rPr>
          <w:rFonts w:ascii="Verdana" w:hAnsi="Verdana"/>
          <w:lang w:val="en-GB"/>
          <w:rPrChange w:id="770" w:author="Gareth Harding" w:date="2025-07-09T10:21:00Z" w16du:dateUtc="2025-07-09T08:21:00Z">
            <w:rPr>
              <w:rFonts w:ascii="Verdana" w:hAnsi="Verdana"/>
            </w:rPr>
          </w:rPrChange>
        </w:rPr>
        <w:pPrChange w:id="77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772" w:author="Gareth Harding" w:date="2025-07-09T10:21:00Z" w16du:dateUtc="2025-07-09T08:21:00Z">
            <w:rPr>
              <w:rFonts w:ascii="Verdana" w:hAnsi="Verdana"/>
            </w:rPr>
          </w:rPrChange>
        </w:rPr>
        <w:t>It is riding a bicycle</w:t>
      </w:r>
      <w:del w:id="773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774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0A19A735" w14:textId="5B0F3B4F" w:rsidR="002B6597" w:rsidRDefault="002B6597" w:rsidP="004D7559">
      <w:pPr>
        <w:rPr>
          <w:ins w:id="775" w:author="Gareth Harding" w:date="2025-07-09T17:36:00Z" w16du:dateUtc="2025-07-09T15:36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776" w:author="Gareth Harding" w:date="2025-07-09T10:21:00Z" w16du:dateUtc="2025-07-09T08:21:00Z">
            <w:rPr>
              <w:rFonts w:ascii="Verdana" w:hAnsi="Verdana"/>
            </w:rPr>
          </w:rPrChange>
        </w:rPr>
        <w:t xml:space="preserve">It is </w:t>
      </w:r>
      <w:r w:rsidR="00EF423B" w:rsidRPr="00223481">
        <w:rPr>
          <w:rFonts w:ascii="Verdana" w:hAnsi="Verdana"/>
          <w:lang w:val="en-GB"/>
          <w:rPrChange w:id="777" w:author="Gareth Harding" w:date="2025-07-09T10:21:00Z" w16du:dateUtc="2025-07-09T08:21:00Z">
            <w:rPr>
              <w:rFonts w:ascii="Verdana" w:hAnsi="Verdana"/>
            </w:rPr>
          </w:rPrChange>
        </w:rPr>
        <w:t>fishing</w:t>
      </w:r>
      <w:r w:rsidR="00856D1E" w:rsidRPr="00223481">
        <w:rPr>
          <w:rFonts w:ascii="Verdana" w:hAnsi="Verdana"/>
          <w:lang w:val="en-GB"/>
          <w:rPrChange w:id="778" w:author="Gareth Harding" w:date="2025-07-09T10:21:00Z" w16du:dateUtc="2025-07-09T08:21:00Z">
            <w:rPr>
              <w:rFonts w:ascii="Verdana" w:hAnsi="Verdana"/>
            </w:rPr>
          </w:rPrChange>
        </w:rPr>
        <w:t xml:space="preserve"> for a boot</w:t>
      </w:r>
      <w:del w:id="779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780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43DDE3CA" w14:textId="77777777" w:rsidR="00360E28" w:rsidRPr="00223481" w:rsidRDefault="00360E28">
      <w:pPr>
        <w:rPr>
          <w:rFonts w:ascii="Verdana" w:hAnsi="Verdana"/>
          <w:lang w:val="en-GB"/>
          <w:rPrChange w:id="781" w:author="Gareth Harding" w:date="2025-07-09T10:21:00Z" w16du:dateUtc="2025-07-09T08:21:00Z">
            <w:rPr>
              <w:rFonts w:ascii="Verdana" w:hAnsi="Verdana"/>
            </w:rPr>
          </w:rPrChange>
        </w:rPr>
        <w:pPrChange w:id="782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2E43749" w14:textId="5F5BE024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78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784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78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is the cow doing?</w:t>
      </w:r>
    </w:p>
    <w:p w14:paraId="4829BF5D" w14:textId="72633DA8" w:rsidR="002B6597" w:rsidRPr="00223481" w:rsidRDefault="002B6597">
      <w:pPr>
        <w:rPr>
          <w:rFonts w:ascii="Verdana" w:hAnsi="Verdana"/>
          <w:lang w:val="en-GB"/>
          <w:rPrChange w:id="786" w:author="Gareth Harding" w:date="2025-07-09T10:21:00Z" w16du:dateUtc="2025-07-09T08:21:00Z">
            <w:rPr>
              <w:rFonts w:ascii="Verdana" w:hAnsi="Verdana"/>
            </w:rPr>
          </w:rPrChange>
        </w:rPr>
        <w:pPrChange w:id="78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78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It is eating grass and moving its tail</w:t>
      </w:r>
      <w:del w:id="789" w:author="Gareth Harding" w:date="2025-07-09T10:55:00Z" w16du:dateUtc="2025-07-09T08:55:00Z">
        <w:r w:rsidRPr="00223481" w:rsidDel="00555108">
          <w:rPr>
            <w:rFonts w:ascii="Verdana" w:hAnsi="Verdana"/>
            <w:highlight w:val="yellow"/>
            <w:lang w:val="en-GB"/>
            <w:rPrChange w:id="790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49F3672" w14:textId="64414ED0" w:rsidR="002B6597" w:rsidRPr="00223481" w:rsidRDefault="002B6597">
      <w:pPr>
        <w:rPr>
          <w:rFonts w:ascii="Verdana" w:hAnsi="Verdana"/>
          <w:lang w:val="en-GB"/>
          <w:rPrChange w:id="791" w:author="Gareth Harding" w:date="2025-07-09T10:21:00Z" w16du:dateUtc="2025-07-09T08:21:00Z">
            <w:rPr>
              <w:rFonts w:ascii="Verdana" w:hAnsi="Verdana"/>
            </w:rPr>
          </w:rPrChange>
        </w:rPr>
        <w:pPrChange w:id="79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793" w:author="Gareth Harding" w:date="2025-07-09T10:21:00Z" w16du:dateUtc="2025-07-09T08:21:00Z">
            <w:rPr>
              <w:rFonts w:ascii="Verdana" w:hAnsi="Verdana"/>
            </w:rPr>
          </w:rPrChange>
        </w:rPr>
        <w:t>It is eating ice cream</w:t>
      </w:r>
      <w:del w:id="794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795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6AF856DA" w14:textId="38797A46" w:rsidR="002B6597" w:rsidRDefault="002B6597" w:rsidP="004D7559">
      <w:pPr>
        <w:rPr>
          <w:ins w:id="796" w:author="Gareth Harding" w:date="2025-07-09T17:36:00Z" w16du:dateUtc="2025-07-09T15:36:00Z"/>
          <w:rFonts w:ascii="Verdana" w:hAnsi="Verdana"/>
        </w:rPr>
      </w:pPr>
      <w:proofErr w:type="spellStart"/>
      <w:r w:rsidRPr="00F245C1">
        <w:rPr>
          <w:rFonts w:ascii="Verdana" w:hAnsi="Verdana"/>
        </w:rPr>
        <w:t>It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is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playing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basketball</w:t>
      </w:r>
      <w:proofErr w:type="spellEnd"/>
      <w:del w:id="797" w:author="Gareth Harding" w:date="2025-07-09T10:55:00Z" w16du:dateUtc="2025-07-09T08:55:00Z">
        <w:r w:rsidRPr="00F245C1" w:rsidDel="00555108">
          <w:rPr>
            <w:rFonts w:ascii="Verdana" w:hAnsi="Verdana"/>
          </w:rPr>
          <w:delText>.</w:delText>
        </w:r>
      </w:del>
    </w:p>
    <w:p w14:paraId="77C1DAC6" w14:textId="77777777" w:rsidR="00360E28" w:rsidRPr="00F245C1" w:rsidRDefault="00360E28">
      <w:pPr>
        <w:rPr>
          <w:rFonts w:ascii="Verdana" w:hAnsi="Verdana"/>
        </w:rPr>
        <w:pPrChange w:id="798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A9201E1" w14:textId="3C166E4C" w:rsidR="002B6597" w:rsidRPr="00223481" w:rsidRDefault="002B6597">
      <w:pPr>
        <w:pStyle w:val="Prrafodelista"/>
        <w:numPr>
          <w:ilvl w:val="0"/>
          <w:numId w:val="18"/>
        </w:numPr>
        <w:rPr>
          <w:rFonts w:ascii="Verdana" w:hAnsi="Verdana"/>
          <w:b/>
          <w:bCs/>
          <w:lang w:val="en-GB"/>
          <w:rPrChange w:id="79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800" w:author="Gareth Harding" w:date="2025-07-09T17:30:00Z" w16du:dateUtc="2025-07-09T15:30:00Z">
          <w:pPr>
            <w:pStyle w:val="Prrafodelista"/>
            <w:numPr>
              <w:numId w:val="18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80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What </w:t>
      </w:r>
      <w:r w:rsidR="00B755DB" w:rsidRPr="00223481">
        <w:rPr>
          <w:rFonts w:ascii="Verdana" w:hAnsi="Verdana"/>
          <w:b/>
          <w:bCs/>
          <w:lang w:val="en-GB"/>
          <w:rPrChange w:id="80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are </w:t>
      </w:r>
      <w:r w:rsidRPr="00223481">
        <w:rPr>
          <w:rFonts w:ascii="Verdana" w:hAnsi="Verdana"/>
          <w:b/>
          <w:bCs/>
          <w:lang w:val="en-GB"/>
          <w:rPrChange w:id="80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the hippo</w:t>
      </w:r>
      <w:r w:rsidR="00B755DB" w:rsidRPr="00223481">
        <w:rPr>
          <w:rFonts w:ascii="Verdana" w:hAnsi="Verdana"/>
          <w:b/>
          <w:bCs/>
          <w:lang w:val="en-GB"/>
          <w:rPrChange w:id="80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s</w:t>
      </w:r>
      <w:r w:rsidRPr="00223481">
        <w:rPr>
          <w:rFonts w:ascii="Verdana" w:hAnsi="Verdana"/>
          <w:b/>
          <w:bCs/>
          <w:lang w:val="en-GB"/>
          <w:rPrChange w:id="80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doing?</w:t>
      </w:r>
    </w:p>
    <w:p w14:paraId="1E5EB81B" w14:textId="27549ACF" w:rsidR="002B6597" w:rsidRPr="00223481" w:rsidRDefault="00B755DB">
      <w:pPr>
        <w:rPr>
          <w:rFonts w:ascii="Verdana" w:hAnsi="Verdana"/>
          <w:lang w:val="en-GB"/>
          <w:rPrChange w:id="806" w:author="Gareth Harding" w:date="2025-07-09T10:21:00Z" w16du:dateUtc="2025-07-09T08:21:00Z">
            <w:rPr>
              <w:rFonts w:ascii="Verdana" w:hAnsi="Verdana"/>
            </w:rPr>
          </w:rPrChange>
        </w:rPr>
        <w:pPrChange w:id="80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80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D</w:t>
      </w:r>
      <w:r w:rsidR="002B6597" w:rsidRPr="00223481">
        <w:rPr>
          <w:rFonts w:ascii="Verdana" w:hAnsi="Verdana"/>
          <w:highlight w:val="yellow"/>
          <w:lang w:val="en-GB"/>
          <w:rPrChange w:id="809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rinking water</w:t>
      </w:r>
      <w:del w:id="810" w:author="Gareth Harding" w:date="2025-07-09T10:55:00Z" w16du:dateUtc="2025-07-09T08:55:00Z">
        <w:r w:rsidR="002B6597" w:rsidRPr="00223481" w:rsidDel="00555108">
          <w:rPr>
            <w:rFonts w:ascii="Verdana" w:hAnsi="Verdana"/>
            <w:highlight w:val="yellow"/>
            <w:lang w:val="en-GB"/>
            <w:rPrChange w:id="811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32C9B375" w14:textId="73C3C6B2" w:rsidR="002B6597" w:rsidRPr="00223481" w:rsidRDefault="002B6597">
      <w:pPr>
        <w:rPr>
          <w:rFonts w:ascii="Verdana" w:hAnsi="Verdana"/>
          <w:lang w:val="en-GB"/>
          <w:rPrChange w:id="812" w:author="Gareth Harding" w:date="2025-07-09T10:21:00Z" w16du:dateUtc="2025-07-09T08:21:00Z">
            <w:rPr>
              <w:rFonts w:ascii="Verdana" w:hAnsi="Verdana"/>
            </w:rPr>
          </w:rPrChange>
        </w:rPr>
        <w:pPrChange w:id="81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14" w:author="Gareth Harding" w:date="2025-07-09T10:21:00Z" w16du:dateUtc="2025-07-09T08:21:00Z">
            <w:rPr>
              <w:rFonts w:ascii="Verdana" w:hAnsi="Verdana"/>
            </w:rPr>
          </w:rPrChange>
        </w:rPr>
        <w:t xml:space="preserve">Reading a </w:t>
      </w:r>
      <w:r w:rsidR="00C05C0A" w:rsidRPr="00223481">
        <w:rPr>
          <w:rFonts w:ascii="Verdana" w:hAnsi="Verdana"/>
          <w:lang w:val="en-GB"/>
          <w:rPrChange w:id="815" w:author="Gareth Harding" w:date="2025-07-09T10:21:00Z" w16du:dateUtc="2025-07-09T08:21:00Z">
            <w:rPr>
              <w:rFonts w:ascii="Verdana" w:hAnsi="Verdana"/>
            </w:rPr>
          </w:rPrChange>
        </w:rPr>
        <w:t>book</w:t>
      </w:r>
      <w:del w:id="816" w:author="Gareth Harding" w:date="2025-07-09T10:55:00Z" w16du:dateUtc="2025-07-09T08:55:00Z">
        <w:r w:rsidRPr="00223481" w:rsidDel="00555108">
          <w:rPr>
            <w:rFonts w:ascii="Verdana" w:hAnsi="Verdana"/>
            <w:lang w:val="en-GB"/>
            <w:rPrChange w:id="817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0749E19A" w14:textId="38AA9027" w:rsidR="009D2AD9" w:rsidRDefault="002B6597">
      <w:pPr>
        <w:rPr>
          <w:rFonts w:ascii="Verdana" w:hAnsi="Verdana"/>
        </w:rPr>
        <w:pPrChange w:id="81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</w:rPr>
        <w:t xml:space="preserve">Jumping </w:t>
      </w:r>
      <w:proofErr w:type="spellStart"/>
      <w:r w:rsidRPr="00F245C1">
        <w:rPr>
          <w:rFonts w:ascii="Verdana" w:hAnsi="Verdana"/>
        </w:rPr>
        <w:t>on</w:t>
      </w:r>
      <w:proofErr w:type="spellEnd"/>
      <w:r w:rsidRPr="00F245C1">
        <w:rPr>
          <w:rFonts w:ascii="Verdana" w:hAnsi="Verdana"/>
        </w:rPr>
        <w:t xml:space="preserve"> a </w:t>
      </w:r>
      <w:proofErr w:type="spellStart"/>
      <w:r w:rsidRPr="00F245C1">
        <w:rPr>
          <w:rFonts w:ascii="Verdana" w:hAnsi="Verdana"/>
        </w:rPr>
        <w:t>trampoline</w:t>
      </w:r>
      <w:proofErr w:type="spellEnd"/>
      <w:del w:id="819" w:author="Gareth Harding" w:date="2025-07-09T10:55:00Z" w16du:dateUtc="2025-07-09T08:55:00Z">
        <w:r w:rsidRPr="00F245C1" w:rsidDel="00555108">
          <w:rPr>
            <w:rFonts w:ascii="Verdana" w:hAnsi="Verdana"/>
          </w:rPr>
          <w:delText>.</w:delText>
        </w:r>
      </w:del>
    </w:p>
    <w:p w14:paraId="04124E42" w14:textId="77777777" w:rsidR="00855CB1" w:rsidRDefault="00855CB1" w:rsidP="004D7559">
      <w:pPr>
        <w:rPr>
          <w:ins w:id="820" w:author="Gareth Harding" w:date="2025-07-09T17:36:00Z" w16du:dateUtc="2025-07-09T15:36:00Z"/>
          <w:rFonts w:ascii="Verdana" w:hAnsi="Verdana"/>
        </w:rPr>
      </w:pPr>
    </w:p>
    <w:p w14:paraId="07457255" w14:textId="77777777" w:rsidR="00360E28" w:rsidRDefault="00360E28" w:rsidP="004D7559">
      <w:pPr>
        <w:rPr>
          <w:ins w:id="821" w:author="Gareth Harding" w:date="2025-07-09T17:36:00Z" w16du:dateUtc="2025-07-09T15:36:00Z"/>
          <w:rFonts w:ascii="Verdana" w:hAnsi="Verdana"/>
        </w:rPr>
      </w:pPr>
    </w:p>
    <w:p w14:paraId="4C2998D3" w14:textId="77777777" w:rsidR="00360E28" w:rsidRDefault="00360E28" w:rsidP="004D7559">
      <w:pPr>
        <w:rPr>
          <w:ins w:id="822" w:author="Gareth Harding" w:date="2025-07-09T17:36:00Z" w16du:dateUtc="2025-07-09T15:36:00Z"/>
          <w:rFonts w:ascii="Verdana" w:hAnsi="Verdana"/>
        </w:rPr>
      </w:pPr>
    </w:p>
    <w:p w14:paraId="00676763" w14:textId="77777777" w:rsidR="00360E28" w:rsidRPr="00F245C1" w:rsidRDefault="00360E28">
      <w:pPr>
        <w:rPr>
          <w:rFonts w:ascii="Verdana" w:hAnsi="Verdana"/>
        </w:rPr>
        <w:pPrChange w:id="82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FAB8EA1" w14:textId="6F87A631" w:rsidR="009D2AD9" w:rsidRPr="00855CB1" w:rsidRDefault="009D2AD9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</w:rPr>
        <w:pPrChange w:id="824" w:author="Gareth Harding" w:date="2025-07-09T17:36:00Z" w16du:dateUtc="2025-07-09T15:36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r w:rsidRPr="00F245C1">
        <w:rPr>
          <w:rFonts w:ascii="Verdana" w:hAnsi="Verdana"/>
          <w:b/>
          <w:bCs/>
          <w:color w:val="215E99" w:themeColor="text2" w:themeTint="BF"/>
        </w:rPr>
        <w:t xml:space="preserve">A </w:t>
      </w: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Fun</w:t>
      </w:r>
      <w:proofErr w:type="spellEnd"/>
      <w:del w:id="825" w:author="Gareth Harding" w:date="2025-07-09T10:38:00Z" w16du:dateUtc="2025-07-09T08:38:00Z">
        <w:r w:rsidRPr="00F245C1" w:rsidDel="00F17AA6">
          <w:rPr>
            <w:rFonts w:ascii="Verdana" w:hAnsi="Verdana"/>
            <w:b/>
            <w:bCs/>
            <w:color w:val="215E99" w:themeColor="text2" w:themeTint="BF"/>
          </w:rPr>
          <w:delText>ny</w:delText>
        </w:r>
      </w:del>
      <w:r w:rsidRPr="00F245C1">
        <w:rPr>
          <w:rFonts w:ascii="Verdana" w:hAnsi="Verdana"/>
          <w:b/>
          <w:bCs/>
          <w:color w:val="215E99" w:themeColor="text2" w:themeTint="BF"/>
        </w:rPr>
        <w:t xml:space="preserve"> Day </w:t>
      </w: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with</w:t>
      </w:r>
      <w:proofErr w:type="spellEnd"/>
      <w:r w:rsidRPr="00F245C1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Clothes</w:t>
      </w:r>
      <w:proofErr w:type="spellEnd"/>
    </w:p>
    <w:p w14:paraId="38F63C69" w14:textId="77777777" w:rsidR="00360E28" w:rsidRDefault="00360E28" w:rsidP="004D7559">
      <w:pPr>
        <w:rPr>
          <w:ins w:id="826" w:author="Gareth Harding" w:date="2025-07-09T17:37:00Z" w16du:dateUtc="2025-07-09T15:37:00Z"/>
          <w:rFonts w:ascii="Verdana" w:hAnsi="Verdana"/>
          <w:lang w:val="en-GB"/>
        </w:rPr>
      </w:pPr>
    </w:p>
    <w:p w14:paraId="538B8E3A" w14:textId="49BB7EA4" w:rsidR="009D2AD9" w:rsidRPr="00223481" w:rsidRDefault="009D2AD9">
      <w:pPr>
        <w:rPr>
          <w:rFonts w:ascii="Verdana" w:hAnsi="Verdana"/>
          <w:lang w:val="en-GB"/>
          <w:rPrChange w:id="827" w:author="Gareth Harding" w:date="2025-07-09T10:21:00Z" w16du:dateUtc="2025-07-09T08:21:00Z">
            <w:rPr>
              <w:rFonts w:ascii="Verdana" w:hAnsi="Verdana"/>
            </w:rPr>
          </w:rPrChange>
        </w:rPr>
        <w:pPrChange w:id="82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29" w:author="Gareth Harding" w:date="2025-07-09T10:21:00Z" w16du:dateUtc="2025-07-09T08:21:00Z">
            <w:rPr>
              <w:rFonts w:ascii="Verdana" w:hAnsi="Verdana"/>
            </w:rPr>
          </w:rPrChange>
        </w:rPr>
        <w:t>Today is dressing-up day at school!</w:t>
      </w:r>
    </w:p>
    <w:p w14:paraId="3AEF4DE4" w14:textId="7C94ABB5" w:rsidR="009D2AD9" w:rsidRPr="00223481" w:rsidRDefault="009D2AD9">
      <w:pPr>
        <w:rPr>
          <w:rFonts w:ascii="Verdana" w:hAnsi="Verdana"/>
          <w:lang w:val="en-GB"/>
          <w:rPrChange w:id="830" w:author="Gareth Harding" w:date="2025-07-09T10:21:00Z" w16du:dateUtc="2025-07-09T08:21:00Z">
            <w:rPr>
              <w:rFonts w:ascii="Verdana" w:hAnsi="Verdana"/>
            </w:rPr>
          </w:rPrChange>
        </w:rPr>
        <w:pPrChange w:id="83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32" w:author="Gareth Harding" w:date="2025-07-09T10:21:00Z" w16du:dateUtc="2025-07-09T08:21:00Z">
            <w:rPr>
              <w:rFonts w:ascii="Verdana" w:hAnsi="Verdana"/>
            </w:rPr>
          </w:rPrChange>
        </w:rPr>
        <w:t>We all wear funny clothes.</w:t>
      </w:r>
    </w:p>
    <w:p w14:paraId="16DC1D38" w14:textId="77777777" w:rsidR="009D2AD9" w:rsidRPr="00223481" w:rsidRDefault="009D2AD9">
      <w:pPr>
        <w:rPr>
          <w:rFonts w:ascii="Verdana" w:hAnsi="Verdana"/>
          <w:lang w:val="en-GB"/>
          <w:rPrChange w:id="833" w:author="Gareth Harding" w:date="2025-07-09T10:21:00Z" w16du:dateUtc="2025-07-09T08:21:00Z">
            <w:rPr>
              <w:rFonts w:ascii="Verdana" w:hAnsi="Verdana"/>
            </w:rPr>
          </w:rPrChange>
        </w:rPr>
        <w:pPrChange w:id="83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98BE791" w14:textId="77777777" w:rsidR="009D2AD9" w:rsidRPr="00223481" w:rsidRDefault="009D2AD9">
      <w:pPr>
        <w:rPr>
          <w:rFonts w:ascii="Verdana" w:hAnsi="Verdana"/>
          <w:lang w:val="en-GB"/>
          <w:rPrChange w:id="835" w:author="Gareth Harding" w:date="2025-07-09T10:21:00Z" w16du:dateUtc="2025-07-09T08:21:00Z">
            <w:rPr>
              <w:rFonts w:ascii="Verdana" w:hAnsi="Verdana"/>
            </w:rPr>
          </w:rPrChange>
        </w:rPr>
        <w:pPrChange w:id="83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37" w:author="Gareth Harding" w:date="2025-07-09T10:21:00Z" w16du:dateUtc="2025-07-09T08:21:00Z">
            <w:rPr>
              <w:rFonts w:ascii="Verdana" w:hAnsi="Verdana"/>
            </w:rPr>
          </w:rPrChange>
        </w:rPr>
        <w:t>Lola is wearing a black dress and red boots.</w:t>
      </w:r>
    </w:p>
    <w:p w14:paraId="573F60F1" w14:textId="1559B38E" w:rsidR="009D2AD9" w:rsidRPr="00223481" w:rsidRDefault="009D2AD9">
      <w:pPr>
        <w:rPr>
          <w:rFonts w:ascii="Verdana" w:hAnsi="Verdana"/>
          <w:lang w:val="en-GB"/>
          <w:rPrChange w:id="838" w:author="Gareth Harding" w:date="2025-07-09T10:21:00Z" w16du:dateUtc="2025-07-09T08:21:00Z">
            <w:rPr>
              <w:rFonts w:ascii="Verdana" w:hAnsi="Verdana"/>
            </w:rPr>
          </w:rPrChange>
        </w:rPr>
        <w:pPrChange w:id="83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40" w:author="Gareth Harding" w:date="2025-07-09T10:21:00Z" w16du:dateUtc="2025-07-09T08:21:00Z">
            <w:rPr>
              <w:rFonts w:ascii="Verdana" w:hAnsi="Verdana"/>
            </w:rPr>
          </w:rPrChange>
        </w:rPr>
        <w:t>Ben is wearing blue jeans, a green coat and yellow boots!</w:t>
      </w:r>
    </w:p>
    <w:p w14:paraId="3576F164" w14:textId="77777777" w:rsidR="009D2AD9" w:rsidRPr="00223481" w:rsidRDefault="009D2AD9">
      <w:pPr>
        <w:rPr>
          <w:rFonts w:ascii="Verdana" w:hAnsi="Verdana"/>
          <w:lang w:val="en-GB"/>
          <w:rPrChange w:id="841" w:author="Gareth Harding" w:date="2025-07-09T10:21:00Z" w16du:dateUtc="2025-07-09T08:21:00Z">
            <w:rPr>
              <w:rFonts w:ascii="Verdana" w:hAnsi="Verdana"/>
            </w:rPr>
          </w:rPrChange>
        </w:rPr>
        <w:pPrChange w:id="84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43" w:author="Gareth Harding" w:date="2025-07-09T10:21:00Z" w16du:dateUtc="2025-07-09T08:21:00Z">
            <w:rPr>
              <w:rFonts w:ascii="Verdana" w:hAnsi="Verdana"/>
            </w:rPr>
          </w:rPrChange>
        </w:rPr>
        <w:t>He looks very funny.</w:t>
      </w:r>
    </w:p>
    <w:p w14:paraId="2F175C20" w14:textId="77777777" w:rsidR="009D2AD9" w:rsidRPr="00223481" w:rsidRDefault="009D2AD9">
      <w:pPr>
        <w:rPr>
          <w:rFonts w:ascii="Verdana" w:hAnsi="Verdana"/>
          <w:lang w:val="en-GB"/>
          <w:rPrChange w:id="844" w:author="Gareth Harding" w:date="2025-07-09T10:21:00Z" w16du:dateUtc="2025-07-09T08:21:00Z">
            <w:rPr>
              <w:rFonts w:ascii="Verdana" w:hAnsi="Verdana"/>
            </w:rPr>
          </w:rPrChange>
        </w:rPr>
        <w:pPrChange w:id="84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E360673" w14:textId="77777777" w:rsidR="009D2AD9" w:rsidRPr="00223481" w:rsidRDefault="009D2AD9">
      <w:pPr>
        <w:rPr>
          <w:rFonts w:ascii="Verdana" w:hAnsi="Verdana"/>
          <w:lang w:val="en-GB"/>
          <w:rPrChange w:id="846" w:author="Gareth Harding" w:date="2025-07-09T10:21:00Z" w16du:dateUtc="2025-07-09T08:21:00Z">
            <w:rPr>
              <w:rFonts w:ascii="Verdana" w:hAnsi="Verdana"/>
            </w:rPr>
          </w:rPrChange>
        </w:rPr>
        <w:pPrChange w:id="84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48" w:author="Gareth Harding" w:date="2025-07-09T10:21:00Z" w16du:dateUtc="2025-07-09T08:21:00Z">
            <w:rPr>
              <w:rFonts w:ascii="Verdana" w:hAnsi="Verdana"/>
            </w:rPr>
          </w:rPrChange>
        </w:rPr>
        <w:t>I am wearing a purple shirt and green trousers.</w:t>
      </w:r>
    </w:p>
    <w:p w14:paraId="69A246E9" w14:textId="77777777" w:rsidR="009D2AD9" w:rsidRPr="00223481" w:rsidRDefault="009D2AD9">
      <w:pPr>
        <w:rPr>
          <w:rFonts w:ascii="Verdana" w:hAnsi="Verdana"/>
          <w:lang w:val="en-GB"/>
          <w:rPrChange w:id="849" w:author="Gareth Harding" w:date="2025-07-09T10:21:00Z" w16du:dateUtc="2025-07-09T08:21:00Z">
            <w:rPr>
              <w:rFonts w:ascii="Verdana" w:hAnsi="Verdana"/>
            </w:rPr>
          </w:rPrChange>
        </w:rPr>
        <w:pPrChange w:id="85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51" w:author="Gareth Harding" w:date="2025-07-09T10:21:00Z" w16du:dateUtc="2025-07-09T08:21:00Z">
            <w:rPr>
              <w:rFonts w:ascii="Verdana" w:hAnsi="Verdana"/>
            </w:rPr>
          </w:rPrChange>
        </w:rPr>
        <w:t>I also have brown shoes and a pink jumper.</w:t>
      </w:r>
    </w:p>
    <w:p w14:paraId="11875062" w14:textId="77777777" w:rsidR="009D2AD9" w:rsidRPr="00223481" w:rsidRDefault="009D2AD9">
      <w:pPr>
        <w:rPr>
          <w:rFonts w:ascii="Verdana" w:hAnsi="Verdana"/>
          <w:lang w:val="en-GB"/>
          <w:rPrChange w:id="852" w:author="Gareth Harding" w:date="2025-07-09T10:21:00Z" w16du:dateUtc="2025-07-09T08:21:00Z">
            <w:rPr>
              <w:rFonts w:ascii="Verdana" w:hAnsi="Verdana"/>
            </w:rPr>
          </w:rPrChange>
        </w:rPr>
        <w:pPrChange w:id="85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F237D1F" w14:textId="77777777" w:rsidR="009D2AD9" w:rsidRPr="00223481" w:rsidRDefault="009D2AD9">
      <w:pPr>
        <w:rPr>
          <w:rFonts w:ascii="Verdana" w:hAnsi="Verdana"/>
          <w:lang w:val="en-GB"/>
          <w:rPrChange w:id="854" w:author="Gareth Harding" w:date="2025-07-09T10:21:00Z" w16du:dateUtc="2025-07-09T08:21:00Z">
            <w:rPr>
              <w:rFonts w:ascii="Verdana" w:hAnsi="Verdana"/>
            </w:rPr>
          </w:rPrChange>
        </w:rPr>
        <w:pPrChange w:id="85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56" w:author="Gareth Harding" w:date="2025-07-09T10:21:00Z" w16du:dateUtc="2025-07-09T08:21:00Z">
            <w:rPr>
              <w:rFonts w:ascii="Verdana" w:hAnsi="Verdana"/>
            </w:rPr>
          </w:rPrChange>
        </w:rPr>
        <w:t>My teacher is wearing an orange dress and a white coat.</w:t>
      </w:r>
    </w:p>
    <w:p w14:paraId="5F83C69B" w14:textId="77777777" w:rsidR="009D2AD9" w:rsidRPr="00223481" w:rsidRDefault="009D2AD9">
      <w:pPr>
        <w:rPr>
          <w:rFonts w:ascii="Verdana" w:hAnsi="Verdana"/>
          <w:lang w:val="en-GB"/>
          <w:rPrChange w:id="857" w:author="Gareth Harding" w:date="2025-07-09T10:21:00Z" w16du:dateUtc="2025-07-09T08:21:00Z">
            <w:rPr>
              <w:rFonts w:ascii="Verdana" w:hAnsi="Verdana"/>
            </w:rPr>
          </w:rPrChange>
        </w:rPr>
        <w:pPrChange w:id="85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59" w:author="Gareth Harding" w:date="2025-07-09T10:21:00Z" w16du:dateUtc="2025-07-09T08:21:00Z">
            <w:rPr>
              <w:rFonts w:ascii="Verdana" w:hAnsi="Verdana"/>
            </w:rPr>
          </w:rPrChange>
        </w:rPr>
        <w:t>Wow! She looks like a snowman!</w:t>
      </w:r>
    </w:p>
    <w:p w14:paraId="5D6718ED" w14:textId="77777777" w:rsidR="009D2AD9" w:rsidRPr="00223481" w:rsidRDefault="009D2AD9">
      <w:pPr>
        <w:rPr>
          <w:rFonts w:ascii="Verdana" w:hAnsi="Verdana"/>
          <w:lang w:val="en-GB"/>
          <w:rPrChange w:id="860" w:author="Gareth Harding" w:date="2025-07-09T10:21:00Z" w16du:dateUtc="2025-07-09T08:21:00Z">
            <w:rPr>
              <w:rFonts w:ascii="Verdana" w:hAnsi="Verdana"/>
            </w:rPr>
          </w:rPrChange>
        </w:rPr>
        <w:pPrChange w:id="86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7341629" w14:textId="77777777" w:rsidR="009D2AD9" w:rsidRPr="00223481" w:rsidRDefault="009D2AD9">
      <w:pPr>
        <w:rPr>
          <w:rFonts w:ascii="Verdana" w:hAnsi="Verdana"/>
          <w:lang w:val="en-GB"/>
          <w:rPrChange w:id="862" w:author="Gareth Harding" w:date="2025-07-09T10:21:00Z" w16du:dateUtc="2025-07-09T08:21:00Z">
            <w:rPr>
              <w:rFonts w:ascii="Verdana" w:hAnsi="Verdana"/>
            </w:rPr>
          </w:rPrChange>
        </w:rPr>
        <w:pPrChange w:id="86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64" w:author="Gareth Harding" w:date="2025-07-09T10:21:00Z" w16du:dateUtc="2025-07-09T08:21:00Z">
            <w:rPr>
              <w:rFonts w:ascii="Verdana" w:hAnsi="Verdana"/>
            </w:rPr>
          </w:rPrChange>
        </w:rPr>
        <w:t>We all laugh and take pictures.</w:t>
      </w:r>
    </w:p>
    <w:p w14:paraId="67860EC5" w14:textId="719BC78F" w:rsidR="009D2AD9" w:rsidRPr="00223481" w:rsidRDefault="009D2AD9">
      <w:pPr>
        <w:rPr>
          <w:rFonts w:ascii="Verdana" w:hAnsi="Verdana"/>
          <w:lang w:val="en-GB"/>
          <w:rPrChange w:id="865" w:author="Gareth Harding" w:date="2025-07-09T10:21:00Z" w16du:dateUtc="2025-07-09T08:21:00Z">
            <w:rPr>
              <w:rFonts w:ascii="Verdana" w:hAnsi="Verdana"/>
            </w:rPr>
          </w:rPrChange>
        </w:rPr>
        <w:pPrChange w:id="86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67" w:author="Gareth Harding" w:date="2025-07-09T10:21:00Z" w16du:dateUtc="2025-07-09T08:21:00Z">
            <w:rPr>
              <w:rFonts w:ascii="Verdana" w:hAnsi="Verdana"/>
            </w:rPr>
          </w:rPrChange>
        </w:rPr>
        <w:t>It is a very fun day!</w:t>
      </w:r>
    </w:p>
    <w:p w14:paraId="1A0A19E6" w14:textId="77777777" w:rsidR="009D2AD9" w:rsidRPr="00223481" w:rsidRDefault="009D2AD9">
      <w:pPr>
        <w:rPr>
          <w:rFonts w:ascii="Verdana" w:hAnsi="Verdana"/>
          <w:lang w:val="en-GB"/>
          <w:rPrChange w:id="868" w:author="Gareth Harding" w:date="2025-07-09T10:21:00Z" w16du:dateUtc="2025-07-09T08:21:00Z">
            <w:rPr>
              <w:rFonts w:ascii="Verdana" w:hAnsi="Verdana"/>
            </w:rPr>
          </w:rPrChange>
        </w:rPr>
        <w:pPrChange w:id="86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BBD529D" w14:textId="77777777" w:rsidR="00B01E43" w:rsidRPr="00F245C1" w:rsidRDefault="00B01E43" w:rsidP="004D7559">
      <w:pPr>
        <w:adjustRightInd w:val="0"/>
        <w:snapToGrid w:val="0"/>
        <w:rPr>
          <w:rFonts w:ascii="Verdana" w:hAnsi="Verdana"/>
          <w:b/>
          <w:bCs/>
          <w:color w:val="00B050"/>
        </w:rPr>
      </w:pPr>
      <w:proofErr w:type="spellStart"/>
      <w:r w:rsidRPr="00F245C1">
        <w:rPr>
          <w:rFonts w:ascii="Verdana" w:hAnsi="Verdana"/>
          <w:b/>
          <w:bCs/>
          <w:color w:val="00B050"/>
        </w:rPr>
        <w:t>Comprehension</w:t>
      </w:r>
      <w:proofErr w:type="spellEnd"/>
      <w:r w:rsidRPr="00F245C1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00B050"/>
        </w:rPr>
        <w:t>Questions</w:t>
      </w:r>
      <w:proofErr w:type="spellEnd"/>
    </w:p>
    <w:p w14:paraId="59F8F4D2" w14:textId="77777777" w:rsidR="00B01E43" w:rsidRPr="00B01E43" w:rsidRDefault="00B01E43">
      <w:pPr>
        <w:rPr>
          <w:rFonts w:ascii="Verdana" w:hAnsi="Verdana"/>
        </w:rPr>
        <w:pPrChange w:id="870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C4414FC" w14:textId="77777777" w:rsidR="00B01E43" w:rsidRPr="00223481" w:rsidRDefault="00B01E43">
      <w:pPr>
        <w:pStyle w:val="Prrafodelista"/>
        <w:numPr>
          <w:ilvl w:val="0"/>
          <w:numId w:val="20"/>
        </w:numPr>
        <w:rPr>
          <w:rFonts w:ascii="Verdana" w:hAnsi="Verdana"/>
          <w:b/>
          <w:bCs/>
          <w:lang w:val="en-GB"/>
          <w:rPrChange w:id="87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872" w:author="Gareth Harding" w:date="2025-07-09T17:30:00Z" w16du:dateUtc="2025-07-09T15:30:00Z">
          <w:pPr>
            <w:pStyle w:val="Prrafodelista"/>
            <w:numPr>
              <w:numId w:val="20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87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Who is wearing red boots?</w:t>
      </w:r>
    </w:p>
    <w:p w14:paraId="1AE5CF68" w14:textId="25BB2055" w:rsidR="00B01E43" w:rsidRPr="00B01E43" w:rsidRDefault="00B01E43">
      <w:pPr>
        <w:rPr>
          <w:rFonts w:ascii="Verdana" w:hAnsi="Verdana"/>
          <w:highlight w:val="yellow"/>
        </w:rPr>
        <w:pPrChange w:id="87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B01E43">
        <w:rPr>
          <w:rFonts w:ascii="Verdana" w:hAnsi="Verdana"/>
          <w:highlight w:val="yellow"/>
        </w:rPr>
        <w:t>Lola</w:t>
      </w:r>
      <w:del w:id="875" w:author="Gareth Harding" w:date="2025-07-09T10:55:00Z" w16du:dateUtc="2025-07-09T08:55:00Z">
        <w:r w:rsidRPr="00B01E43" w:rsidDel="00555108">
          <w:rPr>
            <w:rFonts w:ascii="Verdana" w:hAnsi="Verdana"/>
            <w:highlight w:val="yellow"/>
          </w:rPr>
          <w:delText>.</w:delText>
        </w:r>
      </w:del>
    </w:p>
    <w:p w14:paraId="7D5283AC" w14:textId="18246E60" w:rsidR="00B01E43" w:rsidRPr="00B01E43" w:rsidRDefault="00B01E43">
      <w:pPr>
        <w:rPr>
          <w:rFonts w:ascii="Verdana" w:hAnsi="Verdana"/>
        </w:rPr>
        <w:pPrChange w:id="87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B01E43">
        <w:rPr>
          <w:rFonts w:ascii="Verdana" w:hAnsi="Verdana"/>
        </w:rPr>
        <w:t xml:space="preserve">A </w:t>
      </w:r>
      <w:proofErr w:type="spellStart"/>
      <w:r w:rsidRPr="00B01E43">
        <w:rPr>
          <w:rFonts w:ascii="Verdana" w:hAnsi="Verdana"/>
        </w:rPr>
        <w:t>penguin</w:t>
      </w:r>
      <w:proofErr w:type="spellEnd"/>
      <w:del w:id="877" w:author="Gareth Harding" w:date="2025-07-09T10:55:00Z" w16du:dateUtc="2025-07-09T08:55:00Z">
        <w:r w:rsidRPr="00B01E43" w:rsidDel="00555108">
          <w:rPr>
            <w:rFonts w:ascii="Verdana" w:hAnsi="Verdana"/>
          </w:rPr>
          <w:delText>.</w:delText>
        </w:r>
      </w:del>
    </w:p>
    <w:p w14:paraId="619254D8" w14:textId="774DB731" w:rsidR="00B01E43" w:rsidRDefault="00B01E43" w:rsidP="004D7559">
      <w:pPr>
        <w:rPr>
          <w:ins w:id="878" w:author="Gareth Harding" w:date="2025-07-09T17:37:00Z" w16du:dateUtc="2025-07-09T15:37:00Z"/>
          <w:rFonts w:ascii="Verdana" w:hAnsi="Verdana"/>
        </w:rPr>
      </w:pPr>
      <w:r w:rsidRPr="00B01E43">
        <w:rPr>
          <w:rFonts w:ascii="Verdana" w:hAnsi="Verdana"/>
        </w:rPr>
        <w:t>Ben</w:t>
      </w:r>
      <w:del w:id="879" w:author="Gareth Harding" w:date="2025-07-09T10:56:00Z" w16du:dateUtc="2025-07-09T08:56:00Z">
        <w:r w:rsidRPr="00B01E43" w:rsidDel="00555108">
          <w:rPr>
            <w:rFonts w:ascii="Verdana" w:hAnsi="Verdana"/>
          </w:rPr>
          <w:delText>.</w:delText>
        </w:r>
      </w:del>
    </w:p>
    <w:p w14:paraId="038B61BC" w14:textId="77777777" w:rsidR="00360E28" w:rsidRPr="00B01E43" w:rsidRDefault="00360E28">
      <w:pPr>
        <w:rPr>
          <w:rFonts w:ascii="Verdana" w:hAnsi="Verdana"/>
        </w:rPr>
        <w:pPrChange w:id="880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5CDC9F2" w14:textId="77777777" w:rsidR="00B01E43" w:rsidRPr="00223481" w:rsidRDefault="00B01E43">
      <w:pPr>
        <w:pStyle w:val="Prrafodelista"/>
        <w:numPr>
          <w:ilvl w:val="0"/>
          <w:numId w:val="20"/>
        </w:numPr>
        <w:rPr>
          <w:rFonts w:ascii="Verdana" w:hAnsi="Verdana"/>
          <w:b/>
          <w:bCs/>
          <w:lang w:val="en-GB"/>
          <w:rPrChange w:id="88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882" w:author="Gareth Harding" w:date="2025-07-09T17:30:00Z" w16du:dateUtc="2025-07-09T15:30:00Z">
          <w:pPr>
            <w:pStyle w:val="Prrafodelista"/>
            <w:numPr>
              <w:numId w:val="20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88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colour are Ben’s boots?</w:t>
      </w:r>
    </w:p>
    <w:p w14:paraId="02C91CD6" w14:textId="171AE30B" w:rsidR="00B01E43" w:rsidRPr="00223481" w:rsidRDefault="00B01E43">
      <w:pPr>
        <w:rPr>
          <w:rFonts w:ascii="Verdana" w:hAnsi="Verdana"/>
          <w:highlight w:val="yellow"/>
          <w:lang w:val="en-GB"/>
          <w:rPrChange w:id="88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pPrChange w:id="88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886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Yellow</w:t>
      </w:r>
      <w:del w:id="887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888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8640200" w14:textId="4AE267DD" w:rsidR="00B01E43" w:rsidRPr="00223481" w:rsidRDefault="00B01E43">
      <w:pPr>
        <w:rPr>
          <w:rFonts w:ascii="Verdana" w:hAnsi="Verdana"/>
          <w:lang w:val="en-GB"/>
          <w:rPrChange w:id="889" w:author="Gareth Harding" w:date="2025-07-09T10:21:00Z" w16du:dateUtc="2025-07-09T08:21:00Z">
            <w:rPr>
              <w:rFonts w:ascii="Verdana" w:hAnsi="Verdana"/>
            </w:rPr>
          </w:rPrChange>
        </w:rPr>
        <w:pPrChange w:id="89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891" w:author="Gareth Harding" w:date="2025-07-09T10:21:00Z" w16du:dateUtc="2025-07-09T08:21:00Z">
            <w:rPr>
              <w:rFonts w:ascii="Verdana" w:hAnsi="Verdana"/>
            </w:rPr>
          </w:rPrChange>
        </w:rPr>
        <w:t>Blue and pink</w:t>
      </w:r>
      <w:del w:id="892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893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FADA60D" w14:textId="6A116584" w:rsidR="00B01E43" w:rsidRDefault="00B01E43" w:rsidP="004D7559">
      <w:pPr>
        <w:rPr>
          <w:ins w:id="894" w:author="Gareth Harding" w:date="2025-07-09T17:37:00Z" w16du:dateUtc="2025-07-09T15:37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895" w:author="Gareth Harding" w:date="2025-07-09T10:21:00Z" w16du:dateUtc="2025-07-09T08:21:00Z">
            <w:rPr>
              <w:rFonts w:ascii="Verdana" w:hAnsi="Verdana"/>
            </w:rPr>
          </w:rPrChange>
        </w:rPr>
        <w:t>He has no boots!</w:t>
      </w:r>
    </w:p>
    <w:p w14:paraId="177BAEBB" w14:textId="77777777" w:rsidR="00360E28" w:rsidRPr="00223481" w:rsidRDefault="00360E28">
      <w:pPr>
        <w:rPr>
          <w:rFonts w:ascii="Verdana" w:hAnsi="Verdana"/>
          <w:lang w:val="en-GB"/>
          <w:rPrChange w:id="896" w:author="Gareth Harding" w:date="2025-07-09T10:21:00Z" w16du:dateUtc="2025-07-09T08:21:00Z">
            <w:rPr>
              <w:rFonts w:ascii="Verdana" w:hAnsi="Verdana"/>
            </w:rPr>
          </w:rPrChange>
        </w:rPr>
        <w:pPrChange w:id="89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3C80848" w14:textId="77777777" w:rsidR="00B01E43" w:rsidRPr="00223481" w:rsidRDefault="00B01E43">
      <w:pPr>
        <w:pStyle w:val="Prrafodelista"/>
        <w:numPr>
          <w:ilvl w:val="0"/>
          <w:numId w:val="20"/>
        </w:numPr>
        <w:rPr>
          <w:rFonts w:ascii="Verdana" w:hAnsi="Verdana"/>
          <w:b/>
          <w:bCs/>
          <w:lang w:val="en-GB"/>
          <w:rPrChange w:id="89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899" w:author="Gareth Harding" w:date="2025-07-09T17:30:00Z" w16du:dateUtc="2025-07-09T15:30:00Z">
          <w:pPr>
            <w:pStyle w:val="Prrafodelista"/>
            <w:numPr>
              <w:numId w:val="20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90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is the teacher wearing?</w:t>
      </w:r>
    </w:p>
    <w:p w14:paraId="1BF2778B" w14:textId="284B10CD" w:rsidR="00B01E43" w:rsidRPr="00223481" w:rsidRDefault="00B01E43">
      <w:pPr>
        <w:rPr>
          <w:rFonts w:ascii="Verdana" w:hAnsi="Verdana"/>
          <w:highlight w:val="yellow"/>
          <w:lang w:val="en-GB"/>
          <w:rPrChange w:id="901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pPrChange w:id="90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903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An orange dress and a white coat</w:t>
      </w:r>
      <w:del w:id="904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905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3FE0CA9D" w14:textId="3122ADD4" w:rsidR="00B01E43" w:rsidRPr="00223481" w:rsidRDefault="00B01E43">
      <w:pPr>
        <w:rPr>
          <w:rFonts w:ascii="Verdana" w:hAnsi="Verdana"/>
          <w:lang w:val="en-GB"/>
          <w:rPrChange w:id="906" w:author="Gareth Harding" w:date="2025-07-09T10:21:00Z" w16du:dateUtc="2025-07-09T08:21:00Z">
            <w:rPr>
              <w:rFonts w:ascii="Verdana" w:hAnsi="Verdana"/>
            </w:rPr>
          </w:rPrChange>
        </w:rPr>
        <w:pPrChange w:id="90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908" w:author="Gareth Harding" w:date="2025-07-09T10:21:00Z" w16du:dateUtc="2025-07-09T08:21:00Z">
            <w:rPr>
              <w:rFonts w:ascii="Verdana" w:hAnsi="Verdana"/>
            </w:rPr>
          </w:rPrChange>
        </w:rPr>
        <w:t>A swimsuit and sunglasses</w:t>
      </w:r>
      <w:del w:id="909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10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DC9CEF0" w14:textId="2EE30848" w:rsidR="00B01E43" w:rsidRDefault="00B01E43" w:rsidP="004D7559">
      <w:pPr>
        <w:rPr>
          <w:ins w:id="911" w:author="Gareth Harding" w:date="2025-07-09T17:37:00Z" w16du:dateUtc="2025-07-09T15:37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912" w:author="Gareth Harding" w:date="2025-07-09T10:21:00Z" w16du:dateUtc="2025-07-09T08:21:00Z">
            <w:rPr>
              <w:rFonts w:ascii="Verdana" w:hAnsi="Verdana"/>
            </w:rPr>
          </w:rPrChange>
        </w:rPr>
        <w:t>A black dress and red shoes</w:t>
      </w:r>
      <w:del w:id="913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14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59FF9D1E" w14:textId="77777777" w:rsidR="00360E28" w:rsidRPr="00223481" w:rsidRDefault="00360E28">
      <w:pPr>
        <w:rPr>
          <w:rFonts w:ascii="Verdana" w:hAnsi="Verdana"/>
          <w:lang w:val="en-GB"/>
          <w:rPrChange w:id="915" w:author="Gareth Harding" w:date="2025-07-09T10:21:00Z" w16du:dateUtc="2025-07-09T08:21:00Z">
            <w:rPr>
              <w:rFonts w:ascii="Verdana" w:hAnsi="Verdana"/>
            </w:rPr>
          </w:rPrChange>
        </w:rPr>
        <w:pPrChange w:id="91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214A83A" w14:textId="77777777" w:rsidR="00B01E43" w:rsidRPr="00223481" w:rsidRDefault="00B01E43">
      <w:pPr>
        <w:pStyle w:val="Prrafodelista"/>
        <w:numPr>
          <w:ilvl w:val="0"/>
          <w:numId w:val="20"/>
        </w:numPr>
        <w:rPr>
          <w:rFonts w:ascii="Verdana" w:hAnsi="Verdana"/>
          <w:b/>
          <w:bCs/>
          <w:lang w:val="en-GB"/>
          <w:rPrChange w:id="91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918" w:author="Gareth Harding" w:date="2025-07-09T17:30:00Z" w16du:dateUtc="2025-07-09T15:30:00Z">
          <w:pPr>
            <w:pStyle w:val="Prrafodelista"/>
            <w:numPr>
              <w:numId w:val="20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91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does the teacher look like?</w:t>
      </w:r>
    </w:p>
    <w:p w14:paraId="5D868725" w14:textId="6D3AAD1E" w:rsidR="00B01E43" w:rsidRPr="00223481" w:rsidRDefault="00B01E43">
      <w:pPr>
        <w:rPr>
          <w:rFonts w:ascii="Verdana" w:hAnsi="Verdana"/>
          <w:lang w:val="en-GB"/>
          <w:rPrChange w:id="920" w:author="Gareth Harding" w:date="2025-07-09T10:21:00Z" w16du:dateUtc="2025-07-09T08:21:00Z">
            <w:rPr>
              <w:rFonts w:ascii="Verdana" w:hAnsi="Verdana"/>
            </w:rPr>
          </w:rPrChange>
        </w:rPr>
        <w:pPrChange w:id="92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92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A snowman</w:t>
      </w:r>
      <w:del w:id="923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924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CFB7AA0" w14:textId="3D3AC4C4" w:rsidR="00B01E43" w:rsidRPr="00223481" w:rsidRDefault="00B01E43">
      <w:pPr>
        <w:rPr>
          <w:rFonts w:ascii="Verdana" w:hAnsi="Verdana"/>
          <w:lang w:val="en-GB"/>
          <w:rPrChange w:id="925" w:author="Gareth Harding" w:date="2025-07-09T10:21:00Z" w16du:dateUtc="2025-07-09T08:21:00Z">
            <w:rPr>
              <w:rFonts w:ascii="Verdana" w:hAnsi="Verdana"/>
            </w:rPr>
          </w:rPrChange>
        </w:rPr>
        <w:pPrChange w:id="92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927" w:author="Gareth Harding" w:date="2025-07-09T10:21:00Z" w16du:dateUtc="2025-07-09T08:21:00Z">
            <w:rPr>
              <w:rFonts w:ascii="Verdana" w:hAnsi="Verdana"/>
            </w:rPr>
          </w:rPrChange>
        </w:rPr>
        <w:t>A tiger</w:t>
      </w:r>
      <w:del w:id="928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2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69BF9FC" w14:textId="52B7AFBE" w:rsidR="00B01E43" w:rsidRDefault="00B01E43" w:rsidP="004D7559">
      <w:pPr>
        <w:rPr>
          <w:ins w:id="930" w:author="Gareth Harding" w:date="2025-07-09T17:37:00Z" w16du:dateUtc="2025-07-09T15:37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931" w:author="Gareth Harding" w:date="2025-07-09T10:21:00Z" w16du:dateUtc="2025-07-09T08:21:00Z">
            <w:rPr>
              <w:rFonts w:ascii="Verdana" w:hAnsi="Verdana"/>
            </w:rPr>
          </w:rPrChange>
        </w:rPr>
        <w:t>A flying superhero</w:t>
      </w:r>
      <w:del w:id="932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33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B7B9DAF" w14:textId="77777777" w:rsidR="00360E28" w:rsidRPr="00223481" w:rsidRDefault="00360E28">
      <w:pPr>
        <w:rPr>
          <w:rFonts w:ascii="Verdana" w:hAnsi="Verdana"/>
          <w:lang w:val="en-GB"/>
          <w:rPrChange w:id="934" w:author="Gareth Harding" w:date="2025-07-09T10:21:00Z" w16du:dateUtc="2025-07-09T08:21:00Z">
            <w:rPr>
              <w:rFonts w:ascii="Verdana" w:hAnsi="Verdana"/>
            </w:rPr>
          </w:rPrChange>
        </w:rPr>
        <w:pPrChange w:id="93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8D1F251" w14:textId="77777777" w:rsidR="00B01E43" w:rsidRPr="00223481" w:rsidRDefault="00B01E43">
      <w:pPr>
        <w:pStyle w:val="Prrafodelista"/>
        <w:numPr>
          <w:ilvl w:val="0"/>
          <w:numId w:val="20"/>
        </w:numPr>
        <w:rPr>
          <w:rFonts w:ascii="Verdana" w:hAnsi="Verdana"/>
          <w:b/>
          <w:bCs/>
          <w:lang w:val="en-GB"/>
          <w:rPrChange w:id="93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937" w:author="Gareth Harding" w:date="2025-07-09T17:30:00Z" w16du:dateUtc="2025-07-09T15:30:00Z">
          <w:pPr>
            <w:pStyle w:val="Prrafodelista"/>
            <w:numPr>
              <w:numId w:val="20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93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colour is the narrator’s jumper?</w:t>
      </w:r>
    </w:p>
    <w:p w14:paraId="3949E8FD" w14:textId="11194035" w:rsidR="00B01E43" w:rsidRPr="00223481" w:rsidRDefault="00B01E43">
      <w:pPr>
        <w:rPr>
          <w:rFonts w:ascii="Verdana" w:hAnsi="Verdana"/>
          <w:highlight w:val="yellow"/>
          <w:lang w:val="en-GB"/>
          <w:rPrChange w:id="939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pPrChange w:id="94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941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Pink</w:t>
      </w:r>
      <w:del w:id="942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943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637C0A66" w14:textId="13272A84" w:rsidR="00B01E43" w:rsidRPr="00223481" w:rsidRDefault="00B01E43">
      <w:pPr>
        <w:rPr>
          <w:rFonts w:ascii="Verdana" w:hAnsi="Verdana"/>
          <w:lang w:val="en-GB"/>
          <w:rPrChange w:id="944" w:author="Gareth Harding" w:date="2025-07-09T10:21:00Z" w16du:dateUtc="2025-07-09T08:21:00Z">
            <w:rPr>
              <w:rFonts w:ascii="Verdana" w:hAnsi="Verdana"/>
            </w:rPr>
          </w:rPrChange>
        </w:rPr>
        <w:pPrChange w:id="94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946" w:author="Gareth Harding" w:date="2025-07-09T10:21:00Z" w16du:dateUtc="2025-07-09T08:21:00Z">
            <w:rPr>
              <w:rFonts w:ascii="Verdana" w:hAnsi="Verdana"/>
            </w:rPr>
          </w:rPrChange>
        </w:rPr>
        <w:t>Rainbow</w:t>
      </w:r>
      <w:del w:id="947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48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8A7D8C0" w14:textId="73E6FD56" w:rsidR="00B01E43" w:rsidRDefault="00B01E43" w:rsidP="004D7559">
      <w:pPr>
        <w:rPr>
          <w:ins w:id="949" w:author="Gareth Harding" w:date="2025-07-09T17:37:00Z" w16du:dateUtc="2025-07-09T15:37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950" w:author="Gareth Harding" w:date="2025-07-09T10:21:00Z" w16du:dateUtc="2025-07-09T08:21:00Z">
            <w:rPr>
              <w:rFonts w:ascii="Verdana" w:hAnsi="Verdana"/>
            </w:rPr>
          </w:rPrChange>
        </w:rPr>
        <w:t>Yellow with green dots</w:t>
      </w:r>
      <w:del w:id="951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52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1118702" w14:textId="77777777" w:rsidR="00360E28" w:rsidRPr="00223481" w:rsidRDefault="00360E28">
      <w:pPr>
        <w:rPr>
          <w:rFonts w:ascii="Verdana" w:hAnsi="Verdana"/>
          <w:lang w:val="en-GB"/>
          <w:rPrChange w:id="953" w:author="Gareth Harding" w:date="2025-07-09T10:21:00Z" w16du:dateUtc="2025-07-09T08:21:00Z">
            <w:rPr>
              <w:rFonts w:ascii="Verdana" w:hAnsi="Verdana"/>
            </w:rPr>
          </w:rPrChange>
        </w:rPr>
        <w:pPrChange w:id="95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A331497" w14:textId="77777777" w:rsidR="00B01E43" w:rsidRPr="00223481" w:rsidRDefault="00B01E43">
      <w:pPr>
        <w:pStyle w:val="Prrafodelista"/>
        <w:numPr>
          <w:ilvl w:val="0"/>
          <w:numId w:val="20"/>
        </w:numPr>
        <w:rPr>
          <w:rFonts w:ascii="Verdana" w:hAnsi="Verdana"/>
          <w:b/>
          <w:bCs/>
          <w:lang w:val="en-GB"/>
          <w:rPrChange w:id="95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956" w:author="Gareth Harding" w:date="2025-07-09T17:30:00Z" w16du:dateUtc="2025-07-09T15:30:00Z">
          <w:pPr>
            <w:pStyle w:val="Prrafodelista"/>
            <w:numPr>
              <w:numId w:val="20"/>
            </w:numPr>
            <w:spacing w:before="100" w:beforeAutospacing="1" w:after="100" w:afterAutospacing="1"/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95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colour are the narrator’s trousers?</w:t>
      </w:r>
    </w:p>
    <w:p w14:paraId="24A9D2B4" w14:textId="4DF7AD9F" w:rsidR="00B01E43" w:rsidRPr="00223481" w:rsidRDefault="00B01E43">
      <w:pPr>
        <w:rPr>
          <w:rFonts w:ascii="Verdana" w:hAnsi="Verdana"/>
          <w:highlight w:val="yellow"/>
          <w:lang w:val="en-GB"/>
          <w:rPrChange w:id="95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pPrChange w:id="95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960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Green</w:t>
      </w:r>
      <w:del w:id="961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962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20501CF" w14:textId="10E11643" w:rsidR="00B01E43" w:rsidRPr="00223481" w:rsidRDefault="00B01E43">
      <w:pPr>
        <w:rPr>
          <w:rFonts w:ascii="Verdana" w:hAnsi="Verdana"/>
          <w:lang w:val="en-GB"/>
          <w:rPrChange w:id="963" w:author="Gareth Harding" w:date="2025-07-09T10:21:00Z" w16du:dateUtc="2025-07-09T08:21:00Z">
            <w:rPr>
              <w:rFonts w:ascii="Verdana" w:hAnsi="Verdana"/>
            </w:rPr>
          </w:rPrChange>
        </w:rPr>
        <w:pPrChange w:id="96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965" w:author="Gareth Harding" w:date="2025-07-09T10:21:00Z" w16du:dateUtc="2025-07-09T08:21:00Z">
            <w:rPr>
              <w:rFonts w:ascii="Verdana" w:hAnsi="Verdana"/>
            </w:rPr>
          </w:rPrChange>
        </w:rPr>
        <w:t>Purple and orange</w:t>
      </w:r>
      <w:del w:id="966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67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5232171" w14:textId="2DED4AA3" w:rsidR="00B01E43" w:rsidRDefault="00B01E43" w:rsidP="004D7559">
      <w:pPr>
        <w:rPr>
          <w:ins w:id="968" w:author="Gareth Harding" w:date="2025-07-09T17:37:00Z" w16du:dateUtc="2025-07-09T15:37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969" w:author="Gareth Harding" w:date="2025-07-09T10:21:00Z" w16du:dateUtc="2025-07-09T08:21:00Z">
            <w:rPr>
              <w:rFonts w:ascii="Verdana" w:hAnsi="Verdana"/>
            </w:rPr>
          </w:rPrChange>
        </w:rPr>
        <w:t>Transparent</w:t>
      </w:r>
      <w:del w:id="970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971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DA3B35A" w14:textId="77777777" w:rsidR="00360E28" w:rsidRPr="00223481" w:rsidRDefault="00360E28">
      <w:pPr>
        <w:rPr>
          <w:rFonts w:ascii="Verdana" w:hAnsi="Verdana"/>
          <w:lang w:val="en-GB"/>
          <w:rPrChange w:id="972" w:author="Gareth Harding" w:date="2025-07-09T10:21:00Z" w16du:dateUtc="2025-07-09T08:21:00Z">
            <w:rPr>
              <w:rFonts w:ascii="Verdana" w:hAnsi="Verdana"/>
            </w:rPr>
          </w:rPrChange>
        </w:rPr>
        <w:pPrChange w:id="97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FC6AB38" w14:textId="77777777" w:rsidR="00B01E43" w:rsidRPr="00B01E43" w:rsidRDefault="00B01E43">
      <w:pPr>
        <w:pStyle w:val="Prrafodelista"/>
        <w:numPr>
          <w:ilvl w:val="0"/>
          <w:numId w:val="20"/>
        </w:numPr>
        <w:rPr>
          <w:rFonts w:ascii="Verdana" w:hAnsi="Verdana"/>
          <w:b/>
          <w:bCs/>
        </w:rPr>
        <w:pPrChange w:id="974" w:author="Gareth Harding" w:date="2025-07-09T17:30:00Z" w16du:dateUtc="2025-07-09T15:30:00Z">
          <w:pPr>
            <w:pStyle w:val="Prrafodelista"/>
            <w:numPr>
              <w:numId w:val="20"/>
            </w:numPr>
            <w:spacing w:before="100" w:beforeAutospacing="1" w:after="100" w:afterAutospacing="1"/>
            <w:ind w:left="360" w:hanging="360"/>
          </w:pPr>
        </w:pPrChange>
      </w:pPr>
      <w:proofErr w:type="spellStart"/>
      <w:r w:rsidRPr="00B01E43">
        <w:rPr>
          <w:rFonts w:ascii="Verdana" w:hAnsi="Verdana"/>
          <w:b/>
          <w:bCs/>
        </w:rPr>
        <w:t>Where</w:t>
      </w:r>
      <w:proofErr w:type="spellEnd"/>
      <w:r w:rsidRPr="00B01E43">
        <w:rPr>
          <w:rFonts w:ascii="Verdana" w:hAnsi="Verdana"/>
          <w:b/>
          <w:bCs/>
        </w:rPr>
        <w:t xml:space="preserve"> are </w:t>
      </w:r>
      <w:proofErr w:type="spellStart"/>
      <w:r w:rsidRPr="00B01E43">
        <w:rPr>
          <w:rFonts w:ascii="Verdana" w:hAnsi="Verdana"/>
          <w:b/>
          <w:bCs/>
        </w:rPr>
        <w:t>they</w:t>
      </w:r>
      <w:proofErr w:type="spellEnd"/>
      <w:r w:rsidRPr="00B01E43">
        <w:rPr>
          <w:rFonts w:ascii="Verdana" w:hAnsi="Verdana"/>
          <w:b/>
          <w:bCs/>
        </w:rPr>
        <w:t>?</w:t>
      </w:r>
    </w:p>
    <w:p w14:paraId="23A33B8B" w14:textId="5BBDA4B5" w:rsidR="00B01E43" w:rsidRPr="00B01E43" w:rsidRDefault="00B01E43">
      <w:pPr>
        <w:rPr>
          <w:rFonts w:ascii="Verdana" w:hAnsi="Verdana"/>
          <w:highlight w:val="yellow"/>
        </w:rPr>
        <w:pPrChange w:id="97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B01E43">
        <w:rPr>
          <w:rFonts w:ascii="Verdana" w:hAnsi="Verdana"/>
          <w:highlight w:val="yellow"/>
        </w:rPr>
        <w:t xml:space="preserve">At </w:t>
      </w:r>
      <w:proofErr w:type="spellStart"/>
      <w:r w:rsidRPr="00B01E43">
        <w:rPr>
          <w:rFonts w:ascii="Verdana" w:hAnsi="Verdana"/>
          <w:highlight w:val="yellow"/>
        </w:rPr>
        <w:t>school</w:t>
      </w:r>
      <w:proofErr w:type="spellEnd"/>
      <w:del w:id="976" w:author="Gareth Harding" w:date="2025-07-09T10:56:00Z" w16du:dateUtc="2025-07-09T08:56:00Z">
        <w:r w:rsidRPr="00B01E43" w:rsidDel="00555108">
          <w:rPr>
            <w:rFonts w:ascii="Verdana" w:hAnsi="Verdana"/>
            <w:highlight w:val="yellow"/>
          </w:rPr>
          <w:delText>.</w:delText>
        </w:r>
      </w:del>
    </w:p>
    <w:p w14:paraId="482FFFD0" w14:textId="14E28282" w:rsidR="00B01E43" w:rsidRPr="00B01E43" w:rsidRDefault="00B01E43">
      <w:pPr>
        <w:rPr>
          <w:rFonts w:ascii="Verdana" w:hAnsi="Verdana"/>
        </w:rPr>
        <w:pPrChange w:id="97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B01E43">
        <w:rPr>
          <w:rFonts w:ascii="Verdana" w:hAnsi="Verdana"/>
        </w:rPr>
        <w:t xml:space="preserve">In a </w:t>
      </w:r>
      <w:proofErr w:type="spellStart"/>
      <w:r w:rsidRPr="00B01E43">
        <w:rPr>
          <w:rFonts w:ascii="Verdana" w:hAnsi="Verdana"/>
        </w:rPr>
        <w:t>jungle</w:t>
      </w:r>
      <w:proofErr w:type="spellEnd"/>
      <w:del w:id="978" w:author="Gareth Harding" w:date="2025-07-09T10:56:00Z" w16du:dateUtc="2025-07-09T08:56:00Z">
        <w:r w:rsidRPr="00B01E43" w:rsidDel="00555108">
          <w:rPr>
            <w:rFonts w:ascii="Verdana" w:hAnsi="Verdana"/>
          </w:rPr>
          <w:delText>.</w:delText>
        </w:r>
      </w:del>
    </w:p>
    <w:p w14:paraId="7475B0DE" w14:textId="1CD481F4" w:rsidR="00B01E43" w:rsidRPr="00B01E43" w:rsidRDefault="00B01E43">
      <w:pPr>
        <w:rPr>
          <w:rFonts w:ascii="Verdana" w:hAnsi="Verdana"/>
        </w:rPr>
        <w:pPrChange w:id="97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B01E43">
        <w:rPr>
          <w:rFonts w:ascii="Verdana" w:hAnsi="Verdana"/>
        </w:rPr>
        <w:t>On</w:t>
      </w:r>
      <w:proofErr w:type="spellEnd"/>
      <w:r w:rsidRPr="00B01E43">
        <w:rPr>
          <w:rFonts w:ascii="Verdana" w:hAnsi="Verdana"/>
        </w:rPr>
        <w:t xml:space="preserve"> </w:t>
      </w:r>
      <w:proofErr w:type="spellStart"/>
      <w:r w:rsidRPr="00B01E43">
        <w:rPr>
          <w:rFonts w:ascii="Verdana" w:hAnsi="Verdana"/>
        </w:rPr>
        <w:t>the</w:t>
      </w:r>
      <w:proofErr w:type="spellEnd"/>
      <w:r w:rsidRPr="00B01E43">
        <w:rPr>
          <w:rFonts w:ascii="Verdana" w:hAnsi="Verdana"/>
        </w:rPr>
        <w:t xml:space="preserve"> </w:t>
      </w:r>
      <w:proofErr w:type="spellStart"/>
      <w:r w:rsidRPr="00B01E43">
        <w:rPr>
          <w:rFonts w:ascii="Verdana" w:hAnsi="Verdana"/>
        </w:rPr>
        <w:t>moon</w:t>
      </w:r>
      <w:proofErr w:type="spellEnd"/>
      <w:del w:id="980" w:author="Gareth Harding" w:date="2025-07-09T10:56:00Z" w16du:dateUtc="2025-07-09T08:56:00Z">
        <w:r w:rsidRPr="00B01E43" w:rsidDel="00555108">
          <w:rPr>
            <w:rFonts w:ascii="Verdana" w:hAnsi="Verdana"/>
          </w:rPr>
          <w:delText>.</w:delText>
        </w:r>
      </w:del>
    </w:p>
    <w:p w14:paraId="130CDD14" w14:textId="77777777" w:rsidR="00C5577A" w:rsidRDefault="00C5577A" w:rsidP="004D7559">
      <w:pPr>
        <w:rPr>
          <w:ins w:id="981" w:author="Gareth Harding" w:date="2025-07-09T17:37:00Z" w16du:dateUtc="2025-07-09T15:37:00Z"/>
          <w:rFonts w:ascii="Verdana" w:hAnsi="Verdana"/>
        </w:rPr>
      </w:pPr>
    </w:p>
    <w:p w14:paraId="4E957AD9" w14:textId="77777777" w:rsidR="00360E28" w:rsidRDefault="00360E28" w:rsidP="004D7559">
      <w:pPr>
        <w:rPr>
          <w:ins w:id="982" w:author="Gareth Harding" w:date="2025-07-09T17:37:00Z" w16du:dateUtc="2025-07-09T15:37:00Z"/>
          <w:rFonts w:ascii="Verdana" w:hAnsi="Verdana"/>
        </w:rPr>
      </w:pPr>
    </w:p>
    <w:p w14:paraId="4E8F09F3" w14:textId="77777777" w:rsidR="00360E28" w:rsidRDefault="00360E28" w:rsidP="004D7559">
      <w:pPr>
        <w:rPr>
          <w:ins w:id="983" w:author="Gareth Harding" w:date="2025-07-09T17:37:00Z" w16du:dateUtc="2025-07-09T15:37:00Z"/>
          <w:rFonts w:ascii="Verdana" w:hAnsi="Verdana"/>
        </w:rPr>
      </w:pPr>
    </w:p>
    <w:p w14:paraId="4DA8770D" w14:textId="77777777" w:rsidR="00360E28" w:rsidRPr="00F245C1" w:rsidRDefault="00360E28">
      <w:pPr>
        <w:rPr>
          <w:rFonts w:ascii="Verdana" w:hAnsi="Verdana"/>
        </w:rPr>
        <w:pPrChange w:id="98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920C652" w14:textId="7FD974F0" w:rsidR="00C5577A" w:rsidRPr="005C6FA8" w:rsidRDefault="00C5577A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</w:rPr>
        <w:pPrChange w:id="985" w:author="Gareth Harding" w:date="2025-07-09T17:37:00Z" w16du:dateUtc="2025-07-09T15:37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My</w:t>
      </w:r>
      <w:proofErr w:type="spellEnd"/>
      <w:r w:rsidRPr="00F245C1">
        <w:rPr>
          <w:rFonts w:ascii="Verdana" w:hAnsi="Verdana"/>
          <w:b/>
          <w:bCs/>
          <w:color w:val="215E99" w:themeColor="text2" w:themeTint="BF"/>
        </w:rPr>
        <w:t xml:space="preserve"> House</w:t>
      </w:r>
    </w:p>
    <w:p w14:paraId="7F09B009" w14:textId="77777777" w:rsidR="00360E28" w:rsidRDefault="00360E28" w:rsidP="004D7559">
      <w:pPr>
        <w:rPr>
          <w:ins w:id="986" w:author="Gareth Harding" w:date="2025-07-09T17:37:00Z" w16du:dateUtc="2025-07-09T15:37:00Z"/>
          <w:rFonts w:ascii="Verdana" w:hAnsi="Verdana"/>
          <w:lang w:val="en-GB"/>
        </w:rPr>
      </w:pPr>
    </w:p>
    <w:p w14:paraId="1964ECD7" w14:textId="37ACE63E" w:rsidR="00C5577A" w:rsidRPr="00223481" w:rsidRDefault="00C5577A">
      <w:pPr>
        <w:rPr>
          <w:rFonts w:ascii="Verdana" w:hAnsi="Verdana"/>
          <w:lang w:val="en-GB"/>
          <w:rPrChange w:id="987" w:author="Gareth Harding" w:date="2025-07-09T10:21:00Z" w16du:dateUtc="2025-07-09T08:21:00Z">
            <w:rPr>
              <w:rFonts w:ascii="Verdana" w:hAnsi="Verdana"/>
            </w:rPr>
          </w:rPrChange>
        </w:rPr>
        <w:pPrChange w:id="98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989" w:author="Gareth Harding" w:date="2025-07-09T10:21:00Z" w16du:dateUtc="2025-07-09T08:21:00Z">
            <w:rPr>
              <w:rFonts w:ascii="Verdana" w:hAnsi="Verdana"/>
            </w:rPr>
          </w:rPrChange>
        </w:rPr>
        <w:t>Hello! This is my house.</w:t>
      </w:r>
    </w:p>
    <w:p w14:paraId="4FDEBEA9" w14:textId="77777777" w:rsidR="00C5577A" w:rsidRPr="00223481" w:rsidRDefault="00C5577A">
      <w:pPr>
        <w:rPr>
          <w:rFonts w:ascii="Verdana" w:hAnsi="Verdana"/>
          <w:lang w:val="en-GB"/>
          <w:rPrChange w:id="990" w:author="Gareth Harding" w:date="2025-07-09T10:21:00Z" w16du:dateUtc="2025-07-09T08:21:00Z">
            <w:rPr>
              <w:rFonts w:ascii="Verdana" w:hAnsi="Verdana"/>
            </w:rPr>
          </w:rPrChange>
        </w:rPr>
        <w:pPrChange w:id="99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992" w:author="Gareth Harding" w:date="2025-07-09T10:21:00Z" w16du:dateUtc="2025-07-09T08:21:00Z">
            <w:rPr>
              <w:rFonts w:ascii="Verdana" w:hAnsi="Verdana"/>
            </w:rPr>
          </w:rPrChange>
        </w:rPr>
        <w:t>It is big and pretty.</w:t>
      </w:r>
    </w:p>
    <w:p w14:paraId="2F4528F8" w14:textId="77777777" w:rsidR="00C5577A" w:rsidRPr="00223481" w:rsidRDefault="00C5577A">
      <w:pPr>
        <w:rPr>
          <w:rFonts w:ascii="Verdana" w:hAnsi="Verdana"/>
          <w:lang w:val="en-GB"/>
          <w:rPrChange w:id="993" w:author="Gareth Harding" w:date="2025-07-09T10:21:00Z" w16du:dateUtc="2025-07-09T08:21:00Z">
            <w:rPr>
              <w:rFonts w:ascii="Verdana" w:hAnsi="Verdana"/>
            </w:rPr>
          </w:rPrChange>
        </w:rPr>
        <w:pPrChange w:id="99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B418831" w14:textId="77777777" w:rsidR="00C5577A" w:rsidRPr="00223481" w:rsidRDefault="00C5577A">
      <w:pPr>
        <w:rPr>
          <w:rFonts w:ascii="Verdana" w:hAnsi="Verdana"/>
          <w:lang w:val="en-GB"/>
          <w:rPrChange w:id="995" w:author="Gareth Harding" w:date="2025-07-09T10:21:00Z" w16du:dateUtc="2025-07-09T08:21:00Z">
            <w:rPr>
              <w:rFonts w:ascii="Verdana" w:hAnsi="Verdana"/>
            </w:rPr>
          </w:rPrChange>
        </w:rPr>
        <w:pPrChange w:id="99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997" w:author="Gareth Harding" w:date="2025-07-09T10:21:00Z" w16du:dateUtc="2025-07-09T08:21:00Z">
            <w:rPr>
              <w:rFonts w:ascii="Verdana" w:hAnsi="Verdana"/>
            </w:rPr>
          </w:rPrChange>
        </w:rPr>
        <w:t>In the garden, there are flowers and a tree.</w:t>
      </w:r>
    </w:p>
    <w:p w14:paraId="6C1267F6" w14:textId="403D0514" w:rsidR="00C5577A" w:rsidRPr="00223481" w:rsidRDefault="00C5577A">
      <w:pPr>
        <w:rPr>
          <w:rFonts w:ascii="Verdana" w:hAnsi="Verdana"/>
          <w:lang w:val="en-GB"/>
          <w:rPrChange w:id="998" w:author="Gareth Harding" w:date="2025-07-09T10:21:00Z" w16du:dateUtc="2025-07-09T08:21:00Z">
            <w:rPr>
              <w:rFonts w:ascii="Verdana" w:hAnsi="Verdana"/>
            </w:rPr>
          </w:rPrChange>
        </w:rPr>
        <w:pPrChange w:id="99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00" w:author="Gareth Harding" w:date="2025-07-09T10:21:00Z" w16du:dateUtc="2025-07-09T08:21:00Z">
            <w:rPr>
              <w:rFonts w:ascii="Verdana" w:hAnsi="Verdana"/>
            </w:rPr>
          </w:rPrChange>
        </w:rPr>
        <w:t>The garage is next to the house. My dad’s car is</w:t>
      </w:r>
      <w:ins w:id="1001" w:author="Gareth Harding" w:date="2025-07-09T10:40:00Z" w16du:dateUtc="2025-07-09T08:40:00Z">
        <w:r w:rsidR="00C67908">
          <w:rPr>
            <w:rFonts w:ascii="Verdana" w:hAnsi="Verdana"/>
            <w:lang w:val="en-GB"/>
          </w:rPr>
          <w:t xml:space="preserve"> in</w:t>
        </w:r>
      </w:ins>
      <w:r w:rsidRPr="00223481">
        <w:rPr>
          <w:rFonts w:ascii="Verdana" w:hAnsi="Verdana"/>
          <w:lang w:val="en-GB"/>
          <w:rPrChange w:id="1002" w:author="Gareth Harding" w:date="2025-07-09T10:21:00Z" w16du:dateUtc="2025-07-09T08:21:00Z">
            <w:rPr>
              <w:rFonts w:ascii="Verdana" w:hAnsi="Verdana"/>
            </w:rPr>
          </w:rPrChange>
        </w:rPr>
        <w:t xml:space="preserve"> the</w:t>
      </w:r>
      <w:ins w:id="1003" w:author="Gareth Harding" w:date="2025-07-09T10:40:00Z" w16du:dateUtc="2025-07-09T08:40:00Z">
        <w:r w:rsidR="00C67908">
          <w:rPr>
            <w:rFonts w:ascii="Verdana" w:hAnsi="Verdana"/>
            <w:lang w:val="en-GB"/>
          </w:rPr>
          <w:t xml:space="preserve"> garage</w:t>
        </w:r>
      </w:ins>
      <w:del w:id="1004" w:author="Gareth Harding" w:date="2025-07-09T10:40:00Z" w16du:dateUtc="2025-07-09T08:40:00Z">
        <w:r w:rsidRPr="00223481" w:rsidDel="00C67908">
          <w:rPr>
            <w:rFonts w:ascii="Verdana" w:hAnsi="Verdana"/>
            <w:lang w:val="en-GB"/>
            <w:rPrChange w:id="1005" w:author="Gareth Harding" w:date="2025-07-09T10:21:00Z" w16du:dateUtc="2025-07-09T08:21:00Z">
              <w:rPr>
                <w:rFonts w:ascii="Verdana" w:hAnsi="Verdana"/>
              </w:rPr>
            </w:rPrChange>
          </w:rPr>
          <w:delText>re</w:delText>
        </w:r>
      </w:del>
      <w:r w:rsidRPr="00223481">
        <w:rPr>
          <w:rFonts w:ascii="Verdana" w:hAnsi="Verdana"/>
          <w:lang w:val="en-GB"/>
          <w:rPrChange w:id="1006" w:author="Gareth Harding" w:date="2025-07-09T10:21:00Z" w16du:dateUtc="2025-07-09T08:21:00Z">
            <w:rPr>
              <w:rFonts w:ascii="Verdana" w:hAnsi="Verdana"/>
            </w:rPr>
          </w:rPrChange>
        </w:rPr>
        <w:t>.</w:t>
      </w:r>
    </w:p>
    <w:p w14:paraId="192B2FFF" w14:textId="77777777" w:rsidR="00C5577A" w:rsidRPr="00223481" w:rsidRDefault="00C5577A">
      <w:pPr>
        <w:rPr>
          <w:rFonts w:ascii="Verdana" w:hAnsi="Verdana"/>
          <w:lang w:val="en-GB"/>
          <w:rPrChange w:id="1007" w:author="Gareth Harding" w:date="2025-07-09T10:21:00Z" w16du:dateUtc="2025-07-09T08:21:00Z">
            <w:rPr>
              <w:rFonts w:ascii="Verdana" w:hAnsi="Verdana"/>
            </w:rPr>
          </w:rPrChange>
        </w:rPr>
        <w:pPrChange w:id="1008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8DD0535" w14:textId="4AA84590" w:rsidR="00C5577A" w:rsidRPr="00223481" w:rsidRDefault="00C5577A">
      <w:pPr>
        <w:rPr>
          <w:rFonts w:ascii="Verdana" w:hAnsi="Verdana"/>
          <w:lang w:val="en-GB"/>
          <w:rPrChange w:id="1009" w:author="Gareth Harding" w:date="2025-07-09T10:21:00Z" w16du:dateUtc="2025-07-09T08:21:00Z">
            <w:rPr>
              <w:rFonts w:ascii="Verdana" w:hAnsi="Verdana"/>
            </w:rPr>
          </w:rPrChange>
        </w:rPr>
        <w:pPrChange w:id="101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11" w:author="Gareth Harding" w:date="2025-07-09T10:21:00Z" w16du:dateUtc="2025-07-09T08:21:00Z">
            <w:rPr>
              <w:rFonts w:ascii="Verdana" w:hAnsi="Verdana"/>
            </w:rPr>
          </w:rPrChange>
        </w:rPr>
        <w:t>Inside</w:t>
      </w:r>
      <w:ins w:id="1012" w:author="Gareth Harding" w:date="2025-07-09T10:40:00Z" w16du:dateUtc="2025-07-09T08:40:00Z">
        <w:r w:rsidR="00C67908">
          <w:rPr>
            <w:rFonts w:ascii="Verdana" w:hAnsi="Verdana"/>
            <w:lang w:val="en-GB"/>
          </w:rPr>
          <w:t xml:space="preserve"> my house</w:t>
        </w:r>
      </w:ins>
      <w:r w:rsidRPr="00223481">
        <w:rPr>
          <w:rFonts w:ascii="Verdana" w:hAnsi="Verdana"/>
          <w:lang w:val="en-GB"/>
          <w:rPrChange w:id="1013" w:author="Gareth Harding" w:date="2025-07-09T10:21:00Z" w16du:dateUtc="2025-07-09T08:21:00Z">
            <w:rPr>
              <w:rFonts w:ascii="Verdana" w:hAnsi="Verdana"/>
            </w:rPr>
          </w:rPrChange>
        </w:rPr>
        <w:t>, there is a hall.</w:t>
      </w:r>
    </w:p>
    <w:p w14:paraId="421D853D" w14:textId="77777777" w:rsidR="00C5577A" w:rsidRPr="00223481" w:rsidRDefault="00C5577A">
      <w:pPr>
        <w:rPr>
          <w:rFonts w:ascii="Verdana" w:hAnsi="Verdana"/>
          <w:lang w:val="en-GB"/>
          <w:rPrChange w:id="1014" w:author="Gareth Harding" w:date="2025-07-09T10:21:00Z" w16du:dateUtc="2025-07-09T08:21:00Z">
            <w:rPr>
              <w:rFonts w:ascii="Verdana" w:hAnsi="Verdana"/>
            </w:rPr>
          </w:rPrChange>
        </w:rPr>
        <w:pPrChange w:id="101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16" w:author="Gareth Harding" w:date="2025-07-09T10:21:00Z" w16du:dateUtc="2025-07-09T08:21:00Z">
            <w:rPr>
              <w:rFonts w:ascii="Verdana" w:hAnsi="Verdana"/>
            </w:rPr>
          </w:rPrChange>
        </w:rPr>
        <w:t xml:space="preserve">The living room is next to the </w:t>
      </w:r>
      <w:proofErr w:type="gramStart"/>
      <w:r w:rsidRPr="00223481">
        <w:rPr>
          <w:rFonts w:ascii="Verdana" w:hAnsi="Verdana"/>
          <w:lang w:val="en-GB"/>
          <w:rPrChange w:id="1017" w:author="Gareth Harding" w:date="2025-07-09T10:21:00Z" w16du:dateUtc="2025-07-09T08:21:00Z">
            <w:rPr>
              <w:rFonts w:ascii="Verdana" w:hAnsi="Verdana"/>
            </w:rPr>
          </w:rPrChange>
        </w:rPr>
        <w:t>hall</w:t>
      </w:r>
      <w:proofErr w:type="gramEnd"/>
      <w:r w:rsidRPr="00223481">
        <w:rPr>
          <w:rFonts w:ascii="Verdana" w:hAnsi="Verdana"/>
          <w:lang w:val="en-GB"/>
          <w:rPrChange w:id="1018" w:author="Gareth Harding" w:date="2025-07-09T10:21:00Z" w16du:dateUtc="2025-07-09T08:21:00Z">
            <w:rPr>
              <w:rFonts w:ascii="Verdana" w:hAnsi="Verdana"/>
            </w:rPr>
          </w:rPrChange>
        </w:rPr>
        <w:t xml:space="preserve"> and we watch TV there.</w:t>
      </w:r>
    </w:p>
    <w:p w14:paraId="018D5DD7" w14:textId="77777777" w:rsidR="00C5577A" w:rsidRPr="00223481" w:rsidRDefault="00C5577A">
      <w:pPr>
        <w:rPr>
          <w:rFonts w:ascii="Verdana" w:hAnsi="Verdana"/>
          <w:lang w:val="en-GB"/>
          <w:rPrChange w:id="1019" w:author="Gareth Harding" w:date="2025-07-09T10:21:00Z" w16du:dateUtc="2025-07-09T08:21:00Z">
            <w:rPr>
              <w:rFonts w:ascii="Verdana" w:hAnsi="Verdana"/>
            </w:rPr>
          </w:rPrChange>
        </w:rPr>
        <w:pPrChange w:id="102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21" w:author="Gareth Harding" w:date="2025-07-09T10:21:00Z" w16du:dateUtc="2025-07-09T08:21:00Z">
            <w:rPr>
              <w:rFonts w:ascii="Verdana" w:hAnsi="Verdana"/>
            </w:rPr>
          </w:rPrChange>
        </w:rPr>
        <w:t>The kitchen is small. My mum cooks there.</w:t>
      </w:r>
    </w:p>
    <w:p w14:paraId="2755AB11" w14:textId="77777777" w:rsidR="00C5577A" w:rsidRPr="00223481" w:rsidRDefault="00C5577A">
      <w:pPr>
        <w:rPr>
          <w:rFonts w:ascii="Verdana" w:hAnsi="Verdana"/>
          <w:lang w:val="en-GB"/>
          <w:rPrChange w:id="1022" w:author="Gareth Harding" w:date="2025-07-09T10:21:00Z" w16du:dateUtc="2025-07-09T08:21:00Z">
            <w:rPr>
              <w:rFonts w:ascii="Verdana" w:hAnsi="Verdana"/>
            </w:rPr>
          </w:rPrChange>
        </w:rPr>
        <w:pPrChange w:id="102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24" w:author="Gareth Harding" w:date="2025-07-09T10:21:00Z" w16du:dateUtc="2025-07-09T08:21:00Z">
            <w:rPr>
              <w:rFonts w:ascii="Verdana" w:hAnsi="Verdana"/>
            </w:rPr>
          </w:rPrChange>
        </w:rPr>
        <w:t>We eat in the dining room.</w:t>
      </w:r>
    </w:p>
    <w:p w14:paraId="1C907A3B" w14:textId="77777777" w:rsidR="00C5577A" w:rsidRPr="00223481" w:rsidRDefault="00C5577A">
      <w:pPr>
        <w:rPr>
          <w:rFonts w:ascii="Verdana" w:hAnsi="Verdana"/>
          <w:lang w:val="en-GB"/>
          <w:rPrChange w:id="1025" w:author="Gareth Harding" w:date="2025-07-09T10:21:00Z" w16du:dateUtc="2025-07-09T08:21:00Z">
            <w:rPr>
              <w:rFonts w:ascii="Verdana" w:hAnsi="Verdana"/>
            </w:rPr>
          </w:rPrChange>
        </w:rPr>
        <w:pPrChange w:id="102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DADDA3F" w14:textId="77777777" w:rsidR="00C5577A" w:rsidRPr="00223481" w:rsidRDefault="00C5577A">
      <w:pPr>
        <w:rPr>
          <w:rFonts w:ascii="Verdana" w:hAnsi="Verdana"/>
          <w:lang w:val="en-GB"/>
          <w:rPrChange w:id="1027" w:author="Gareth Harding" w:date="2025-07-09T10:21:00Z" w16du:dateUtc="2025-07-09T08:21:00Z">
            <w:rPr>
              <w:rFonts w:ascii="Verdana" w:hAnsi="Verdana"/>
            </w:rPr>
          </w:rPrChange>
        </w:rPr>
        <w:pPrChange w:id="102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29" w:author="Gareth Harding" w:date="2025-07-09T10:21:00Z" w16du:dateUtc="2025-07-09T08:21:00Z">
            <w:rPr>
              <w:rFonts w:ascii="Verdana" w:hAnsi="Verdana"/>
            </w:rPr>
          </w:rPrChange>
        </w:rPr>
        <w:t>I sleep in my bedroom. My bed is blue!</w:t>
      </w:r>
    </w:p>
    <w:p w14:paraId="419A9CE8" w14:textId="77777777" w:rsidR="00C5577A" w:rsidRPr="00223481" w:rsidRDefault="00C5577A">
      <w:pPr>
        <w:rPr>
          <w:rFonts w:ascii="Verdana" w:hAnsi="Verdana"/>
          <w:lang w:val="en-GB"/>
          <w:rPrChange w:id="1030" w:author="Gareth Harding" w:date="2025-07-09T10:21:00Z" w16du:dateUtc="2025-07-09T08:21:00Z">
            <w:rPr>
              <w:rFonts w:ascii="Verdana" w:hAnsi="Verdana"/>
            </w:rPr>
          </w:rPrChange>
        </w:rPr>
        <w:pPrChange w:id="103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32" w:author="Gareth Harding" w:date="2025-07-09T10:21:00Z" w16du:dateUtc="2025-07-09T08:21:00Z">
            <w:rPr>
              <w:rFonts w:ascii="Verdana" w:hAnsi="Verdana"/>
            </w:rPr>
          </w:rPrChange>
        </w:rPr>
        <w:t>There is also a bathroom. I brush my teeth there.</w:t>
      </w:r>
    </w:p>
    <w:p w14:paraId="638255A8" w14:textId="77777777" w:rsidR="00C5577A" w:rsidRPr="00223481" w:rsidRDefault="00C5577A">
      <w:pPr>
        <w:rPr>
          <w:rFonts w:ascii="Verdana" w:hAnsi="Verdana"/>
          <w:lang w:val="en-GB"/>
          <w:rPrChange w:id="1033" w:author="Gareth Harding" w:date="2025-07-09T10:21:00Z" w16du:dateUtc="2025-07-09T08:21:00Z">
            <w:rPr>
              <w:rFonts w:ascii="Verdana" w:hAnsi="Verdana"/>
            </w:rPr>
          </w:rPrChange>
        </w:rPr>
        <w:pPrChange w:id="103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C18535C" w14:textId="1A1D0505" w:rsidR="00C5577A" w:rsidRPr="00223481" w:rsidRDefault="00C5577A">
      <w:pPr>
        <w:rPr>
          <w:rFonts w:ascii="Verdana" w:hAnsi="Verdana"/>
          <w:lang w:val="en-GB"/>
          <w:rPrChange w:id="1035" w:author="Gareth Harding" w:date="2025-07-09T10:21:00Z" w16du:dateUtc="2025-07-09T08:21:00Z">
            <w:rPr>
              <w:rFonts w:ascii="Verdana" w:hAnsi="Verdana"/>
            </w:rPr>
          </w:rPrChange>
        </w:rPr>
        <w:pPrChange w:id="103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37" w:author="Gareth Harding" w:date="2025-07-09T10:21:00Z" w16du:dateUtc="2025-07-09T08:21:00Z">
            <w:rPr>
              <w:rFonts w:ascii="Verdana" w:hAnsi="Verdana"/>
            </w:rPr>
          </w:rPrChange>
        </w:rPr>
        <w:t>I love my house!</w:t>
      </w:r>
    </w:p>
    <w:p w14:paraId="6B087462" w14:textId="77777777" w:rsidR="007E0F2F" w:rsidRPr="00223481" w:rsidRDefault="007E0F2F">
      <w:pPr>
        <w:rPr>
          <w:rFonts w:ascii="Verdana" w:hAnsi="Verdana"/>
          <w:lang w:val="en-GB"/>
          <w:rPrChange w:id="1038" w:author="Gareth Harding" w:date="2025-07-09T10:21:00Z" w16du:dateUtc="2025-07-09T08:21:00Z">
            <w:rPr>
              <w:rFonts w:ascii="Verdana" w:hAnsi="Verdana"/>
            </w:rPr>
          </w:rPrChange>
        </w:rPr>
        <w:pPrChange w:id="103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66F3672" w14:textId="0B39C733" w:rsidR="00B01E43" w:rsidRPr="00223481" w:rsidRDefault="00C5577A" w:rsidP="004D7559">
      <w:pPr>
        <w:adjustRightInd w:val="0"/>
        <w:snapToGrid w:val="0"/>
        <w:rPr>
          <w:rFonts w:ascii="Verdana" w:hAnsi="Verdana"/>
          <w:b/>
          <w:bCs/>
          <w:color w:val="00B050"/>
          <w:lang w:val="en-GB"/>
          <w:rPrChange w:id="1040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</w:pPr>
      <w:r w:rsidRPr="00223481">
        <w:rPr>
          <w:rFonts w:ascii="Verdana" w:hAnsi="Verdana"/>
          <w:b/>
          <w:bCs/>
          <w:color w:val="00B050"/>
          <w:lang w:val="en-GB"/>
          <w:rPrChange w:id="1041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  <w:t>Comprehension Questions</w:t>
      </w:r>
    </w:p>
    <w:p w14:paraId="02EB9D77" w14:textId="77777777" w:rsidR="00A1009E" w:rsidRPr="00223481" w:rsidRDefault="00A1009E">
      <w:pPr>
        <w:rPr>
          <w:rFonts w:ascii="Verdana" w:hAnsi="Verdana"/>
          <w:lang w:val="en-GB"/>
          <w:rPrChange w:id="1042" w:author="Gareth Harding" w:date="2025-07-09T10:21:00Z" w16du:dateUtc="2025-07-09T08:21:00Z">
            <w:rPr>
              <w:rFonts w:ascii="Verdana" w:hAnsi="Verdana"/>
            </w:rPr>
          </w:rPrChange>
        </w:rPr>
        <w:pPrChange w:id="104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739E3387" w14:textId="77777777" w:rsidR="00A1009E" w:rsidRPr="00223481" w:rsidRDefault="00A1009E">
      <w:pPr>
        <w:rPr>
          <w:rFonts w:ascii="Verdana" w:hAnsi="Verdana"/>
          <w:b/>
          <w:bCs/>
          <w:lang w:val="en-GB"/>
          <w:rPrChange w:id="104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04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04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1.</w:t>
      </w:r>
      <w:r w:rsidRPr="00223481">
        <w:rPr>
          <w:rFonts w:ascii="Verdana" w:hAnsi="Verdana"/>
          <w:b/>
          <w:bCs/>
          <w:lang w:val="en-GB"/>
          <w:rPrChange w:id="104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Where are the flowers?</w:t>
      </w:r>
    </w:p>
    <w:p w14:paraId="172BAC85" w14:textId="7F8926D1" w:rsidR="00A1009E" w:rsidRPr="00223481" w:rsidRDefault="00A1009E">
      <w:pPr>
        <w:rPr>
          <w:rFonts w:ascii="Verdana" w:hAnsi="Verdana"/>
          <w:lang w:val="en-GB"/>
          <w:rPrChange w:id="1048" w:author="Gareth Harding" w:date="2025-07-09T10:21:00Z" w16du:dateUtc="2025-07-09T08:21:00Z">
            <w:rPr>
              <w:rFonts w:ascii="Verdana" w:hAnsi="Verdana"/>
            </w:rPr>
          </w:rPrChange>
        </w:rPr>
        <w:pPrChange w:id="104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050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In the garden</w:t>
      </w:r>
      <w:del w:id="1051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1052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1862224" w14:textId="4C5F205F" w:rsidR="00A1009E" w:rsidRPr="00223481" w:rsidRDefault="00A1009E">
      <w:pPr>
        <w:rPr>
          <w:rFonts w:ascii="Verdana" w:hAnsi="Verdana"/>
          <w:lang w:val="en-GB"/>
          <w:rPrChange w:id="1053" w:author="Gareth Harding" w:date="2025-07-09T10:21:00Z" w16du:dateUtc="2025-07-09T08:21:00Z">
            <w:rPr>
              <w:rFonts w:ascii="Verdana" w:hAnsi="Verdana"/>
            </w:rPr>
          </w:rPrChange>
        </w:rPr>
        <w:pPrChange w:id="105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55" w:author="Gareth Harding" w:date="2025-07-09T10:21:00Z" w16du:dateUtc="2025-07-09T08:21:00Z">
            <w:rPr>
              <w:rFonts w:ascii="Verdana" w:hAnsi="Verdana"/>
            </w:rPr>
          </w:rPrChange>
        </w:rPr>
        <w:t>In the garage</w:t>
      </w:r>
      <w:del w:id="1056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057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1D87EEC" w14:textId="0CB03369" w:rsidR="00A1009E" w:rsidRDefault="00A1009E" w:rsidP="004D7559">
      <w:pPr>
        <w:rPr>
          <w:ins w:id="1058" w:author="Gareth Harding" w:date="2025-07-09T17:38:00Z" w16du:dateUtc="2025-07-09T15:38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059" w:author="Gareth Harding" w:date="2025-07-09T10:21:00Z" w16du:dateUtc="2025-07-09T08:21:00Z">
            <w:rPr>
              <w:rFonts w:ascii="Verdana" w:hAnsi="Verdana"/>
            </w:rPr>
          </w:rPrChange>
        </w:rPr>
        <w:t>On the TV</w:t>
      </w:r>
      <w:del w:id="1060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061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957335F" w14:textId="77777777" w:rsidR="00360E28" w:rsidRPr="00223481" w:rsidRDefault="00360E28">
      <w:pPr>
        <w:rPr>
          <w:rFonts w:ascii="Verdana" w:hAnsi="Verdana"/>
          <w:lang w:val="en-GB"/>
          <w:rPrChange w:id="1062" w:author="Gareth Harding" w:date="2025-07-09T10:21:00Z" w16du:dateUtc="2025-07-09T08:21:00Z">
            <w:rPr>
              <w:rFonts w:ascii="Verdana" w:hAnsi="Verdana"/>
            </w:rPr>
          </w:rPrChange>
        </w:rPr>
        <w:pPrChange w:id="106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989CDEC" w14:textId="77777777" w:rsidR="00A1009E" w:rsidRPr="00223481" w:rsidRDefault="00A1009E">
      <w:pPr>
        <w:rPr>
          <w:rFonts w:ascii="Verdana" w:hAnsi="Verdana"/>
          <w:b/>
          <w:bCs/>
          <w:lang w:val="en-GB"/>
          <w:rPrChange w:id="106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06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066" w:author="Gareth Harding" w:date="2025-07-09T17:38:00Z" w16du:dateUtc="2025-07-09T15:38:00Z">
        <w:r w:rsidRPr="00223481" w:rsidDel="00360E28">
          <w:rPr>
            <w:rFonts w:ascii="Verdana" w:hAnsi="Verdana"/>
            <w:b/>
            <w:bCs/>
            <w:lang w:val="en-GB"/>
            <w:rPrChange w:id="1067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06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2.</w:t>
      </w:r>
      <w:r w:rsidRPr="00223481">
        <w:rPr>
          <w:rFonts w:ascii="Verdana" w:hAnsi="Verdana"/>
          <w:b/>
          <w:bCs/>
          <w:lang w:val="en-GB"/>
          <w:rPrChange w:id="106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What is next to the house?</w:t>
      </w:r>
    </w:p>
    <w:p w14:paraId="76AD9FD3" w14:textId="476D725D" w:rsidR="00A1009E" w:rsidRPr="00223481" w:rsidRDefault="00A1009E">
      <w:pPr>
        <w:rPr>
          <w:rFonts w:ascii="Verdana" w:hAnsi="Verdana"/>
          <w:lang w:val="en-GB"/>
          <w:rPrChange w:id="1070" w:author="Gareth Harding" w:date="2025-07-09T10:21:00Z" w16du:dateUtc="2025-07-09T08:21:00Z">
            <w:rPr>
              <w:rFonts w:ascii="Verdana" w:hAnsi="Verdana"/>
            </w:rPr>
          </w:rPrChange>
        </w:rPr>
        <w:pPrChange w:id="107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07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The garage</w:t>
      </w:r>
      <w:del w:id="1073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1074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DD95603" w14:textId="5CB49F78" w:rsidR="00A1009E" w:rsidRPr="00223481" w:rsidRDefault="00A1009E">
      <w:pPr>
        <w:rPr>
          <w:rFonts w:ascii="Verdana" w:hAnsi="Verdana"/>
          <w:lang w:val="en-GB"/>
          <w:rPrChange w:id="1075" w:author="Gareth Harding" w:date="2025-07-09T10:21:00Z" w16du:dateUtc="2025-07-09T08:21:00Z">
            <w:rPr>
              <w:rFonts w:ascii="Verdana" w:hAnsi="Verdana"/>
            </w:rPr>
          </w:rPrChange>
        </w:rPr>
        <w:pPrChange w:id="107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77" w:author="Gareth Harding" w:date="2025-07-09T10:21:00Z" w16du:dateUtc="2025-07-09T08:21:00Z">
            <w:rPr>
              <w:rFonts w:ascii="Verdana" w:hAnsi="Verdana"/>
            </w:rPr>
          </w:rPrChange>
        </w:rPr>
        <w:t>The bathroom</w:t>
      </w:r>
      <w:del w:id="1078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07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5C5B4BE" w14:textId="2EB167A4" w:rsidR="00A1009E" w:rsidRDefault="00A1009E" w:rsidP="004D7559">
      <w:pPr>
        <w:rPr>
          <w:ins w:id="1080" w:author="Gareth Harding" w:date="2025-07-09T17:38:00Z" w16du:dateUtc="2025-07-09T15:38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081" w:author="Gareth Harding" w:date="2025-07-09T10:21:00Z" w16du:dateUtc="2025-07-09T08:21:00Z">
            <w:rPr>
              <w:rFonts w:ascii="Verdana" w:hAnsi="Verdana"/>
            </w:rPr>
          </w:rPrChange>
        </w:rPr>
        <w:t>A giraffe</w:t>
      </w:r>
      <w:del w:id="1082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083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5D45F6B" w14:textId="77777777" w:rsidR="00360E28" w:rsidRPr="00223481" w:rsidRDefault="00360E28">
      <w:pPr>
        <w:rPr>
          <w:rFonts w:ascii="Verdana" w:hAnsi="Verdana"/>
          <w:lang w:val="en-GB"/>
          <w:rPrChange w:id="1084" w:author="Gareth Harding" w:date="2025-07-09T10:21:00Z" w16du:dateUtc="2025-07-09T08:21:00Z">
            <w:rPr>
              <w:rFonts w:ascii="Verdana" w:hAnsi="Verdana"/>
            </w:rPr>
          </w:rPrChange>
        </w:rPr>
        <w:pPrChange w:id="108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CB3960B" w14:textId="77777777" w:rsidR="00A1009E" w:rsidRPr="00223481" w:rsidRDefault="00A1009E">
      <w:pPr>
        <w:rPr>
          <w:rFonts w:ascii="Verdana" w:hAnsi="Verdana"/>
          <w:b/>
          <w:bCs/>
          <w:lang w:val="en-GB"/>
          <w:rPrChange w:id="108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08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088" w:author="Gareth Harding" w:date="2025-07-09T17:38:00Z" w16du:dateUtc="2025-07-09T15:38:00Z">
        <w:r w:rsidRPr="00223481" w:rsidDel="00360E28">
          <w:rPr>
            <w:rFonts w:ascii="Verdana" w:hAnsi="Verdana"/>
            <w:b/>
            <w:bCs/>
            <w:lang w:val="en-GB"/>
            <w:rPrChange w:id="1089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09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3.</w:t>
      </w:r>
      <w:r w:rsidRPr="00223481">
        <w:rPr>
          <w:rFonts w:ascii="Verdana" w:hAnsi="Verdana"/>
          <w:b/>
          <w:bCs/>
          <w:lang w:val="en-GB"/>
          <w:rPrChange w:id="109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What is in the garage?</w:t>
      </w:r>
    </w:p>
    <w:p w14:paraId="70900699" w14:textId="00D0D734" w:rsidR="00A1009E" w:rsidRPr="00223481" w:rsidRDefault="00A1009E">
      <w:pPr>
        <w:rPr>
          <w:rFonts w:ascii="Verdana" w:hAnsi="Verdana"/>
          <w:lang w:val="en-GB"/>
          <w:rPrChange w:id="1092" w:author="Gareth Harding" w:date="2025-07-09T10:21:00Z" w16du:dateUtc="2025-07-09T08:21:00Z">
            <w:rPr>
              <w:rFonts w:ascii="Verdana" w:hAnsi="Verdana"/>
            </w:rPr>
          </w:rPrChange>
        </w:rPr>
        <w:pPrChange w:id="109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09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My dad’s car</w:t>
      </w:r>
      <w:del w:id="1095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1096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605A1D48" w14:textId="371FC664" w:rsidR="00A1009E" w:rsidRPr="00223481" w:rsidRDefault="00A1009E">
      <w:pPr>
        <w:rPr>
          <w:rFonts w:ascii="Verdana" w:hAnsi="Verdana"/>
          <w:lang w:val="en-GB"/>
          <w:rPrChange w:id="1097" w:author="Gareth Harding" w:date="2025-07-09T10:21:00Z" w16du:dateUtc="2025-07-09T08:21:00Z">
            <w:rPr>
              <w:rFonts w:ascii="Verdana" w:hAnsi="Verdana"/>
            </w:rPr>
          </w:rPrChange>
        </w:rPr>
        <w:pPrChange w:id="109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099" w:author="Gareth Harding" w:date="2025-07-09T10:21:00Z" w16du:dateUtc="2025-07-09T08:21:00Z">
            <w:rPr>
              <w:rFonts w:ascii="Verdana" w:hAnsi="Verdana"/>
            </w:rPr>
          </w:rPrChange>
        </w:rPr>
        <w:t>A bed</w:t>
      </w:r>
      <w:del w:id="1100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101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C223D2D" w14:textId="0E7047A6" w:rsidR="00A1009E" w:rsidRDefault="00A1009E" w:rsidP="004D7559">
      <w:pPr>
        <w:rPr>
          <w:ins w:id="1102" w:author="Gareth Harding" w:date="2025-07-09T17:39:00Z" w16du:dateUtc="2025-07-09T15:39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103" w:author="Gareth Harding" w:date="2025-07-09T10:21:00Z" w16du:dateUtc="2025-07-09T08:21:00Z">
            <w:rPr>
              <w:rFonts w:ascii="Verdana" w:hAnsi="Verdana"/>
            </w:rPr>
          </w:rPrChange>
        </w:rPr>
        <w:t>A swimming pool</w:t>
      </w:r>
      <w:del w:id="1104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105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2CEE1A6" w14:textId="77777777" w:rsidR="00360E28" w:rsidRPr="00223481" w:rsidRDefault="00360E28">
      <w:pPr>
        <w:rPr>
          <w:rFonts w:ascii="Verdana" w:hAnsi="Verdana"/>
          <w:lang w:val="en-GB"/>
          <w:rPrChange w:id="1106" w:author="Gareth Harding" w:date="2025-07-09T10:21:00Z" w16du:dateUtc="2025-07-09T08:21:00Z">
            <w:rPr>
              <w:rFonts w:ascii="Verdana" w:hAnsi="Verdana"/>
            </w:rPr>
          </w:rPrChange>
        </w:rPr>
        <w:pPrChange w:id="110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891E860" w14:textId="77777777" w:rsidR="00A1009E" w:rsidRPr="00223481" w:rsidRDefault="00A1009E">
      <w:pPr>
        <w:rPr>
          <w:rFonts w:ascii="Verdana" w:hAnsi="Verdana"/>
          <w:b/>
          <w:bCs/>
          <w:lang w:val="en-GB"/>
          <w:rPrChange w:id="110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10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110" w:author="Gareth Harding" w:date="2025-07-09T17:38:00Z" w16du:dateUtc="2025-07-09T15:38:00Z">
        <w:r w:rsidRPr="00223481" w:rsidDel="00360E28">
          <w:rPr>
            <w:rFonts w:ascii="Verdana" w:hAnsi="Verdana"/>
            <w:b/>
            <w:bCs/>
            <w:lang w:val="en-GB"/>
            <w:rPrChange w:id="1111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11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4.</w:t>
      </w:r>
      <w:r w:rsidRPr="00223481">
        <w:rPr>
          <w:rFonts w:ascii="Verdana" w:hAnsi="Verdana"/>
          <w:b/>
          <w:bCs/>
          <w:lang w:val="en-GB"/>
          <w:rPrChange w:id="111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Where do they watch TV?</w:t>
      </w:r>
    </w:p>
    <w:p w14:paraId="208C7C79" w14:textId="3F2790FA" w:rsidR="00A1009E" w:rsidRPr="00223481" w:rsidRDefault="00A1009E">
      <w:pPr>
        <w:rPr>
          <w:rFonts w:ascii="Verdana" w:hAnsi="Verdana"/>
          <w:lang w:val="en-GB"/>
          <w:rPrChange w:id="1114" w:author="Gareth Harding" w:date="2025-07-09T10:21:00Z" w16du:dateUtc="2025-07-09T08:21:00Z">
            <w:rPr>
              <w:rFonts w:ascii="Verdana" w:hAnsi="Verdana"/>
            </w:rPr>
          </w:rPrChange>
        </w:rPr>
        <w:pPrChange w:id="111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116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In the living room</w:t>
      </w:r>
      <w:del w:id="1117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1118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48900061" w14:textId="2CF2C47E" w:rsidR="00A1009E" w:rsidRPr="00223481" w:rsidRDefault="00A1009E">
      <w:pPr>
        <w:rPr>
          <w:rFonts w:ascii="Verdana" w:hAnsi="Verdana"/>
          <w:lang w:val="en-GB"/>
          <w:rPrChange w:id="1119" w:author="Gareth Harding" w:date="2025-07-09T10:21:00Z" w16du:dateUtc="2025-07-09T08:21:00Z">
            <w:rPr>
              <w:rFonts w:ascii="Verdana" w:hAnsi="Verdana"/>
            </w:rPr>
          </w:rPrChange>
        </w:rPr>
        <w:pPrChange w:id="112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121" w:author="Gareth Harding" w:date="2025-07-09T10:21:00Z" w16du:dateUtc="2025-07-09T08:21:00Z">
            <w:rPr>
              <w:rFonts w:ascii="Verdana" w:hAnsi="Verdana"/>
            </w:rPr>
          </w:rPrChange>
        </w:rPr>
        <w:t>In the kitchen</w:t>
      </w:r>
      <w:del w:id="1122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123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576B5B95" w14:textId="6D47257F" w:rsidR="00A1009E" w:rsidRDefault="00A1009E" w:rsidP="004D7559">
      <w:pPr>
        <w:rPr>
          <w:ins w:id="1124" w:author="Gareth Harding" w:date="2025-07-09T17:39:00Z" w16du:dateUtc="2025-07-09T15:39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125" w:author="Gareth Harding" w:date="2025-07-09T10:21:00Z" w16du:dateUtc="2025-07-09T08:21:00Z">
            <w:rPr>
              <w:rFonts w:ascii="Verdana" w:hAnsi="Verdana"/>
            </w:rPr>
          </w:rPrChange>
        </w:rPr>
        <w:t>On the roof</w:t>
      </w:r>
      <w:del w:id="1126" w:author="Gareth Harding" w:date="2025-07-09T10:56:00Z" w16du:dateUtc="2025-07-09T08:56:00Z">
        <w:r w:rsidRPr="00223481" w:rsidDel="00555108">
          <w:rPr>
            <w:rFonts w:ascii="Verdana" w:hAnsi="Verdana"/>
            <w:lang w:val="en-GB"/>
            <w:rPrChange w:id="1127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0EA88EBD" w14:textId="77777777" w:rsidR="00360E28" w:rsidRPr="00223481" w:rsidRDefault="00360E28">
      <w:pPr>
        <w:rPr>
          <w:rFonts w:ascii="Verdana" w:hAnsi="Verdana"/>
          <w:lang w:val="en-GB"/>
          <w:rPrChange w:id="1128" w:author="Gareth Harding" w:date="2025-07-09T10:21:00Z" w16du:dateUtc="2025-07-09T08:21:00Z">
            <w:rPr>
              <w:rFonts w:ascii="Verdana" w:hAnsi="Verdana"/>
            </w:rPr>
          </w:rPrChange>
        </w:rPr>
        <w:pPrChange w:id="112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CA554DF" w14:textId="77777777" w:rsidR="00A1009E" w:rsidRPr="00223481" w:rsidRDefault="00A1009E">
      <w:pPr>
        <w:rPr>
          <w:rFonts w:ascii="Verdana" w:hAnsi="Verdana"/>
          <w:b/>
          <w:bCs/>
          <w:lang w:val="en-GB"/>
          <w:rPrChange w:id="113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13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132" w:author="Gareth Harding" w:date="2025-07-09T17:39:00Z" w16du:dateUtc="2025-07-09T15:39:00Z">
        <w:r w:rsidRPr="00223481" w:rsidDel="00360E28">
          <w:rPr>
            <w:rFonts w:ascii="Verdana" w:hAnsi="Verdana"/>
            <w:b/>
            <w:bCs/>
            <w:lang w:val="en-GB"/>
            <w:rPrChange w:id="1133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13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5.</w:t>
      </w:r>
      <w:r w:rsidRPr="00223481">
        <w:rPr>
          <w:rFonts w:ascii="Verdana" w:hAnsi="Verdana"/>
          <w:b/>
          <w:bCs/>
          <w:lang w:val="en-GB"/>
          <w:rPrChange w:id="113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What does Mum do in the kitchen?</w:t>
      </w:r>
    </w:p>
    <w:p w14:paraId="7DB5BE82" w14:textId="24229B7A" w:rsidR="00A1009E" w:rsidRPr="00223481" w:rsidRDefault="00A1009E">
      <w:pPr>
        <w:rPr>
          <w:rFonts w:ascii="Verdana" w:hAnsi="Verdana"/>
          <w:lang w:val="en-GB"/>
          <w:rPrChange w:id="1136" w:author="Gareth Harding" w:date="2025-07-09T10:21:00Z" w16du:dateUtc="2025-07-09T08:21:00Z">
            <w:rPr>
              <w:rFonts w:ascii="Verdana" w:hAnsi="Verdana"/>
            </w:rPr>
          </w:rPrChange>
        </w:rPr>
        <w:pPrChange w:id="113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13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She cooks</w:t>
      </w:r>
      <w:del w:id="1139" w:author="Gareth Harding" w:date="2025-07-09T10:56:00Z" w16du:dateUtc="2025-07-09T08:56:00Z">
        <w:r w:rsidRPr="00223481" w:rsidDel="00555108">
          <w:rPr>
            <w:rFonts w:ascii="Verdana" w:hAnsi="Verdana"/>
            <w:highlight w:val="yellow"/>
            <w:lang w:val="en-GB"/>
            <w:rPrChange w:id="1140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405A76B7" w14:textId="21A20AC1" w:rsidR="00A1009E" w:rsidRPr="00223481" w:rsidRDefault="00A1009E">
      <w:pPr>
        <w:rPr>
          <w:rFonts w:ascii="Verdana" w:hAnsi="Verdana"/>
          <w:lang w:val="en-GB"/>
          <w:rPrChange w:id="1141" w:author="Gareth Harding" w:date="2025-07-09T10:21:00Z" w16du:dateUtc="2025-07-09T08:21:00Z">
            <w:rPr>
              <w:rFonts w:ascii="Verdana" w:hAnsi="Verdana"/>
            </w:rPr>
          </w:rPrChange>
        </w:rPr>
        <w:pPrChange w:id="114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143" w:author="Gareth Harding" w:date="2025-07-09T10:21:00Z" w16du:dateUtc="2025-07-09T08:21:00Z">
            <w:rPr>
              <w:rFonts w:ascii="Verdana" w:hAnsi="Verdana"/>
            </w:rPr>
          </w:rPrChange>
        </w:rPr>
        <w:t>She plays football</w:t>
      </w:r>
      <w:del w:id="1144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145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69891D20" w14:textId="298E8BF7" w:rsidR="00A1009E" w:rsidRDefault="00A1009E" w:rsidP="004D7559">
      <w:pPr>
        <w:rPr>
          <w:ins w:id="1146" w:author="Gareth Harding" w:date="2025-07-09T17:39:00Z" w16du:dateUtc="2025-07-09T15:39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147" w:author="Gareth Harding" w:date="2025-07-09T10:21:00Z" w16du:dateUtc="2025-07-09T08:21:00Z">
            <w:rPr>
              <w:rFonts w:ascii="Verdana" w:hAnsi="Verdana"/>
            </w:rPr>
          </w:rPrChange>
        </w:rPr>
        <w:t>She sleeps</w:t>
      </w:r>
      <w:del w:id="1148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14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234BC66" w14:textId="77777777" w:rsidR="00360E28" w:rsidRPr="00223481" w:rsidRDefault="00360E28">
      <w:pPr>
        <w:rPr>
          <w:rFonts w:ascii="Verdana" w:hAnsi="Verdana"/>
          <w:lang w:val="en-GB"/>
          <w:rPrChange w:id="1150" w:author="Gareth Harding" w:date="2025-07-09T10:21:00Z" w16du:dateUtc="2025-07-09T08:21:00Z">
            <w:rPr>
              <w:rFonts w:ascii="Verdana" w:hAnsi="Verdana"/>
            </w:rPr>
          </w:rPrChange>
        </w:rPr>
        <w:pPrChange w:id="115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C2F3BE0" w14:textId="77777777" w:rsidR="00A1009E" w:rsidRPr="00223481" w:rsidRDefault="00A1009E">
      <w:pPr>
        <w:rPr>
          <w:rFonts w:ascii="Verdana" w:hAnsi="Verdana"/>
          <w:b/>
          <w:bCs/>
          <w:lang w:val="en-GB"/>
          <w:rPrChange w:id="115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15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154" w:author="Gareth Harding" w:date="2025-07-09T17:39:00Z" w16du:dateUtc="2025-07-09T15:39:00Z">
        <w:r w:rsidRPr="00223481" w:rsidDel="00360E28">
          <w:rPr>
            <w:rFonts w:ascii="Verdana" w:hAnsi="Verdana"/>
            <w:b/>
            <w:bCs/>
            <w:lang w:val="en-GB"/>
            <w:rPrChange w:id="1155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15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6.</w:t>
      </w:r>
      <w:r w:rsidRPr="00223481">
        <w:rPr>
          <w:rFonts w:ascii="Verdana" w:hAnsi="Verdana"/>
          <w:b/>
          <w:bCs/>
          <w:lang w:val="en-GB"/>
          <w:rPrChange w:id="115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Where do they eat?</w:t>
      </w:r>
    </w:p>
    <w:p w14:paraId="4B18E5C1" w14:textId="726AA34F" w:rsidR="00A1009E" w:rsidRPr="00223481" w:rsidRDefault="00A1009E">
      <w:pPr>
        <w:rPr>
          <w:rFonts w:ascii="Verdana" w:hAnsi="Verdana"/>
          <w:lang w:val="en-GB"/>
          <w:rPrChange w:id="1158" w:author="Gareth Harding" w:date="2025-07-09T10:21:00Z" w16du:dateUtc="2025-07-09T08:21:00Z">
            <w:rPr>
              <w:rFonts w:ascii="Verdana" w:hAnsi="Verdana"/>
            </w:rPr>
          </w:rPrChange>
        </w:rPr>
        <w:pPrChange w:id="115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160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In the dining room</w:t>
      </w:r>
      <w:del w:id="1161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162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532EDBD" w14:textId="4C867112" w:rsidR="00A1009E" w:rsidRPr="00223481" w:rsidRDefault="00A1009E">
      <w:pPr>
        <w:rPr>
          <w:rFonts w:ascii="Verdana" w:hAnsi="Verdana"/>
          <w:lang w:val="en-GB"/>
          <w:rPrChange w:id="1163" w:author="Gareth Harding" w:date="2025-07-09T10:21:00Z" w16du:dateUtc="2025-07-09T08:21:00Z">
            <w:rPr>
              <w:rFonts w:ascii="Verdana" w:hAnsi="Verdana"/>
            </w:rPr>
          </w:rPrChange>
        </w:rPr>
        <w:pPrChange w:id="116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165" w:author="Gareth Harding" w:date="2025-07-09T10:21:00Z" w16du:dateUtc="2025-07-09T08:21:00Z">
            <w:rPr>
              <w:rFonts w:ascii="Verdana" w:hAnsi="Verdana"/>
            </w:rPr>
          </w:rPrChange>
        </w:rPr>
        <w:t>In the bedroom</w:t>
      </w:r>
      <w:del w:id="1166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167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5DD73038" w14:textId="6248F748" w:rsidR="00A1009E" w:rsidRDefault="00A1009E" w:rsidP="004D7559">
      <w:pPr>
        <w:rPr>
          <w:ins w:id="1168" w:author="Gareth Harding" w:date="2025-07-09T17:39:00Z" w16du:dateUtc="2025-07-09T15:39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169" w:author="Gareth Harding" w:date="2025-07-09T10:21:00Z" w16du:dateUtc="2025-07-09T08:21:00Z">
            <w:rPr>
              <w:rFonts w:ascii="Verdana" w:hAnsi="Verdana"/>
            </w:rPr>
          </w:rPrChange>
        </w:rPr>
        <w:t>In the garden</w:t>
      </w:r>
      <w:del w:id="1170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171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AAB3E72" w14:textId="77777777" w:rsidR="00360E28" w:rsidRPr="00223481" w:rsidRDefault="00360E28">
      <w:pPr>
        <w:rPr>
          <w:rFonts w:ascii="Verdana" w:hAnsi="Verdana"/>
          <w:lang w:val="en-GB"/>
          <w:rPrChange w:id="1172" w:author="Gareth Harding" w:date="2025-07-09T10:21:00Z" w16du:dateUtc="2025-07-09T08:21:00Z">
            <w:rPr>
              <w:rFonts w:ascii="Verdana" w:hAnsi="Verdana"/>
            </w:rPr>
          </w:rPrChange>
        </w:rPr>
        <w:pPrChange w:id="117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361B5E7" w14:textId="77777777" w:rsidR="00A1009E" w:rsidRPr="00223481" w:rsidRDefault="00A1009E">
      <w:pPr>
        <w:rPr>
          <w:rFonts w:ascii="Verdana" w:hAnsi="Verdana"/>
          <w:b/>
          <w:bCs/>
          <w:lang w:val="en-GB"/>
          <w:rPrChange w:id="117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17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176" w:author="Gareth Harding" w:date="2025-07-09T17:39:00Z" w16du:dateUtc="2025-07-09T15:39:00Z">
        <w:r w:rsidRPr="00223481" w:rsidDel="00360E28">
          <w:rPr>
            <w:rFonts w:ascii="Verdana" w:hAnsi="Verdana"/>
            <w:b/>
            <w:bCs/>
            <w:lang w:val="en-GB"/>
            <w:rPrChange w:id="1177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17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7.</w:t>
      </w:r>
      <w:r w:rsidRPr="00223481">
        <w:rPr>
          <w:rFonts w:ascii="Verdana" w:hAnsi="Verdana"/>
          <w:b/>
          <w:bCs/>
          <w:lang w:val="en-GB"/>
          <w:rPrChange w:id="117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What colour is the bed?</w:t>
      </w:r>
    </w:p>
    <w:p w14:paraId="768C256C" w14:textId="4A0FF23F" w:rsidR="00A1009E" w:rsidRPr="00223481" w:rsidRDefault="00A1009E">
      <w:pPr>
        <w:rPr>
          <w:rFonts w:ascii="Verdana" w:hAnsi="Verdana"/>
          <w:lang w:val="en-GB"/>
          <w:rPrChange w:id="1180" w:author="Gareth Harding" w:date="2025-07-09T10:21:00Z" w16du:dateUtc="2025-07-09T08:21:00Z">
            <w:rPr>
              <w:rFonts w:ascii="Verdana" w:hAnsi="Verdana"/>
            </w:rPr>
          </w:rPrChange>
        </w:rPr>
        <w:pPrChange w:id="118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18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Blue</w:t>
      </w:r>
      <w:del w:id="1183" w:author="Gareth Harding" w:date="2025-07-09T10:41:00Z" w16du:dateUtc="2025-07-09T08:41:00Z">
        <w:r w:rsidRPr="00223481" w:rsidDel="00C67908">
          <w:rPr>
            <w:rFonts w:ascii="Verdana" w:hAnsi="Verdana"/>
            <w:highlight w:val="yellow"/>
            <w:lang w:val="en-GB"/>
            <w:rPrChange w:id="1184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9849D83" w14:textId="39924A95" w:rsidR="00A1009E" w:rsidRPr="00223481" w:rsidRDefault="00A1009E">
      <w:pPr>
        <w:rPr>
          <w:rFonts w:ascii="Verdana" w:hAnsi="Verdana"/>
          <w:lang w:val="en-GB"/>
          <w:rPrChange w:id="1185" w:author="Gareth Harding" w:date="2025-07-09T10:21:00Z" w16du:dateUtc="2025-07-09T08:21:00Z">
            <w:rPr>
              <w:rFonts w:ascii="Verdana" w:hAnsi="Verdana"/>
            </w:rPr>
          </w:rPrChange>
        </w:rPr>
        <w:pPrChange w:id="118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187" w:author="Gareth Harding" w:date="2025-07-09T10:21:00Z" w16du:dateUtc="2025-07-09T08:21:00Z">
            <w:rPr>
              <w:rFonts w:ascii="Verdana" w:hAnsi="Verdana"/>
            </w:rPr>
          </w:rPrChange>
        </w:rPr>
        <w:lastRenderedPageBreak/>
        <w:t>Green</w:t>
      </w:r>
      <w:del w:id="1188" w:author="Gareth Harding" w:date="2025-07-09T10:41:00Z" w16du:dateUtc="2025-07-09T08:41:00Z">
        <w:r w:rsidRPr="00223481" w:rsidDel="00C67908">
          <w:rPr>
            <w:rFonts w:ascii="Verdana" w:hAnsi="Verdana"/>
            <w:lang w:val="en-GB"/>
            <w:rPrChange w:id="118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6F9B9F67" w14:textId="187EE1C7" w:rsidR="00A1009E" w:rsidRDefault="00A1009E" w:rsidP="004D7559">
      <w:pPr>
        <w:rPr>
          <w:ins w:id="1190" w:author="Gareth Harding" w:date="2025-07-09T17:39:00Z" w16du:dateUtc="2025-07-09T15:39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191" w:author="Gareth Harding" w:date="2025-07-09T10:21:00Z" w16du:dateUtc="2025-07-09T08:21:00Z">
            <w:rPr>
              <w:rFonts w:ascii="Verdana" w:hAnsi="Verdana"/>
            </w:rPr>
          </w:rPrChange>
        </w:rPr>
        <w:t>Rainbow</w:t>
      </w:r>
      <w:del w:id="1192" w:author="Gareth Harding" w:date="2025-07-09T10:41:00Z" w16du:dateUtc="2025-07-09T08:41:00Z">
        <w:r w:rsidRPr="00223481" w:rsidDel="00C67908">
          <w:rPr>
            <w:rFonts w:ascii="Verdana" w:hAnsi="Verdana"/>
            <w:lang w:val="en-GB"/>
            <w:rPrChange w:id="1193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5D32EE66" w14:textId="77777777" w:rsidR="00360E28" w:rsidRPr="00223481" w:rsidRDefault="00360E28">
      <w:pPr>
        <w:rPr>
          <w:rFonts w:ascii="Verdana" w:hAnsi="Verdana"/>
          <w:lang w:val="en-GB"/>
          <w:rPrChange w:id="1194" w:author="Gareth Harding" w:date="2025-07-09T10:21:00Z" w16du:dateUtc="2025-07-09T08:21:00Z">
            <w:rPr>
              <w:rFonts w:ascii="Verdana" w:hAnsi="Verdana"/>
            </w:rPr>
          </w:rPrChange>
        </w:rPr>
        <w:pPrChange w:id="119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03F1327" w14:textId="77777777" w:rsidR="00A1009E" w:rsidRPr="00223481" w:rsidRDefault="00A1009E">
      <w:pPr>
        <w:rPr>
          <w:rFonts w:ascii="Verdana" w:hAnsi="Verdana"/>
          <w:b/>
          <w:bCs/>
          <w:lang w:val="en-GB"/>
          <w:rPrChange w:id="119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19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198" w:author="Gareth Harding" w:date="2025-07-09T17:39:00Z" w16du:dateUtc="2025-07-09T15:39:00Z">
        <w:r w:rsidRPr="00223481" w:rsidDel="00360E28">
          <w:rPr>
            <w:rFonts w:ascii="Verdana" w:hAnsi="Verdana"/>
            <w:b/>
            <w:bCs/>
            <w:lang w:val="en-GB"/>
            <w:rPrChange w:id="1199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20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8.</w:t>
      </w:r>
      <w:r w:rsidRPr="00223481">
        <w:rPr>
          <w:rFonts w:ascii="Verdana" w:hAnsi="Verdana"/>
          <w:b/>
          <w:bCs/>
          <w:lang w:val="en-GB"/>
          <w:rPrChange w:id="120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Where does the child sleep?</w:t>
      </w:r>
    </w:p>
    <w:p w14:paraId="4ECE85D3" w14:textId="14913DA4" w:rsidR="00A1009E" w:rsidRPr="00223481" w:rsidRDefault="00A1009E">
      <w:pPr>
        <w:rPr>
          <w:rFonts w:ascii="Verdana" w:hAnsi="Verdana"/>
          <w:lang w:val="en-GB"/>
          <w:rPrChange w:id="1202" w:author="Gareth Harding" w:date="2025-07-09T10:21:00Z" w16du:dateUtc="2025-07-09T08:21:00Z">
            <w:rPr>
              <w:rFonts w:ascii="Verdana" w:hAnsi="Verdana"/>
            </w:rPr>
          </w:rPrChange>
        </w:rPr>
        <w:pPrChange w:id="120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20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In the bedroom</w:t>
      </w:r>
      <w:del w:id="1205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206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63F0D481" w14:textId="63F0725A" w:rsidR="00A1009E" w:rsidRPr="00223481" w:rsidRDefault="00A1009E">
      <w:pPr>
        <w:rPr>
          <w:rFonts w:ascii="Verdana" w:hAnsi="Verdana"/>
          <w:lang w:val="en-GB"/>
          <w:rPrChange w:id="1207" w:author="Gareth Harding" w:date="2025-07-09T10:21:00Z" w16du:dateUtc="2025-07-09T08:21:00Z">
            <w:rPr>
              <w:rFonts w:ascii="Verdana" w:hAnsi="Verdana"/>
            </w:rPr>
          </w:rPrChange>
        </w:rPr>
        <w:pPrChange w:id="120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209" w:author="Gareth Harding" w:date="2025-07-09T10:21:00Z" w16du:dateUtc="2025-07-09T08:21:00Z">
            <w:rPr>
              <w:rFonts w:ascii="Verdana" w:hAnsi="Verdana"/>
            </w:rPr>
          </w:rPrChange>
        </w:rPr>
        <w:t>In the bathroom</w:t>
      </w:r>
      <w:del w:id="1210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211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9154570" w14:textId="6672B90D" w:rsidR="00A1009E" w:rsidRDefault="00A1009E" w:rsidP="004D7559">
      <w:pPr>
        <w:rPr>
          <w:ins w:id="1212" w:author="Gareth Harding" w:date="2025-07-09T17:39:00Z" w16du:dateUtc="2025-07-09T15:39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213" w:author="Gareth Harding" w:date="2025-07-09T10:21:00Z" w16du:dateUtc="2025-07-09T08:21:00Z">
            <w:rPr>
              <w:rFonts w:ascii="Verdana" w:hAnsi="Verdana"/>
            </w:rPr>
          </w:rPrChange>
        </w:rPr>
        <w:t>In the fridge</w:t>
      </w:r>
      <w:del w:id="1214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215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586ABDD9" w14:textId="77777777" w:rsidR="00360E28" w:rsidRPr="00223481" w:rsidRDefault="00360E28">
      <w:pPr>
        <w:rPr>
          <w:rFonts w:ascii="Verdana" w:hAnsi="Verdana"/>
          <w:lang w:val="en-GB"/>
          <w:rPrChange w:id="1216" w:author="Gareth Harding" w:date="2025-07-09T10:21:00Z" w16du:dateUtc="2025-07-09T08:21:00Z">
            <w:rPr>
              <w:rFonts w:ascii="Verdana" w:hAnsi="Verdana"/>
            </w:rPr>
          </w:rPrChange>
        </w:rPr>
        <w:pPrChange w:id="121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01594BB" w14:textId="77777777" w:rsidR="00A1009E" w:rsidRPr="00223481" w:rsidRDefault="00A1009E">
      <w:pPr>
        <w:rPr>
          <w:rFonts w:ascii="Verdana" w:hAnsi="Verdana"/>
          <w:b/>
          <w:bCs/>
          <w:lang w:val="en-GB"/>
          <w:rPrChange w:id="121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21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del w:id="1220" w:author="Gareth Harding" w:date="2025-07-09T17:39:00Z" w16du:dateUtc="2025-07-09T15:39:00Z">
        <w:r w:rsidRPr="00223481" w:rsidDel="00360E28">
          <w:rPr>
            <w:rFonts w:ascii="Verdana" w:hAnsi="Verdana"/>
            <w:b/>
            <w:bCs/>
            <w:lang w:val="en-GB"/>
            <w:rPrChange w:id="1221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223481">
        <w:rPr>
          <w:rFonts w:ascii="Verdana" w:hAnsi="Verdana"/>
          <w:b/>
          <w:bCs/>
          <w:lang w:val="en-GB"/>
          <w:rPrChange w:id="122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9.</w:t>
      </w:r>
      <w:r w:rsidRPr="00223481">
        <w:rPr>
          <w:rFonts w:ascii="Verdana" w:hAnsi="Verdana"/>
          <w:b/>
          <w:bCs/>
          <w:lang w:val="en-GB"/>
          <w:rPrChange w:id="122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ab/>
        <w:t>Where does the child brush their teeth?</w:t>
      </w:r>
    </w:p>
    <w:p w14:paraId="46F7A8DE" w14:textId="4F46F6E2" w:rsidR="00A1009E" w:rsidRPr="00223481" w:rsidRDefault="00A1009E">
      <w:pPr>
        <w:rPr>
          <w:rFonts w:ascii="Verdana" w:hAnsi="Verdana"/>
          <w:lang w:val="en-GB"/>
          <w:rPrChange w:id="1224" w:author="Gareth Harding" w:date="2025-07-09T10:21:00Z" w16du:dateUtc="2025-07-09T08:21:00Z">
            <w:rPr>
              <w:rFonts w:ascii="Verdana" w:hAnsi="Verdana"/>
            </w:rPr>
          </w:rPrChange>
        </w:rPr>
        <w:pPrChange w:id="122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226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In the bathroom</w:t>
      </w:r>
      <w:del w:id="1227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228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6162BCF" w14:textId="18B6988F" w:rsidR="00A1009E" w:rsidRPr="00223481" w:rsidRDefault="00A1009E">
      <w:pPr>
        <w:rPr>
          <w:rFonts w:ascii="Verdana" w:hAnsi="Verdana"/>
          <w:lang w:val="en-GB"/>
          <w:rPrChange w:id="1229" w:author="Gareth Harding" w:date="2025-07-09T10:21:00Z" w16du:dateUtc="2025-07-09T08:21:00Z">
            <w:rPr>
              <w:rFonts w:ascii="Verdana" w:hAnsi="Verdana"/>
            </w:rPr>
          </w:rPrChange>
        </w:rPr>
        <w:pPrChange w:id="123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231" w:author="Gareth Harding" w:date="2025-07-09T10:21:00Z" w16du:dateUtc="2025-07-09T08:21:00Z">
            <w:rPr>
              <w:rFonts w:ascii="Verdana" w:hAnsi="Verdana"/>
            </w:rPr>
          </w:rPrChange>
        </w:rPr>
        <w:t>In the garage</w:t>
      </w:r>
      <w:del w:id="1232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233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B9B71E7" w14:textId="26E72649" w:rsidR="00A1009E" w:rsidRPr="00F245C1" w:rsidRDefault="00A1009E">
      <w:pPr>
        <w:rPr>
          <w:rFonts w:ascii="Verdana" w:hAnsi="Verdana"/>
        </w:rPr>
        <w:pPrChange w:id="123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</w:rPr>
        <w:t xml:space="preserve">In </w:t>
      </w:r>
      <w:proofErr w:type="spellStart"/>
      <w:r w:rsidRPr="00F245C1">
        <w:rPr>
          <w:rFonts w:ascii="Verdana" w:hAnsi="Verdana"/>
        </w:rPr>
        <w:t>the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garden</w:t>
      </w:r>
      <w:proofErr w:type="spellEnd"/>
      <w:del w:id="1235" w:author="Gareth Harding" w:date="2025-07-09T10:57:00Z" w16du:dateUtc="2025-07-09T08:57:00Z">
        <w:r w:rsidRPr="00F245C1" w:rsidDel="00555108">
          <w:rPr>
            <w:rFonts w:ascii="Verdana" w:hAnsi="Verdana"/>
          </w:rPr>
          <w:delText>.</w:delText>
        </w:r>
      </w:del>
    </w:p>
    <w:p w14:paraId="555AF552" w14:textId="77777777" w:rsidR="007C043E" w:rsidRDefault="007C043E" w:rsidP="004D7559">
      <w:pPr>
        <w:rPr>
          <w:ins w:id="1236" w:author="Gareth Harding" w:date="2025-07-09T17:39:00Z" w16du:dateUtc="2025-07-09T15:39:00Z"/>
          <w:rFonts w:ascii="Verdana" w:hAnsi="Verdana"/>
        </w:rPr>
      </w:pPr>
    </w:p>
    <w:p w14:paraId="4293572F" w14:textId="77777777" w:rsidR="00360E28" w:rsidRDefault="00360E28" w:rsidP="004D7559">
      <w:pPr>
        <w:rPr>
          <w:ins w:id="1237" w:author="Gareth Harding" w:date="2025-07-09T17:39:00Z" w16du:dateUtc="2025-07-09T15:39:00Z"/>
          <w:rFonts w:ascii="Verdana" w:hAnsi="Verdana"/>
        </w:rPr>
      </w:pPr>
    </w:p>
    <w:p w14:paraId="005A25D3" w14:textId="77777777" w:rsidR="00360E28" w:rsidRDefault="00360E28" w:rsidP="004D7559">
      <w:pPr>
        <w:rPr>
          <w:ins w:id="1238" w:author="Gareth Harding" w:date="2025-07-09T17:39:00Z" w16du:dateUtc="2025-07-09T15:39:00Z"/>
          <w:rFonts w:ascii="Verdana" w:hAnsi="Verdana"/>
        </w:rPr>
      </w:pPr>
    </w:p>
    <w:p w14:paraId="7D6CBACA" w14:textId="77777777" w:rsidR="00360E28" w:rsidRPr="00F245C1" w:rsidRDefault="00360E28">
      <w:pPr>
        <w:rPr>
          <w:rFonts w:ascii="Verdana" w:hAnsi="Verdana"/>
        </w:rPr>
        <w:pPrChange w:id="123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BB88E60" w14:textId="463C106F" w:rsidR="00956089" w:rsidRPr="00F245C1" w:rsidRDefault="00956089" w:rsidP="004D7559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r w:rsidRPr="00F245C1">
        <w:rPr>
          <w:rFonts w:ascii="Verdana" w:hAnsi="Verdana"/>
          <w:b/>
          <w:bCs/>
          <w:color w:val="215E99" w:themeColor="text2" w:themeTint="BF"/>
        </w:rPr>
        <w:t xml:space="preserve">Lunch Time at </w:t>
      </w: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School</w:t>
      </w:r>
      <w:proofErr w:type="spellEnd"/>
    </w:p>
    <w:p w14:paraId="43716A30" w14:textId="77777777" w:rsidR="000747BF" w:rsidRPr="00F245C1" w:rsidRDefault="000747BF" w:rsidP="004D7559">
      <w:pPr>
        <w:pStyle w:val="Prrafodelista"/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</w:p>
    <w:p w14:paraId="242B99BE" w14:textId="325B3607" w:rsidR="00956089" w:rsidRPr="00F245C1" w:rsidRDefault="00956089">
      <w:pPr>
        <w:rPr>
          <w:rFonts w:ascii="Verdana" w:hAnsi="Verdana"/>
        </w:rPr>
        <w:pPrChange w:id="124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F245C1">
        <w:rPr>
          <w:rFonts w:ascii="Verdana" w:hAnsi="Verdana"/>
        </w:rPr>
        <w:t>It’s</w:t>
      </w:r>
      <w:proofErr w:type="spellEnd"/>
      <w:r w:rsidRPr="00F245C1">
        <w:rPr>
          <w:rFonts w:ascii="Verdana" w:hAnsi="Verdana"/>
        </w:rPr>
        <w:t xml:space="preserve"> lunch time!</w:t>
      </w:r>
    </w:p>
    <w:p w14:paraId="37B5D86E" w14:textId="5ED25296" w:rsidR="00956089" w:rsidRPr="00F245C1" w:rsidRDefault="00956089">
      <w:pPr>
        <w:rPr>
          <w:rFonts w:ascii="Verdana" w:hAnsi="Verdana"/>
        </w:rPr>
        <w:pPrChange w:id="124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rPrChange w:id="1242" w:author="Gareth Harding" w:date="2025-07-09T17:39:00Z" w16du:dateUtc="2025-07-09T15:39:00Z">
            <w:rPr>
              <w:rFonts w:ascii="Verdana" w:hAnsi="Verdana"/>
            </w:rPr>
          </w:rPrChange>
        </w:rPr>
        <w:t>Tom</w:t>
      </w:r>
      <w:r w:rsidRPr="00F245C1">
        <w:rPr>
          <w:rFonts w:ascii="Verdana" w:hAnsi="Verdana"/>
        </w:rPr>
        <w:t xml:space="preserve">: </w:t>
      </w:r>
      <w:proofErr w:type="spellStart"/>
      <w:r w:rsidRPr="00F245C1">
        <w:rPr>
          <w:rFonts w:ascii="Verdana" w:hAnsi="Verdana"/>
        </w:rPr>
        <w:t>Hello</w:t>
      </w:r>
      <w:proofErr w:type="spellEnd"/>
      <w:r w:rsidRPr="00F245C1">
        <w:rPr>
          <w:rFonts w:ascii="Verdana" w:hAnsi="Verdana"/>
        </w:rPr>
        <w:t>, Anna!</w:t>
      </w:r>
    </w:p>
    <w:p w14:paraId="563CCC9A" w14:textId="1CB1B8F3" w:rsidR="00956089" w:rsidRPr="00223481" w:rsidRDefault="00956089">
      <w:pPr>
        <w:rPr>
          <w:rFonts w:ascii="Verdana" w:hAnsi="Verdana"/>
          <w:lang w:val="en-GB"/>
          <w:rPrChange w:id="1243" w:author="Gareth Harding" w:date="2025-07-09T10:21:00Z" w16du:dateUtc="2025-07-09T08:21:00Z">
            <w:rPr>
              <w:rFonts w:ascii="Verdana" w:hAnsi="Verdana"/>
            </w:rPr>
          </w:rPrChange>
        </w:rPr>
        <w:pPrChange w:id="124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45" w:author="Gareth Harding" w:date="2025-07-09T17:39:00Z" w16du:dateUtc="2025-07-09T15:39:00Z">
            <w:rPr>
              <w:rFonts w:ascii="Verdana" w:hAnsi="Verdana"/>
            </w:rPr>
          </w:rPrChange>
        </w:rPr>
        <w:t>Anna</w:t>
      </w:r>
      <w:r w:rsidRPr="00223481">
        <w:rPr>
          <w:rFonts w:ascii="Verdana" w:hAnsi="Verdana"/>
          <w:lang w:val="en-GB"/>
          <w:rPrChange w:id="1246" w:author="Gareth Harding" w:date="2025-07-09T10:21:00Z" w16du:dateUtc="2025-07-09T08:21:00Z">
            <w:rPr>
              <w:rFonts w:ascii="Verdana" w:hAnsi="Verdana"/>
            </w:rPr>
          </w:rPrChange>
        </w:rPr>
        <w:t>: Hello, Tom! What are you eating?</w:t>
      </w:r>
    </w:p>
    <w:p w14:paraId="75820536" w14:textId="2391A7E5" w:rsidR="00956089" w:rsidRPr="00223481" w:rsidRDefault="00956089">
      <w:pPr>
        <w:rPr>
          <w:rFonts w:ascii="Verdana" w:hAnsi="Verdana"/>
          <w:lang w:val="en-GB"/>
          <w:rPrChange w:id="1247" w:author="Gareth Harding" w:date="2025-07-09T10:21:00Z" w16du:dateUtc="2025-07-09T08:21:00Z">
            <w:rPr>
              <w:rFonts w:ascii="Verdana" w:hAnsi="Verdana"/>
            </w:rPr>
          </w:rPrChange>
        </w:rPr>
        <w:pPrChange w:id="124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49" w:author="Gareth Harding" w:date="2025-07-09T17:39:00Z" w16du:dateUtc="2025-07-09T15:39:00Z">
            <w:rPr>
              <w:rFonts w:ascii="Verdana" w:hAnsi="Verdana"/>
            </w:rPr>
          </w:rPrChange>
        </w:rPr>
        <w:t>Tom</w:t>
      </w:r>
      <w:r w:rsidRPr="00223481">
        <w:rPr>
          <w:rFonts w:ascii="Verdana" w:hAnsi="Verdana"/>
          <w:lang w:val="en-GB"/>
          <w:rPrChange w:id="1250" w:author="Gareth Harding" w:date="2025-07-09T10:21:00Z" w16du:dateUtc="2025-07-09T08:21:00Z">
            <w:rPr>
              <w:rFonts w:ascii="Verdana" w:hAnsi="Verdana"/>
            </w:rPr>
          </w:rPrChange>
        </w:rPr>
        <w:t xml:space="preserve">: I’m eating sausages and carrots. What </w:t>
      </w:r>
      <w:r w:rsidR="00D85686" w:rsidRPr="00223481">
        <w:rPr>
          <w:rFonts w:ascii="Verdana" w:hAnsi="Verdana"/>
          <w:lang w:val="en-GB"/>
          <w:rPrChange w:id="1251" w:author="Gareth Harding" w:date="2025-07-09T10:21:00Z" w16du:dateUtc="2025-07-09T08:21:00Z">
            <w:rPr>
              <w:rFonts w:ascii="Verdana" w:hAnsi="Verdana"/>
            </w:rPr>
          </w:rPrChange>
        </w:rPr>
        <w:t>are</w:t>
      </w:r>
      <w:r w:rsidRPr="00223481">
        <w:rPr>
          <w:rFonts w:ascii="Verdana" w:hAnsi="Verdana"/>
          <w:lang w:val="en-GB"/>
          <w:rPrChange w:id="1252" w:author="Gareth Harding" w:date="2025-07-09T10:21:00Z" w16du:dateUtc="2025-07-09T08:21:00Z">
            <w:rPr>
              <w:rFonts w:ascii="Verdana" w:hAnsi="Verdana"/>
            </w:rPr>
          </w:rPrChange>
        </w:rPr>
        <w:t xml:space="preserve"> you</w:t>
      </w:r>
      <w:r w:rsidR="00D85686" w:rsidRPr="00223481">
        <w:rPr>
          <w:rFonts w:ascii="Verdana" w:hAnsi="Verdana"/>
          <w:lang w:val="en-GB"/>
          <w:rPrChange w:id="1253" w:author="Gareth Harding" w:date="2025-07-09T10:21:00Z" w16du:dateUtc="2025-07-09T08:21:00Z">
            <w:rPr>
              <w:rFonts w:ascii="Verdana" w:hAnsi="Verdana"/>
            </w:rPr>
          </w:rPrChange>
        </w:rPr>
        <w:t xml:space="preserve"> eating</w:t>
      </w:r>
      <w:r w:rsidRPr="00223481">
        <w:rPr>
          <w:rFonts w:ascii="Verdana" w:hAnsi="Verdana"/>
          <w:lang w:val="en-GB"/>
          <w:rPrChange w:id="1254" w:author="Gareth Harding" w:date="2025-07-09T10:21:00Z" w16du:dateUtc="2025-07-09T08:21:00Z">
            <w:rPr>
              <w:rFonts w:ascii="Verdana" w:hAnsi="Verdana"/>
            </w:rPr>
          </w:rPrChange>
        </w:rPr>
        <w:t>?</w:t>
      </w:r>
    </w:p>
    <w:p w14:paraId="180EDD95" w14:textId="775A92E0" w:rsidR="00956089" w:rsidRPr="00223481" w:rsidRDefault="00956089">
      <w:pPr>
        <w:rPr>
          <w:rFonts w:ascii="Verdana" w:hAnsi="Verdana"/>
          <w:lang w:val="en-GB"/>
          <w:rPrChange w:id="1255" w:author="Gareth Harding" w:date="2025-07-09T10:21:00Z" w16du:dateUtc="2025-07-09T08:21:00Z">
            <w:rPr>
              <w:rFonts w:ascii="Verdana" w:hAnsi="Verdana"/>
            </w:rPr>
          </w:rPrChange>
        </w:rPr>
        <w:pPrChange w:id="125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57" w:author="Gareth Harding" w:date="2025-07-09T17:40:00Z" w16du:dateUtc="2025-07-09T15:40:00Z">
            <w:rPr>
              <w:rFonts w:ascii="Verdana" w:hAnsi="Verdana"/>
            </w:rPr>
          </w:rPrChange>
        </w:rPr>
        <w:t>Anna</w:t>
      </w:r>
      <w:r w:rsidRPr="00223481">
        <w:rPr>
          <w:rFonts w:ascii="Verdana" w:hAnsi="Verdana"/>
          <w:lang w:val="en-GB"/>
          <w:rPrChange w:id="1258" w:author="Gareth Harding" w:date="2025-07-09T10:21:00Z" w16du:dateUtc="2025-07-09T08:21:00Z">
            <w:rPr>
              <w:rFonts w:ascii="Verdana" w:hAnsi="Verdana"/>
            </w:rPr>
          </w:rPrChange>
        </w:rPr>
        <w:t>: I’m eating salad and strawberries.</w:t>
      </w:r>
    </w:p>
    <w:p w14:paraId="0D576570" w14:textId="77777777" w:rsidR="00956089" w:rsidRPr="00223481" w:rsidRDefault="00956089">
      <w:pPr>
        <w:rPr>
          <w:rFonts w:ascii="Verdana" w:hAnsi="Verdana"/>
          <w:lang w:val="en-GB"/>
          <w:rPrChange w:id="1259" w:author="Gareth Harding" w:date="2025-07-09T10:21:00Z" w16du:dateUtc="2025-07-09T08:21:00Z">
            <w:rPr>
              <w:rFonts w:ascii="Verdana" w:hAnsi="Verdana"/>
            </w:rPr>
          </w:rPrChange>
        </w:rPr>
        <w:pPrChange w:id="1260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CDB3807" w14:textId="4DB584DA" w:rsidR="00956089" w:rsidRPr="00223481" w:rsidRDefault="00956089">
      <w:pPr>
        <w:rPr>
          <w:rFonts w:ascii="Verdana" w:hAnsi="Verdana"/>
          <w:lang w:val="en-GB"/>
          <w:rPrChange w:id="1261" w:author="Gareth Harding" w:date="2025-07-09T10:21:00Z" w16du:dateUtc="2025-07-09T08:21:00Z">
            <w:rPr>
              <w:rFonts w:ascii="Verdana" w:hAnsi="Verdana"/>
            </w:rPr>
          </w:rPrChange>
        </w:rPr>
        <w:pPrChange w:id="126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63" w:author="Gareth Harding" w:date="2025-07-09T17:40:00Z" w16du:dateUtc="2025-07-09T15:40:00Z">
            <w:rPr>
              <w:rFonts w:ascii="Verdana" w:hAnsi="Verdana"/>
            </w:rPr>
          </w:rPrChange>
        </w:rPr>
        <w:t>Tom</w:t>
      </w:r>
      <w:r w:rsidRPr="00223481">
        <w:rPr>
          <w:rFonts w:ascii="Verdana" w:hAnsi="Verdana"/>
          <w:lang w:val="en-GB"/>
          <w:rPrChange w:id="1264" w:author="Gareth Harding" w:date="2025-07-09T10:21:00Z" w16du:dateUtc="2025-07-09T08:21:00Z">
            <w:rPr>
              <w:rFonts w:ascii="Verdana" w:hAnsi="Verdana"/>
            </w:rPr>
          </w:rPrChange>
        </w:rPr>
        <w:t>: Yum!</w:t>
      </w:r>
      <w:r w:rsidR="00D85686" w:rsidRPr="00223481">
        <w:rPr>
          <w:rFonts w:ascii="Verdana" w:hAnsi="Verdana"/>
          <w:lang w:val="en-GB"/>
          <w:rPrChange w:id="1265" w:author="Gareth Harding" w:date="2025-07-09T10:21:00Z" w16du:dateUtc="2025-07-09T08:21:00Z">
            <w:rPr>
              <w:rFonts w:ascii="Verdana" w:hAnsi="Verdana"/>
            </w:rPr>
          </w:rPrChange>
        </w:rPr>
        <w:t xml:space="preserve"> I love strawberries! </w:t>
      </w:r>
      <w:del w:id="1266" w:author="Gareth Harding" w:date="2025-07-09T10:45:00Z" w16du:dateUtc="2025-07-09T08:45:00Z">
        <w:r w:rsidRPr="00223481" w:rsidDel="00C67908">
          <w:rPr>
            <w:rFonts w:ascii="Verdana" w:hAnsi="Verdana"/>
            <w:lang w:val="en-GB"/>
            <w:rPrChange w:id="1267" w:author="Gareth Harding" w:date="2025-07-09T10:21:00Z" w16du:dateUtc="2025-07-09T08:21:00Z">
              <w:rPr>
                <w:rFonts w:ascii="Verdana" w:hAnsi="Verdana"/>
              </w:rPr>
            </w:rPrChange>
          </w:rPr>
          <w:delText xml:space="preserve"> </w:delText>
        </w:r>
      </w:del>
      <w:r w:rsidRPr="00223481">
        <w:rPr>
          <w:rFonts w:ascii="Verdana" w:hAnsi="Verdana"/>
          <w:lang w:val="en-GB"/>
          <w:rPrChange w:id="1268" w:author="Gareth Harding" w:date="2025-07-09T10:21:00Z" w16du:dateUtc="2025-07-09T08:21:00Z">
            <w:rPr>
              <w:rFonts w:ascii="Verdana" w:hAnsi="Verdana"/>
            </w:rPr>
          </w:rPrChange>
        </w:rPr>
        <w:t>What are you drinking?</w:t>
      </w:r>
    </w:p>
    <w:p w14:paraId="3101432E" w14:textId="0C767FC0" w:rsidR="00956089" w:rsidRPr="00223481" w:rsidRDefault="00956089">
      <w:pPr>
        <w:rPr>
          <w:rFonts w:ascii="Verdana" w:hAnsi="Verdana"/>
          <w:lang w:val="en-GB"/>
          <w:rPrChange w:id="1269" w:author="Gareth Harding" w:date="2025-07-09T10:21:00Z" w16du:dateUtc="2025-07-09T08:21:00Z">
            <w:rPr>
              <w:rFonts w:ascii="Verdana" w:hAnsi="Verdana"/>
            </w:rPr>
          </w:rPrChange>
        </w:rPr>
        <w:pPrChange w:id="127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71" w:author="Gareth Harding" w:date="2025-07-09T17:40:00Z" w16du:dateUtc="2025-07-09T15:40:00Z">
            <w:rPr>
              <w:rFonts w:ascii="Verdana" w:hAnsi="Verdana"/>
            </w:rPr>
          </w:rPrChange>
        </w:rPr>
        <w:t>Anna</w:t>
      </w:r>
      <w:r w:rsidRPr="00223481">
        <w:rPr>
          <w:rFonts w:ascii="Verdana" w:hAnsi="Verdana"/>
          <w:lang w:val="en-GB"/>
          <w:rPrChange w:id="1272" w:author="Gareth Harding" w:date="2025-07-09T10:21:00Z" w16du:dateUtc="2025-07-09T08:21:00Z">
            <w:rPr>
              <w:rFonts w:ascii="Verdana" w:hAnsi="Verdana"/>
            </w:rPr>
          </w:rPrChange>
        </w:rPr>
        <w:t>: I’m drinking lemonade.</w:t>
      </w:r>
      <w:r w:rsidR="00D85686" w:rsidRPr="00223481">
        <w:rPr>
          <w:rFonts w:ascii="Verdana" w:hAnsi="Verdana"/>
          <w:lang w:val="en-GB"/>
          <w:rPrChange w:id="1273" w:author="Gareth Harding" w:date="2025-07-09T10:21:00Z" w16du:dateUtc="2025-07-09T08:21:00Z">
            <w:rPr>
              <w:rFonts w:ascii="Verdana" w:hAnsi="Verdana"/>
            </w:rPr>
          </w:rPrChange>
        </w:rPr>
        <w:t xml:space="preserve"> And you?</w:t>
      </w:r>
    </w:p>
    <w:p w14:paraId="187AFF13" w14:textId="18062791" w:rsidR="00956089" w:rsidRPr="00223481" w:rsidRDefault="00956089">
      <w:pPr>
        <w:rPr>
          <w:rFonts w:ascii="Verdana" w:hAnsi="Verdana"/>
          <w:lang w:val="en-GB"/>
          <w:rPrChange w:id="1274" w:author="Gareth Harding" w:date="2025-07-09T10:21:00Z" w16du:dateUtc="2025-07-09T08:21:00Z">
            <w:rPr>
              <w:rFonts w:ascii="Verdana" w:hAnsi="Verdana"/>
            </w:rPr>
          </w:rPrChange>
        </w:rPr>
        <w:pPrChange w:id="127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76" w:author="Gareth Harding" w:date="2025-07-09T17:40:00Z" w16du:dateUtc="2025-07-09T15:40:00Z">
            <w:rPr>
              <w:rFonts w:ascii="Verdana" w:hAnsi="Verdana"/>
            </w:rPr>
          </w:rPrChange>
        </w:rPr>
        <w:t>Tom</w:t>
      </w:r>
      <w:r w:rsidRPr="00223481">
        <w:rPr>
          <w:rFonts w:ascii="Verdana" w:hAnsi="Verdana"/>
          <w:lang w:val="en-GB"/>
          <w:rPrChange w:id="1277" w:author="Gareth Harding" w:date="2025-07-09T10:21:00Z" w16du:dateUtc="2025-07-09T08:21:00Z">
            <w:rPr>
              <w:rFonts w:ascii="Verdana" w:hAnsi="Verdana"/>
            </w:rPr>
          </w:rPrChange>
        </w:rPr>
        <w:t>: I’m drinking water.</w:t>
      </w:r>
    </w:p>
    <w:p w14:paraId="41983AB1" w14:textId="77777777" w:rsidR="00956089" w:rsidRPr="00223481" w:rsidRDefault="00956089">
      <w:pPr>
        <w:rPr>
          <w:rFonts w:ascii="Verdana" w:hAnsi="Verdana"/>
          <w:lang w:val="en-GB"/>
          <w:rPrChange w:id="1278" w:author="Gareth Harding" w:date="2025-07-09T10:21:00Z" w16du:dateUtc="2025-07-09T08:21:00Z">
            <w:rPr>
              <w:rFonts w:ascii="Verdana" w:hAnsi="Verdana"/>
            </w:rPr>
          </w:rPrChange>
        </w:rPr>
        <w:pPrChange w:id="127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8107A63" w14:textId="12E18658" w:rsidR="00956089" w:rsidRPr="00223481" w:rsidRDefault="00956089">
      <w:pPr>
        <w:rPr>
          <w:rFonts w:ascii="Verdana" w:hAnsi="Verdana"/>
          <w:lang w:val="en-GB"/>
          <w:rPrChange w:id="1280" w:author="Gareth Harding" w:date="2025-07-09T10:21:00Z" w16du:dateUtc="2025-07-09T08:21:00Z">
            <w:rPr>
              <w:rFonts w:ascii="Verdana" w:hAnsi="Verdana"/>
            </w:rPr>
          </w:rPrChange>
        </w:rPr>
        <w:pPrChange w:id="128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82" w:author="Gareth Harding" w:date="2025-07-09T17:40:00Z" w16du:dateUtc="2025-07-09T15:40:00Z">
            <w:rPr>
              <w:rFonts w:ascii="Verdana" w:hAnsi="Verdana"/>
            </w:rPr>
          </w:rPrChange>
        </w:rPr>
        <w:t>Anna</w:t>
      </w:r>
      <w:r w:rsidRPr="00223481">
        <w:rPr>
          <w:rFonts w:ascii="Verdana" w:hAnsi="Verdana"/>
          <w:lang w:val="en-GB"/>
          <w:rPrChange w:id="1283" w:author="Gareth Harding" w:date="2025-07-09T10:21:00Z" w16du:dateUtc="2025-07-09T08:21:00Z">
            <w:rPr>
              <w:rFonts w:ascii="Verdana" w:hAnsi="Verdana"/>
            </w:rPr>
          </w:rPrChange>
        </w:rPr>
        <w:t>: Look! Peter is eating soup and a pear!</w:t>
      </w:r>
    </w:p>
    <w:p w14:paraId="7B33D285" w14:textId="1979859B" w:rsidR="00956089" w:rsidRPr="00223481" w:rsidRDefault="00956089">
      <w:pPr>
        <w:rPr>
          <w:rFonts w:ascii="Verdana" w:hAnsi="Verdana"/>
          <w:lang w:val="en-GB"/>
          <w:rPrChange w:id="1284" w:author="Gareth Harding" w:date="2025-07-09T10:21:00Z" w16du:dateUtc="2025-07-09T08:21:00Z">
            <w:rPr>
              <w:rFonts w:ascii="Verdana" w:hAnsi="Verdana"/>
            </w:rPr>
          </w:rPrChange>
        </w:rPr>
        <w:pPrChange w:id="128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86" w:author="Gareth Harding" w:date="2025-07-09T17:40:00Z" w16du:dateUtc="2025-07-09T15:40:00Z">
            <w:rPr>
              <w:rFonts w:ascii="Verdana" w:hAnsi="Verdana"/>
            </w:rPr>
          </w:rPrChange>
        </w:rPr>
        <w:t>Tom</w:t>
      </w:r>
      <w:r w:rsidRPr="00223481">
        <w:rPr>
          <w:rFonts w:ascii="Verdana" w:hAnsi="Verdana"/>
          <w:lang w:val="en-GB"/>
          <w:rPrChange w:id="1287" w:author="Gareth Harding" w:date="2025-07-09T10:21:00Z" w16du:dateUtc="2025-07-09T08:21:00Z">
            <w:rPr>
              <w:rFonts w:ascii="Verdana" w:hAnsi="Verdana"/>
            </w:rPr>
          </w:rPrChange>
        </w:rPr>
        <w:t>: And Lucy is eating fish and broccoli.</w:t>
      </w:r>
    </w:p>
    <w:p w14:paraId="0E203F1E" w14:textId="3EC13989" w:rsidR="00956089" w:rsidRPr="00223481" w:rsidRDefault="00956089">
      <w:pPr>
        <w:rPr>
          <w:rFonts w:ascii="Verdana" w:hAnsi="Verdana"/>
          <w:lang w:val="en-GB"/>
          <w:rPrChange w:id="1288" w:author="Gareth Harding" w:date="2025-07-09T10:21:00Z" w16du:dateUtc="2025-07-09T08:21:00Z">
            <w:rPr>
              <w:rFonts w:ascii="Verdana" w:hAnsi="Verdana"/>
            </w:rPr>
          </w:rPrChange>
        </w:rPr>
        <w:pPrChange w:id="128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90" w:author="Gareth Harding" w:date="2025-07-09T17:40:00Z" w16du:dateUtc="2025-07-09T15:40:00Z">
            <w:rPr>
              <w:rFonts w:ascii="Verdana" w:hAnsi="Verdana"/>
            </w:rPr>
          </w:rPrChange>
        </w:rPr>
        <w:t>Anna</w:t>
      </w:r>
      <w:r w:rsidRPr="00223481">
        <w:rPr>
          <w:rFonts w:ascii="Verdana" w:hAnsi="Verdana"/>
          <w:lang w:val="en-GB"/>
          <w:rPrChange w:id="1291" w:author="Gareth Harding" w:date="2025-07-09T10:21:00Z" w16du:dateUtc="2025-07-09T08:21:00Z">
            <w:rPr>
              <w:rFonts w:ascii="Verdana" w:hAnsi="Verdana"/>
            </w:rPr>
          </w:rPrChange>
        </w:rPr>
        <w:t>: She’s drinking milk.</w:t>
      </w:r>
    </w:p>
    <w:p w14:paraId="06220CB0" w14:textId="607A9910" w:rsidR="00956089" w:rsidRPr="00223481" w:rsidRDefault="00956089">
      <w:pPr>
        <w:rPr>
          <w:rFonts w:ascii="Verdana" w:hAnsi="Verdana"/>
          <w:lang w:val="en-GB"/>
          <w:rPrChange w:id="1292" w:author="Gareth Harding" w:date="2025-07-09T10:21:00Z" w16du:dateUtc="2025-07-09T08:21:00Z">
            <w:rPr>
              <w:rFonts w:ascii="Verdana" w:hAnsi="Verdana"/>
            </w:rPr>
          </w:rPrChange>
        </w:rPr>
        <w:pPrChange w:id="129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294" w:author="Gareth Harding" w:date="2025-07-09T17:40:00Z" w16du:dateUtc="2025-07-09T15:40:00Z">
            <w:rPr>
              <w:rFonts w:ascii="Verdana" w:hAnsi="Verdana"/>
            </w:rPr>
          </w:rPrChange>
        </w:rPr>
        <w:t>Tom</w:t>
      </w:r>
      <w:r w:rsidRPr="00223481">
        <w:rPr>
          <w:rFonts w:ascii="Verdana" w:hAnsi="Verdana"/>
          <w:lang w:val="en-GB"/>
          <w:rPrChange w:id="1295" w:author="Gareth Harding" w:date="2025-07-09T10:21:00Z" w16du:dateUtc="2025-07-09T08:21:00Z">
            <w:rPr>
              <w:rFonts w:ascii="Verdana" w:hAnsi="Verdana"/>
            </w:rPr>
          </w:rPrChange>
        </w:rPr>
        <w:t>: I like juice!</w:t>
      </w:r>
    </w:p>
    <w:p w14:paraId="634D648C" w14:textId="77777777" w:rsidR="00956089" w:rsidRPr="00223481" w:rsidRDefault="00956089">
      <w:pPr>
        <w:rPr>
          <w:rFonts w:ascii="Verdana" w:hAnsi="Verdana"/>
          <w:lang w:val="en-GB"/>
          <w:rPrChange w:id="1296" w:author="Gareth Harding" w:date="2025-07-09T10:21:00Z" w16du:dateUtc="2025-07-09T08:21:00Z">
            <w:rPr>
              <w:rFonts w:ascii="Verdana" w:hAnsi="Verdana"/>
            </w:rPr>
          </w:rPrChange>
        </w:rPr>
        <w:pPrChange w:id="129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B1739EF" w14:textId="0DF90FAC" w:rsidR="00956089" w:rsidRPr="00223481" w:rsidRDefault="00956089">
      <w:pPr>
        <w:rPr>
          <w:rFonts w:ascii="Verdana" w:hAnsi="Verdana"/>
          <w:lang w:val="en-GB"/>
          <w:rPrChange w:id="1298" w:author="Gareth Harding" w:date="2025-07-09T10:21:00Z" w16du:dateUtc="2025-07-09T08:21:00Z">
            <w:rPr>
              <w:rFonts w:ascii="Verdana" w:hAnsi="Verdana"/>
            </w:rPr>
          </w:rPrChange>
        </w:rPr>
        <w:pPrChange w:id="129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300" w:author="Gareth Harding" w:date="2025-07-09T17:40:00Z" w16du:dateUtc="2025-07-09T15:40:00Z">
            <w:rPr>
              <w:rFonts w:ascii="Verdana" w:hAnsi="Verdana"/>
            </w:rPr>
          </w:rPrChange>
        </w:rPr>
        <w:t>Anna</w:t>
      </w:r>
      <w:r w:rsidRPr="00223481">
        <w:rPr>
          <w:rFonts w:ascii="Verdana" w:hAnsi="Verdana"/>
          <w:lang w:val="en-GB"/>
          <w:rPrChange w:id="1301" w:author="Gareth Harding" w:date="2025-07-09T10:21:00Z" w16du:dateUtc="2025-07-09T08:21:00Z">
            <w:rPr>
              <w:rFonts w:ascii="Verdana" w:hAnsi="Verdana"/>
            </w:rPr>
          </w:rPrChange>
        </w:rPr>
        <w:t>: Oh! Maria has cake and popcor</w:t>
      </w:r>
      <w:r w:rsidR="00D85686" w:rsidRPr="00223481">
        <w:rPr>
          <w:rFonts w:ascii="Verdana" w:hAnsi="Verdana"/>
          <w:lang w:val="en-GB"/>
          <w:rPrChange w:id="1302" w:author="Gareth Harding" w:date="2025-07-09T10:21:00Z" w16du:dateUtc="2025-07-09T08:21:00Z">
            <w:rPr>
              <w:rFonts w:ascii="Verdana" w:hAnsi="Verdana"/>
            </w:rPr>
          </w:rPrChange>
        </w:rPr>
        <w:t>n</w:t>
      </w:r>
      <w:r w:rsidRPr="00223481">
        <w:rPr>
          <w:rFonts w:ascii="Verdana" w:hAnsi="Verdana"/>
          <w:lang w:val="en-GB"/>
          <w:rPrChange w:id="1303" w:author="Gareth Harding" w:date="2025-07-09T10:21:00Z" w16du:dateUtc="2025-07-09T08:21:00Z">
            <w:rPr>
              <w:rFonts w:ascii="Verdana" w:hAnsi="Verdana"/>
            </w:rPr>
          </w:rPrChange>
        </w:rPr>
        <w:t>!</w:t>
      </w:r>
    </w:p>
    <w:p w14:paraId="25597F70" w14:textId="170F7E97" w:rsidR="007C043E" w:rsidRPr="00223481" w:rsidRDefault="00956089">
      <w:pPr>
        <w:rPr>
          <w:rFonts w:ascii="Verdana" w:hAnsi="Verdana"/>
          <w:lang w:val="en-GB"/>
          <w:rPrChange w:id="1304" w:author="Gareth Harding" w:date="2025-07-09T10:21:00Z" w16du:dateUtc="2025-07-09T08:21:00Z">
            <w:rPr>
              <w:rFonts w:ascii="Verdana" w:hAnsi="Verdana"/>
            </w:rPr>
          </w:rPrChange>
        </w:rPr>
        <w:pPrChange w:id="130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360E28">
        <w:rPr>
          <w:rFonts w:ascii="Verdana" w:hAnsi="Verdana"/>
          <w:b/>
          <w:bCs/>
          <w:lang w:val="en-GB"/>
          <w:rPrChange w:id="1306" w:author="Gareth Harding" w:date="2025-07-09T17:40:00Z" w16du:dateUtc="2025-07-09T15:40:00Z">
            <w:rPr>
              <w:rFonts w:ascii="Verdana" w:hAnsi="Verdana"/>
            </w:rPr>
          </w:rPrChange>
        </w:rPr>
        <w:t>Tom</w:t>
      </w:r>
      <w:r w:rsidRPr="00223481">
        <w:rPr>
          <w:rFonts w:ascii="Verdana" w:hAnsi="Verdana"/>
          <w:lang w:val="en-GB"/>
          <w:rPrChange w:id="1307" w:author="Gareth Harding" w:date="2025-07-09T10:21:00Z" w16du:dateUtc="2025-07-09T08:21:00Z">
            <w:rPr>
              <w:rFonts w:ascii="Verdana" w:hAnsi="Verdana"/>
            </w:rPr>
          </w:rPrChange>
        </w:rPr>
        <w:t>: Wow! It’s a party lunch!</w:t>
      </w:r>
    </w:p>
    <w:p w14:paraId="7FDAC8E0" w14:textId="77777777" w:rsidR="00956089" w:rsidRPr="00223481" w:rsidRDefault="00956089">
      <w:pPr>
        <w:rPr>
          <w:rFonts w:ascii="Verdana" w:hAnsi="Verdana"/>
          <w:lang w:val="en-GB"/>
          <w:rPrChange w:id="1308" w:author="Gareth Harding" w:date="2025-07-09T10:21:00Z" w16du:dateUtc="2025-07-09T08:21:00Z">
            <w:rPr>
              <w:rFonts w:ascii="Verdana" w:hAnsi="Verdana"/>
            </w:rPr>
          </w:rPrChange>
        </w:rPr>
        <w:pPrChange w:id="130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8732322" w14:textId="77777777" w:rsidR="00956089" w:rsidRPr="00223481" w:rsidRDefault="00956089" w:rsidP="004D7559">
      <w:pPr>
        <w:adjustRightInd w:val="0"/>
        <w:snapToGrid w:val="0"/>
        <w:rPr>
          <w:rFonts w:ascii="Verdana" w:hAnsi="Verdana"/>
          <w:b/>
          <w:bCs/>
          <w:color w:val="00B050"/>
          <w:lang w:val="en-GB"/>
          <w:rPrChange w:id="1310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</w:pPr>
      <w:r w:rsidRPr="00223481">
        <w:rPr>
          <w:rFonts w:ascii="Verdana" w:hAnsi="Verdana"/>
          <w:b/>
          <w:bCs/>
          <w:color w:val="00B050"/>
          <w:lang w:val="en-GB"/>
          <w:rPrChange w:id="1311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  <w:t>Comprehension Questions</w:t>
      </w:r>
    </w:p>
    <w:p w14:paraId="06C04065" w14:textId="77777777" w:rsidR="00956089" w:rsidRPr="00223481" w:rsidRDefault="00956089">
      <w:pPr>
        <w:rPr>
          <w:rFonts w:ascii="Verdana" w:hAnsi="Verdana"/>
          <w:lang w:val="en-GB"/>
          <w:rPrChange w:id="1312" w:author="Gareth Harding" w:date="2025-07-09T10:21:00Z" w16du:dateUtc="2025-07-09T08:21:00Z">
            <w:rPr>
              <w:rFonts w:ascii="Verdana" w:hAnsi="Verdana"/>
            </w:rPr>
          </w:rPrChange>
        </w:rPr>
        <w:pPrChange w:id="131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C63FC5F" w14:textId="48EE6D96" w:rsidR="00021800" w:rsidRPr="00223481" w:rsidRDefault="00021800">
      <w:pPr>
        <w:rPr>
          <w:rFonts w:ascii="Verdana" w:hAnsi="Verdana"/>
          <w:b/>
          <w:bCs/>
          <w:lang w:val="en-GB"/>
          <w:rPrChange w:id="131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31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31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1. Where are the children?</w:t>
      </w:r>
    </w:p>
    <w:p w14:paraId="62D5ABF1" w14:textId="093E7278" w:rsidR="00021800" w:rsidRPr="00223481" w:rsidRDefault="00021800">
      <w:pPr>
        <w:rPr>
          <w:rFonts w:ascii="Verdana" w:hAnsi="Verdana"/>
          <w:lang w:val="en-GB"/>
          <w:rPrChange w:id="1317" w:author="Gareth Harding" w:date="2025-07-09T10:21:00Z" w16du:dateUtc="2025-07-09T08:21:00Z">
            <w:rPr>
              <w:rFonts w:ascii="Verdana" w:hAnsi="Verdana"/>
            </w:rPr>
          </w:rPrChange>
        </w:rPr>
        <w:pPrChange w:id="131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319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At school</w:t>
      </w:r>
      <w:del w:id="1320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321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3A3217D0" w14:textId="4AC336CC" w:rsidR="00021800" w:rsidRPr="00223481" w:rsidRDefault="00021800">
      <w:pPr>
        <w:rPr>
          <w:rFonts w:ascii="Verdana" w:hAnsi="Verdana"/>
          <w:lang w:val="en-GB"/>
          <w:rPrChange w:id="1322" w:author="Gareth Harding" w:date="2025-07-09T10:21:00Z" w16du:dateUtc="2025-07-09T08:21:00Z">
            <w:rPr>
              <w:rFonts w:ascii="Verdana" w:hAnsi="Verdana"/>
            </w:rPr>
          </w:rPrChange>
        </w:rPr>
        <w:pPrChange w:id="132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324" w:author="Gareth Harding" w:date="2025-07-09T10:21:00Z" w16du:dateUtc="2025-07-09T08:21:00Z">
            <w:rPr>
              <w:rFonts w:ascii="Verdana" w:hAnsi="Verdana"/>
            </w:rPr>
          </w:rPrChange>
        </w:rPr>
        <w:t>At the zoo</w:t>
      </w:r>
      <w:del w:id="1325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326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6AACE5A" w14:textId="0018DC7F" w:rsidR="00021800" w:rsidRDefault="00021800" w:rsidP="004D7559">
      <w:pPr>
        <w:rPr>
          <w:ins w:id="1327" w:author="Gareth Harding" w:date="2025-07-09T17:40:00Z" w16du:dateUtc="2025-07-09T15:40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328" w:author="Gareth Harding" w:date="2025-07-09T10:21:00Z" w16du:dateUtc="2025-07-09T08:21:00Z">
            <w:rPr>
              <w:rFonts w:ascii="Verdana" w:hAnsi="Verdana"/>
            </w:rPr>
          </w:rPrChange>
        </w:rPr>
        <w:t>In the swimming pool</w:t>
      </w:r>
      <w:del w:id="1329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330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CFA7E70" w14:textId="77777777" w:rsidR="00360E28" w:rsidRPr="00223481" w:rsidRDefault="00360E28">
      <w:pPr>
        <w:rPr>
          <w:rFonts w:ascii="Verdana" w:hAnsi="Verdana"/>
          <w:lang w:val="en-GB"/>
          <w:rPrChange w:id="1331" w:author="Gareth Harding" w:date="2025-07-09T10:21:00Z" w16du:dateUtc="2025-07-09T08:21:00Z">
            <w:rPr>
              <w:rFonts w:ascii="Verdana" w:hAnsi="Verdana"/>
            </w:rPr>
          </w:rPrChange>
        </w:rPr>
        <w:pPrChange w:id="1332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166BAF3" w14:textId="49D5282A" w:rsidR="00021800" w:rsidRPr="00223481" w:rsidRDefault="00021800">
      <w:pPr>
        <w:rPr>
          <w:rFonts w:ascii="Verdana" w:hAnsi="Verdana"/>
          <w:b/>
          <w:bCs/>
          <w:lang w:val="en-GB"/>
          <w:rPrChange w:id="133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33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33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2. What is Tom eating?</w:t>
      </w:r>
    </w:p>
    <w:p w14:paraId="5D1EB526" w14:textId="6D215C0E" w:rsidR="00021800" w:rsidRPr="00223481" w:rsidRDefault="00021800">
      <w:pPr>
        <w:rPr>
          <w:rFonts w:ascii="Verdana" w:hAnsi="Verdana"/>
          <w:lang w:val="en-GB"/>
          <w:rPrChange w:id="1336" w:author="Gareth Harding" w:date="2025-07-09T10:21:00Z" w16du:dateUtc="2025-07-09T08:21:00Z">
            <w:rPr>
              <w:rFonts w:ascii="Verdana" w:hAnsi="Verdana"/>
            </w:rPr>
          </w:rPrChange>
        </w:rPr>
        <w:pPrChange w:id="133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33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He is eating sausages and carrots</w:t>
      </w:r>
      <w:del w:id="1339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340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E185E78" w14:textId="7C8B40B8" w:rsidR="00021800" w:rsidRPr="00223481" w:rsidRDefault="00021800">
      <w:pPr>
        <w:rPr>
          <w:rFonts w:ascii="Verdana" w:hAnsi="Verdana"/>
          <w:lang w:val="en-GB"/>
          <w:rPrChange w:id="1341" w:author="Gareth Harding" w:date="2025-07-09T10:21:00Z" w16du:dateUtc="2025-07-09T08:21:00Z">
            <w:rPr>
              <w:rFonts w:ascii="Verdana" w:hAnsi="Verdana"/>
            </w:rPr>
          </w:rPrChange>
        </w:rPr>
        <w:pPrChange w:id="134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343" w:author="Gareth Harding" w:date="2025-07-09T10:21:00Z" w16du:dateUtc="2025-07-09T08:21:00Z">
            <w:rPr>
              <w:rFonts w:ascii="Verdana" w:hAnsi="Verdana"/>
            </w:rPr>
          </w:rPrChange>
        </w:rPr>
        <w:t>He is eating a cake and a book</w:t>
      </w:r>
      <w:del w:id="1344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345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A505EE1" w14:textId="54CF9ACC" w:rsidR="00AD6B90" w:rsidRDefault="00021800" w:rsidP="004D7559">
      <w:pPr>
        <w:rPr>
          <w:ins w:id="1346" w:author="Gareth Harding" w:date="2025-07-09T17:40:00Z" w16du:dateUtc="2025-07-09T15:40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347" w:author="Gareth Harding" w:date="2025-07-09T10:21:00Z" w16du:dateUtc="2025-07-09T08:21:00Z">
            <w:rPr>
              <w:rFonts w:ascii="Verdana" w:hAnsi="Verdana"/>
            </w:rPr>
          </w:rPrChange>
        </w:rPr>
        <w:t>He is eating a pencil</w:t>
      </w:r>
      <w:del w:id="1348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34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4B1DC383" w14:textId="77777777" w:rsidR="00360E28" w:rsidRPr="00223481" w:rsidRDefault="00360E28">
      <w:pPr>
        <w:rPr>
          <w:rFonts w:ascii="Verdana" w:hAnsi="Verdana"/>
          <w:lang w:val="en-GB"/>
          <w:rPrChange w:id="1350" w:author="Gareth Harding" w:date="2025-07-09T10:21:00Z" w16du:dateUtc="2025-07-09T08:21:00Z">
            <w:rPr>
              <w:rFonts w:ascii="Verdana" w:hAnsi="Verdana"/>
            </w:rPr>
          </w:rPrChange>
        </w:rPr>
        <w:pPrChange w:id="135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1BA9B40" w14:textId="3B7279D3" w:rsidR="00021800" w:rsidRPr="00223481" w:rsidRDefault="00021800">
      <w:pPr>
        <w:rPr>
          <w:rFonts w:ascii="Verdana" w:hAnsi="Verdana"/>
          <w:b/>
          <w:bCs/>
          <w:lang w:val="en-GB"/>
          <w:rPrChange w:id="135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35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35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lastRenderedPageBreak/>
        <w:t>3. What is Anna eating?</w:t>
      </w:r>
    </w:p>
    <w:p w14:paraId="3EE2B214" w14:textId="130E3FF7" w:rsidR="00021800" w:rsidRPr="00223481" w:rsidRDefault="00021800">
      <w:pPr>
        <w:rPr>
          <w:rFonts w:ascii="Verdana" w:hAnsi="Verdana"/>
          <w:lang w:val="en-GB"/>
          <w:rPrChange w:id="1355" w:author="Gareth Harding" w:date="2025-07-09T10:21:00Z" w16du:dateUtc="2025-07-09T08:21:00Z">
            <w:rPr>
              <w:rFonts w:ascii="Verdana" w:hAnsi="Verdana"/>
            </w:rPr>
          </w:rPrChange>
        </w:rPr>
        <w:pPrChange w:id="135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357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She is eating </w:t>
      </w:r>
      <w:del w:id="1358" w:author="Gareth Harding" w:date="2025-07-09T10:48:00Z" w16du:dateUtc="2025-07-09T08:48:00Z">
        <w:r w:rsidRPr="00223481" w:rsidDel="00C67908">
          <w:rPr>
            <w:rFonts w:ascii="Verdana" w:hAnsi="Verdana"/>
            <w:highlight w:val="yellow"/>
            <w:lang w:val="en-GB"/>
            <w:rPrChange w:id="135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 xml:space="preserve">soup </w:delText>
        </w:r>
      </w:del>
      <w:ins w:id="1360" w:author="Gareth Harding" w:date="2025-07-09T10:48:00Z" w16du:dateUtc="2025-07-09T08:48:00Z">
        <w:r w:rsidR="00C67908">
          <w:rPr>
            <w:rFonts w:ascii="Verdana" w:hAnsi="Verdana"/>
            <w:highlight w:val="yellow"/>
            <w:lang w:val="en-GB"/>
          </w:rPr>
          <w:t>salad</w:t>
        </w:r>
        <w:r w:rsidR="00C67908" w:rsidRPr="00223481">
          <w:rPr>
            <w:rFonts w:ascii="Verdana" w:hAnsi="Verdana"/>
            <w:highlight w:val="yellow"/>
            <w:lang w:val="en-GB"/>
            <w:rPrChange w:id="1361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t xml:space="preserve"> </w:t>
        </w:r>
      </w:ins>
      <w:r w:rsidRPr="00223481">
        <w:rPr>
          <w:rFonts w:ascii="Verdana" w:hAnsi="Verdana"/>
          <w:highlight w:val="yellow"/>
          <w:lang w:val="en-GB"/>
          <w:rPrChange w:id="136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and </w:t>
      </w:r>
      <w:del w:id="1363" w:author="Gareth Harding" w:date="2025-07-09T10:48:00Z" w16du:dateUtc="2025-07-09T08:48:00Z">
        <w:r w:rsidRPr="00223481" w:rsidDel="00C67908">
          <w:rPr>
            <w:rFonts w:ascii="Verdana" w:hAnsi="Verdana"/>
            <w:highlight w:val="yellow"/>
            <w:lang w:val="en-GB"/>
            <w:rPrChange w:id="1364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a pear</w:delText>
        </w:r>
      </w:del>
      <w:ins w:id="1365" w:author="Gareth Harding" w:date="2025-07-09T10:48:00Z" w16du:dateUtc="2025-07-09T08:48:00Z">
        <w:r w:rsidR="00C67908">
          <w:rPr>
            <w:rFonts w:ascii="Verdana" w:hAnsi="Verdana"/>
            <w:highlight w:val="yellow"/>
            <w:lang w:val="en-GB"/>
          </w:rPr>
          <w:t>strawberries</w:t>
        </w:r>
      </w:ins>
      <w:del w:id="1366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367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9D67C37" w14:textId="39541F7F" w:rsidR="00021800" w:rsidRPr="00223481" w:rsidRDefault="00021800">
      <w:pPr>
        <w:rPr>
          <w:rFonts w:ascii="Verdana" w:hAnsi="Verdana"/>
          <w:lang w:val="en-GB"/>
          <w:rPrChange w:id="1368" w:author="Gareth Harding" w:date="2025-07-09T10:21:00Z" w16du:dateUtc="2025-07-09T08:21:00Z">
            <w:rPr>
              <w:rFonts w:ascii="Verdana" w:hAnsi="Verdana"/>
            </w:rPr>
          </w:rPrChange>
        </w:rPr>
        <w:pPrChange w:id="136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370" w:author="Gareth Harding" w:date="2025-07-09T10:21:00Z" w16du:dateUtc="2025-07-09T08:21:00Z">
            <w:rPr>
              <w:rFonts w:ascii="Verdana" w:hAnsi="Verdana"/>
            </w:rPr>
          </w:rPrChange>
        </w:rPr>
        <w:t>She is eating chocolate and pizza</w:t>
      </w:r>
      <w:del w:id="1371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372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E47CECC" w14:textId="5582724A" w:rsidR="00021800" w:rsidRDefault="00021800" w:rsidP="004D7559">
      <w:pPr>
        <w:rPr>
          <w:ins w:id="1373" w:author="Gareth Harding" w:date="2025-07-09T17:41:00Z" w16du:dateUtc="2025-07-09T15:41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374" w:author="Gareth Harding" w:date="2025-07-09T10:21:00Z" w16du:dateUtc="2025-07-09T08:21:00Z">
            <w:rPr>
              <w:rFonts w:ascii="Verdana" w:hAnsi="Verdana"/>
            </w:rPr>
          </w:rPrChange>
        </w:rPr>
        <w:t>She is eating a shoe</w:t>
      </w:r>
      <w:del w:id="1375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376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344598B" w14:textId="77777777" w:rsidR="00360E28" w:rsidRPr="00223481" w:rsidRDefault="00360E28">
      <w:pPr>
        <w:rPr>
          <w:rFonts w:ascii="Verdana" w:hAnsi="Verdana"/>
          <w:lang w:val="en-GB"/>
          <w:rPrChange w:id="1377" w:author="Gareth Harding" w:date="2025-07-09T10:21:00Z" w16du:dateUtc="2025-07-09T08:21:00Z">
            <w:rPr>
              <w:rFonts w:ascii="Verdana" w:hAnsi="Verdana"/>
            </w:rPr>
          </w:rPrChange>
        </w:rPr>
        <w:pPrChange w:id="1378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1DDB7AC" w14:textId="10C37EAB" w:rsidR="00021800" w:rsidRPr="00223481" w:rsidRDefault="00021800">
      <w:pPr>
        <w:rPr>
          <w:rFonts w:ascii="Verdana" w:hAnsi="Verdana"/>
          <w:b/>
          <w:bCs/>
          <w:lang w:val="en-GB"/>
          <w:rPrChange w:id="137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38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38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4. What is Tom drinking?</w:t>
      </w:r>
    </w:p>
    <w:p w14:paraId="11DC1EB3" w14:textId="45F1F618" w:rsidR="00021800" w:rsidRPr="00223481" w:rsidRDefault="00021800">
      <w:pPr>
        <w:rPr>
          <w:rFonts w:ascii="Verdana" w:hAnsi="Verdana"/>
          <w:lang w:val="en-GB"/>
          <w:rPrChange w:id="1382" w:author="Gareth Harding" w:date="2025-07-09T10:21:00Z" w16du:dateUtc="2025-07-09T08:21:00Z">
            <w:rPr>
              <w:rFonts w:ascii="Verdana" w:hAnsi="Verdana"/>
            </w:rPr>
          </w:rPrChange>
        </w:rPr>
        <w:pPrChange w:id="138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38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He is drinking </w:t>
      </w:r>
      <w:del w:id="1385" w:author="Gareth Harding" w:date="2025-07-09T10:49:00Z" w16du:dateUtc="2025-07-09T08:49:00Z">
        <w:r w:rsidRPr="00223481" w:rsidDel="00C67908">
          <w:rPr>
            <w:rFonts w:ascii="Verdana" w:hAnsi="Verdana"/>
            <w:highlight w:val="yellow"/>
            <w:lang w:val="en-GB"/>
            <w:rPrChange w:id="1386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lemonade</w:delText>
        </w:r>
      </w:del>
      <w:ins w:id="1387" w:author="Gareth Harding" w:date="2025-07-09T10:49:00Z" w16du:dateUtc="2025-07-09T08:49:00Z">
        <w:r w:rsidR="00C67908">
          <w:rPr>
            <w:rFonts w:ascii="Verdana" w:hAnsi="Verdana"/>
            <w:highlight w:val="yellow"/>
            <w:lang w:val="en-GB"/>
          </w:rPr>
          <w:t>water</w:t>
        </w:r>
      </w:ins>
      <w:del w:id="1388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38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44926B01" w14:textId="4D480EF2" w:rsidR="00021800" w:rsidRPr="00223481" w:rsidRDefault="00021800">
      <w:pPr>
        <w:rPr>
          <w:rFonts w:ascii="Verdana" w:hAnsi="Verdana"/>
          <w:lang w:val="en-GB"/>
          <w:rPrChange w:id="1390" w:author="Gareth Harding" w:date="2025-07-09T10:21:00Z" w16du:dateUtc="2025-07-09T08:21:00Z">
            <w:rPr>
              <w:rFonts w:ascii="Verdana" w:hAnsi="Verdana"/>
            </w:rPr>
          </w:rPrChange>
        </w:rPr>
        <w:pPrChange w:id="139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392" w:author="Gareth Harding" w:date="2025-07-09T10:21:00Z" w16du:dateUtc="2025-07-09T08:21:00Z">
            <w:rPr>
              <w:rFonts w:ascii="Verdana" w:hAnsi="Verdana"/>
            </w:rPr>
          </w:rPrChange>
        </w:rPr>
        <w:t>He is drinking t</w:t>
      </w:r>
      <w:r w:rsidR="00AD6B90" w:rsidRPr="00223481">
        <w:rPr>
          <w:rFonts w:ascii="Verdana" w:hAnsi="Verdana"/>
          <w:lang w:val="en-GB"/>
          <w:rPrChange w:id="1393" w:author="Gareth Harding" w:date="2025-07-09T10:21:00Z" w16du:dateUtc="2025-07-09T08:21:00Z">
            <w:rPr>
              <w:rFonts w:ascii="Verdana" w:hAnsi="Verdana"/>
            </w:rPr>
          </w:rPrChange>
        </w:rPr>
        <w:t>ea</w:t>
      </w:r>
      <w:del w:id="1394" w:author="Gareth Harding" w:date="2025-07-09T10:57:00Z" w16du:dateUtc="2025-07-09T08:57:00Z">
        <w:r w:rsidR="00AD6B90" w:rsidRPr="00223481" w:rsidDel="00555108">
          <w:rPr>
            <w:rFonts w:ascii="Verdana" w:hAnsi="Verdana"/>
            <w:lang w:val="en-GB"/>
            <w:rPrChange w:id="1395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6995F7A2" w14:textId="08675AF3" w:rsidR="00021800" w:rsidRDefault="00021800" w:rsidP="004D7559">
      <w:pPr>
        <w:rPr>
          <w:ins w:id="1396" w:author="Gareth Harding" w:date="2025-07-09T17:41:00Z" w16du:dateUtc="2025-07-09T15:41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397" w:author="Gareth Harding" w:date="2025-07-09T10:21:00Z" w16du:dateUtc="2025-07-09T08:21:00Z">
            <w:rPr>
              <w:rFonts w:ascii="Verdana" w:hAnsi="Verdana"/>
            </w:rPr>
          </w:rPrChange>
        </w:rPr>
        <w:t xml:space="preserve">He is drinking </w:t>
      </w:r>
      <w:r w:rsidR="00AD6B90" w:rsidRPr="00223481">
        <w:rPr>
          <w:rFonts w:ascii="Verdana" w:hAnsi="Verdana"/>
          <w:lang w:val="en-GB"/>
          <w:rPrChange w:id="1398" w:author="Gareth Harding" w:date="2025-07-09T10:21:00Z" w16du:dateUtc="2025-07-09T08:21:00Z">
            <w:rPr>
              <w:rFonts w:ascii="Verdana" w:hAnsi="Verdana"/>
            </w:rPr>
          </w:rPrChange>
        </w:rPr>
        <w:t>coke</w:t>
      </w:r>
      <w:del w:id="1399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400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06431C0" w14:textId="77777777" w:rsidR="00360E28" w:rsidRPr="00223481" w:rsidRDefault="00360E28">
      <w:pPr>
        <w:rPr>
          <w:rFonts w:ascii="Verdana" w:hAnsi="Verdana"/>
          <w:lang w:val="en-GB"/>
          <w:rPrChange w:id="1401" w:author="Gareth Harding" w:date="2025-07-09T10:21:00Z" w16du:dateUtc="2025-07-09T08:21:00Z">
            <w:rPr>
              <w:rFonts w:ascii="Verdana" w:hAnsi="Verdana"/>
            </w:rPr>
          </w:rPrChange>
        </w:rPr>
        <w:pPrChange w:id="1402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3AE6DC1" w14:textId="49FEFAC7" w:rsidR="00021800" w:rsidRPr="00223481" w:rsidRDefault="00021800">
      <w:pPr>
        <w:rPr>
          <w:rFonts w:ascii="Verdana" w:hAnsi="Verdana"/>
          <w:b/>
          <w:bCs/>
          <w:lang w:val="en-GB"/>
          <w:rPrChange w:id="140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40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40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5. What is Anna drinking?</w:t>
      </w:r>
    </w:p>
    <w:p w14:paraId="35B56087" w14:textId="3B0DADB0" w:rsidR="00021800" w:rsidRPr="00223481" w:rsidRDefault="00021800">
      <w:pPr>
        <w:rPr>
          <w:rFonts w:ascii="Verdana" w:hAnsi="Verdana"/>
          <w:lang w:val="en-GB"/>
          <w:rPrChange w:id="1406" w:author="Gareth Harding" w:date="2025-07-09T10:21:00Z" w16du:dateUtc="2025-07-09T08:21:00Z">
            <w:rPr>
              <w:rFonts w:ascii="Verdana" w:hAnsi="Verdana"/>
            </w:rPr>
          </w:rPrChange>
        </w:rPr>
        <w:pPrChange w:id="140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408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She is drinking </w:t>
      </w:r>
      <w:del w:id="1409" w:author="Gareth Harding" w:date="2025-07-09T10:49:00Z" w16du:dateUtc="2025-07-09T08:49:00Z">
        <w:r w:rsidRPr="00223481" w:rsidDel="00C67908">
          <w:rPr>
            <w:rFonts w:ascii="Verdana" w:hAnsi="Verdana"/>
            <w:highlight w:val="yellow"/>
            <w:lang w:val="en-GB"/>
            <w:rPrChange w:id="1410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milk</w:delText>
        </w:r>
      </w:del>
      <w:ins w:id="1411" w:author="Gareth Harding" w:date="2025-07-09T10:49:00Z" w16du:dateUtc="2025-07-09T08:49:00Z">
        <w:r w:rsidR="00C67908">
          <w:rPr>
            <w:rFonts w:ascii="Verdana" w:hAnsi="Verdana"/>
            <w:highlight w:val="yellow"/>
            <w:lang w:val="en-GB"/>
          </w:rPr>
          <w:t>lemonade</w:t>
        </w:r>
      </w:ins>
      <w:del w:id="1412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413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A44E59A" w14:textId="35AD3888" w:rsidR="00021800" w:rsidRPr="00223481" w:rsidRDefault="00021800">
      <w:pPr>
        <w:rPr>
          <w:rFonts w:ascii="Verdana" w:hAnsi="Verdana"/>
          <w:lang w:val="en-GB"/>
          <w:rPrChange w:id="1414" w:author="Gareth Harding" w:date="2025-07-09T10:21:00Z" w16du:dateUtc="2025-07-09T08:21:00Z">
            <w:rPr>
              <w:rFonts w:ascii="Verdana" w:hAnsi="Verdana"/>
            </w:rPr>
          </w:rPrChange>
        </w:rPr>
        <w:pPrChange w:id="141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416" w:author="Gareth Harding" w:date="2025-07-09T10:21:00Z" w16du:dateUtc="2025-07-09T08:21:00Z">
            <w:rPr>
              <w:rFonts w:ascii="Verdana" w:hAnsi="Verdana"/>
            </w:rPr>
          </w:rPrChange>
        </w:rPr>
        <w:t xml:space="preserve">She is drinking </w:t>
      </w:r>
      <w:r w:rsidR="00AD6B90" w:rsidRPr="00223481">
        <w:rPr>
          <w:rFonts w:ascii="Verdana" w:hAnsi="Verdana"/>
          <w:lang w:val="en-GB"/>
          <w:rPrChange w:id="1417" w:author="Gareth Harding" w:date="2025-07-09T10:21:00Z" w16du:dateUtc="2025-07-09T08:21:00Z">
            <w:rPr>
              <w:rFonts w:ascii="Verdana" w:hAnsi="Verdana"/>
            </w:rPr>
          </w:rPrChange>
        </w:rPr>
        <w:t>coffee</w:t>
      </w:r>
      <w:del w:id="1418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41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63B89EE" w14:textId="52181F00" w:rsidR="00021800" w:rsidRDefault="00021800" w:rsidP="004D7559">
      <w:pPr>
        <w:rPr>
          <w:ins w:id="1420" w:author="Gareth Harding" w:date="2025-07-09T17:41:00Z" w16du:dateUtc="2025-07-09T15:41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421" w:author="Gareth Harding" w:date="2025-07-09T10:21:00Z" w16du:dateUtc="2025-07-09T08:21:00Z">
            <w:rPr>
              <w:rFonts w:ascii="Verdana" w:hAnsi="Verdana"/>
            </w:rPr>
          </w:rPrChange>
        </w:rPr>
        <w:t xml:space="preserve">She is drinking </w:t>
      </w:r>
      <w:r w:rsidR="00AD6B90" w:rsidRPr="00223481">
        <w:rPr>
          <w:rFonts w:ascii="Verdana" w:hAnsi="Verdana"/>
          <w:lang w:val="en-GB"/>
          <w:rPrChange w:id="1422" w:author="Gareth Harding" w:date="2025-07-09T10:21:00Z" w16du:dateUtc="2025-07-09T08:21:00Z">
            <w:rPr>
              <w:rFonts w:ascii="Verdana" w:hAnsi="Verdana"/>
            </w:rPr>
          </w:rPrChange>
        </w:rPr>
        <w:t>juice</w:t>
      </w:r>
      <w:del w:id="1423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424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4D4EE49B" w14:textId="77777777" w:rsidR="00360E28" w:rsidRPr="00223481" w:rsidRDefault="00360E28">
      <w:pPr>
        <w:rPr>
          <w:rFonts w:ascii="Verdana" w:hAnsi="Verdana"/>
          <w:lang w:val="en-GB"/>
          <w:rPrChange w:id="1425" w:author="Gareth Harding" w:date="2025-07-09T10:21:00Z" w16du:dateUtc="2025-07-09T08:21:00Z">
            <w:rPr>
              <w:rFonts w:ascii="Verdana" w:hAnsi="Verdana"/>
            </w:rPr>
          </w:rPrChange>
        </w:rPr>
        <w:pPrChange w:id="142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706772CE" w14:textId="28325C1A" w:rsidR="00021800" w:rsidRPr="00223481" w:rsidRDefault="00021800">
      <w:pPr>
        <w:rPr>
          <w:rFonts w:ascii="Verdana" w:hAnsi="Verdana"/>
          <w:b/>
          <w:bCs/>
          <w:lang w:val="en-GB"/>
          <w:rPrChange w:id="142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42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42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6. What is Lucy eating?</w:t>
      </w:r>
    </w:p>
    <w:p w14:paraId="4BAC35A2" w14:textId="080A5BBE" w:rsidR="00021800" w:rsidRPr="00223481" w:rsidRDefault="00021800">
      <w:pPr>
        <w:rPr>
          <w:rFonts w:ascii="Verdana" w:hAnsi="Verdana"/>
          <w:lang w:val="en-GB"/>
          <w:rPrChange w:id="1430" w:author="Gareth Harding" w:date="2025-07-09T10:21:00Z" w16du:dateUtc="2025-07-09T08:21:00Z">
            <w:rPr>
              <w:rFonts w:ascii="Verdana" w:hAnsi="Verdana"/>
            </w:rPr>
          </w:rPrChange>
        </w:rPr>
        <w:pPrChange w:id="143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43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She is eating </w:t>
      </w:r>
      <w:del w:id="1433" w:author="Gareth Harding" w:date="2025-07-09T10:49:00Z" w16du:dateUtc="2025-07-09T08:49:00Z">
        <w:r w:rsidRPr="00223481" w:rsidDel="00C67908">
          <w:rPr>
            <w:rFonts w:ascii="Verdana" w:hAnsi="Verdana"/>
            <w:highlight w:val="yellow"/>
            <w:lang w:val="en-GB"/>
            <w:rPrChange w:id="1434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 xml:space="preserve">strawberries </w:delText>
        </w:r>
      </w:del>
      <w:ins w:id="1435" w:author="Gareth Harding" w:date="2025-07-09T10:49:00Z" w16du:dateUtc="2025-07-09T08:49:00Z">
        <w:r w:rsidR="00C67908">
          <w:rPr>
            <w:rFonts w:ascii="Verdana" w:hAnsi="Verdana"/>
            <w:highlight w:val="yellow"/>
            <w:lang w:val="en-GB"/>
          </w:rPr>
          <w:t>fish</w:t>
        </w:r>
        <w:r w:rsidR="00C67908" w:rsidRPr="00223481">
          <w:rPr>
            <w:rFonts w:ascii="Verdana" w:hAnsi="Verdana"/>
            <w:highlight w:val="yellow"/>
            <w:lang w:val="en-GB"/>
            <w:rPrChange w:id="1436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t xml:space="preserve"> </w:t>
        </w:r>
      </w:ins>
      <w:r w:rsidRPr="00223481">
        <w:rPr>
          <w:rFonts w:ascii="Verdana" w:hAnsi="Verdana"/>
          <w:highlight w:val="yellow"/>
          <w:lang w:val="en-GB"/>
          <w:rPrChange w:id="1437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and </w:t>
      </w:r>
      <w:del w:id="1438" w:author="Gareth Harding" w:date="2025-07-09T10:49:00Z" w16du:dateUtc="2025-07-09T08:49:00Z">
        <w:r w:rsidRPr="00223481" w:rsidDel="00C67908">
          <w:rPr>
            <w:rFonts w:ascii="Verdana" w:hAnsi="Verdana"/>
            <w:highlight w:val="yellow"/>
            <w:lang w:val="en-GB"/>
            <w:rPrChange w:id="143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watermelon</w:delText>
        </w:r>
      </w:del>
      <w:ins w:id="1440" w:author="Gareth Harding" w:date="2025-07-09T10:49:00Z" w16du:dateUtc="2025-07-09T08:49:00Z">
        <w:r w:rsidR="00C67908">
          <w:rPr>
            <w:rFonts w:ascii="Verdana" w:hAnsi="Verdana"/>
            <w:highlight w:val="yellow"/>
            <w:lang w:val="en-GB"/>
          </w:rPr>
          <w:t>broccoli</w:t>
        </w:r>
      </w:ins>
      <w:del w:id="1441" w:author="Gareth Harding" w:date="2025-07-09T10:57:00Z" w16du:dateUtc="2025-07-09T08:57:00Z">
        <w:r w:rsidRPr="00223481" w:rsidDel="00555108">
          <w:rPr>
            <w:rFonts w:ascii="Verdana" w:hAnsi="Verdana"/>
            <w:highlight w:val="yellow"/>
            <w:lang w:val="en-GB"/>
            <w:rPrChange w:id="1442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89257CD" w14:textId="1BE75EEF" w:rsidR="00021800" w:rsidRPr="00223481" w:rsidRDefault="00021800">
      <w:pPr>
        <w:rPr>
          <w:rFonts w:ascii="Verdana" w:hAnsi="Verdana"/>
          <w:lang w:val="en-GB"/>
          <w:rPrChange w:id="1443" w:author="Gareth Harding" w:date="2025-07-09T10:21:00Z" w16du:dateUtc="2025-07-09T08:21:00Z">
            <w:rPr>
              <w:rFonts w:ascii="Verdana" w:hAnsi="Verdana"/>
            </w:rPr>
          </w:rPrChange>
        </w:rPr>
        <w:pPrChange w:id="144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445" w:author="Gareth Harding" w:date="2025-07-09T10:21:00Z" w16du:dateUtc="2025-07-09T08:21:00Z">
            <w:rPr>
              <w:rFonts w:ascii="Verdana" w:hAnsi="Verdana"/>
            </w:rPr>
          </w:rPrChange>
        </w:rPr>
        <w:t>She is eating ice cream</w:t>
      </w:r>
      <w:del w:id="1446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447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4221A86B" w14:textId="1874C0E0" w:rsidR="00021800" w:rsidRDefault="00021800" w:rsidP="004D7559">
      <w:pPr>
        <w:rPr>
          <w:ins w:id="1448" w:author="Gareth Harding" w:date="2025-07-09T17:41:00Z" w16du:dateUtc="2025-07-09T15:41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449" w:author="Gareth Harding" w:date="2025-07-09T10:21:00Z" w16du:dateUtc="2025-07-09T08:21:00Z">
            <w:rPr>
              <w:rFonts w:ascii="Verdana" w:hAnsi="Verdana"/>
            </w:rPr>
          </w:rPrChange>
        </w:rPr>
        <w:t>She is eating a shoe</w:t>
      </w:r>
      <w:del w:id="1450" w:author="Gareth Harding" w:date="2025-07-09T10:57:00Z" w16du:dateUtc="2025-07-09T08:57:00Z">
        <w:r w:rsidRPr="00223481" w:rsidDel="00555108">
          <w:rPr>
            <w:rFonts w:ascii="Verdana" w:hAnsi="Verdana"/>
            <w:lang w:val="en-GB"/>
            <w:rPrChange w:id="1451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5A685BFF" w14:textId="77777777" w:rsidR="00360E28" w:rsidRPr="00223481" w:rsidRDefault="00360E28">
      <w:pPr>
        <w:rPr>
          <w:rFonts w:ascii="Verdana" w:hAnsi="Verdana"/>
          <w:lang w:val="en-GB"/>
          <w:rPrChange w:id="1452" w:author="Gareth Harding" w:date="2025-07-09T10:21:00Z" w16du:dateUtc="2025-07-09T08:21:00Z">
            <w:rPr>
              <w:rFonts w:ascii="Verdana" w:hAnsi="Verdana"/>
            </w:rPr>
          </w:rPrChange>
        </w:rPr>
        <w:pPrChange w:id="145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7C04E24" w14:textId="6D09E2AE" w:rsidR="00021800" w:rsidRPr="00223481" w:rsidRDefault="00021800">
      <w:pPr>
        <w:rPr>
          <w:rFonts w:ascii="Verdana" w:hAnsi="Verdana"/>
          <w:b/>
          <w:bCs/>
          <w:lang w:val="en-GB"/>
          <w:rPrChange w:id="145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45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45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7. Who loves strawberries?</w:t>
      </w:r>
    </w:p>
    <w:p w14:paraId="5782A626" w14:textId="45F30E34" w:rsidR="00021800" w:rsidRPr="00223481" w:rsidRDefault="00021800">
      <w:pPr>
        <w:rPr>
          <w:rFonts w:ascii="Verdana" w:hAnsi="Verdana"/>
          <w:lang w:val="en-GB"/>
          <w:rPrChange w:id="1457" w:author="Gareth Harding" w:date="2025-07-09T10:21:00Z" w16du:dateUtc="2025-07-09T08:21:00Z">
            <w:rPr>
              <w:rFonts w:ascii="Verdana" w:hAnsi="Verdana"/>
            </w:rPr>
          </w:rPrChange>
        </w:rPr>
        <w:pPrChange w:id="145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C67908">
        <w:rPr>
          <w:rFonts w:ascii="Verdana" w:hAnsi="Verdana"/>
          <w:lang w:val="en-GB"/>
          <w:rPrChange w:id="1459" w:author="Gareth Harding" w:date="2025-07-09T10:50:00Z" w16du:dateUtc="2025-07-09T08:50:00Z">
            <w:rPr>
              <w:rFonts w:ascii="Verdana" w:hAnsi="Verdana"/>
              <w:highlight w:val="yellow"/>
            </w:rPr>
          </w:rPrChange>
        </w:rPr>
        <w:t>Lucy</w:t>
      </w:r>
      <w:del w:id="1460" w:author="Gareth Harding" w:date="2025-07-09T10:57:00Z" w16du:dateUtc="2025-07-09T08:57:00Z">
        <w:r w:rsidRPr="00C67908" w:rsidDel="00555108">
          <w:rPr>
            <w:rFonts w:ascii="Verdana" w:hAnsi="Verdana"/>
            <w:lang w:val="en-GB"/>
            <w:rPrChange w:id="1461" w:author="Gareth Harding" w:date="2025-07-09T10:50:00Z" w16du:dateUtc="2025-07-09T08:50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4A2CEF4C" w14:textId="68F56351" w:rsidR="00021800" w:rsidRPr="00223481" w:rsidRDefault="00021800">
      <w:pPr>
        <w:rPr>
          <w:rFonts w:ascii="Verdana" w:hAnsi="Verdana"/>
          <w:lang w:val="en-GB"/>
          <w:rPrChange w:id="1462" w:author="Gareth Harding" w:date="2025-07-09T10:21:00Z" w16du:dateUtc="2025-07-09T08:21:00Z">
            <w:rPr>
              <w:rFonts w:ascii="Verdana" w:hAnsi="Verdana"/>
            </w:rPr>
          </w:rPrChange>
        </w:rPr>
        <w:pPrChange w:id="146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464" w:author="Gareth Harding" w:date="2025-07-09T10:21:00Z" w16du:dateUtc="2025-07-09T08:21:00Z">
            <w:rPr>
              <w:rFonts w:ascii="Verdana" w:hAnsi="Verdana"/>
            </w:rPr>
          </w:rPrChange>
        </w:rPr>
        <w:t>The teacher</w:t>
      </w:r>
      <w:del w:id="1465" w:author="Gareth Harding" w:date="2025-07-09T10:58:00Z" w16du:dateUtc="2025-07-09T08:58:00Z">
        <w:r w:rsidRPr="00223481" w:rsidDel="00555108">
          <w:rPr>
            <w:rFonts w:ascii="Verdana" w:hAnsi="Verdana"/>
            <w:lang w:val="en-GB"/>
            <w:rPrChange w:id="1466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536830C" w14:textId="026A23BD" w:rsidR="00021800" w:rsidRDefault="00021800" w:rsidP="004D7559">
      <w:pPr>
        <w:rPr>
          <w:ins w:id="1467" w:author="Gareth Harding" w:date="2025-07-09T17:41:00Z" w16du:dateUtc="2025-07-09T15:41:00Z"/>
          <w:rFonts w:ascii="Verdana" w:hAnsi="Verdana"/>
          <w:lang w:val="en-GB"/>
        </w:rPr>
      </w:pPr>
      <w:r w:rsidRPr="00C67908">
        <w:rPr>
          <w:rFonts w:ascii="Verdana" w:hAnsi="Verdana"/>
          <w:highlight w:val="yellow"/>
          <w:lang w:val="en-GB"/>
          <w:rPrChange w:id="1468" w:author="Gareth Harding" w:date="2025-07-09T10:50:00Z" w16du:dateUtc="2025-07-09T08:50:00Z">
            <w:rPr>
              <w:rFonts w:ascii="Verdana" w:hAnsi="Verdana"/>
            </w:rPr>
          </w:rPrChange>
        </w:rPr>
        <w:t>T</w:t>
      </w:r>
      <w:r w:rsidR="008530E6" w:rsidRPr="00C67908">
        <w:rPr>
          <w:rFonts w:ascii="Verdana" w:hAnsi="Verdana"/>
          <w:highlight w:val="yellow"/>
          <w:lang w:val="en-GB"/>
          <w:rPrChange w:id="1469" w:author="Gareth Harding" w:date="2025-07-09T10:50:00Z" w16du:dateUtc="2025-07-09T08:50:00Z">
            <w:rPr>
              <w:rFonts w:ascii="Verdana" w:hAnsi="Verdana"/>
            </w:rPr>
          </w:rPrChange>
        </w:rPr>
        <w:t>om</w:t>
      </w:r>
      <w:del w:id="1470" w:author="Gareth Harding" w:date="2025-07-09T10:58:00Z" w16du:dateUtc="2025-07-09T08:58:00Z">
        <w:r w:rsidRPr="00C67908" w:rsidDel="00555108">
          <w:rPr>
            <w:rFonts w:ascii="Verdana" w:hAnsi="Verdana"/>
            <w:highlight w:val="yellow"/>
            <w:lang w:val="en-GB"/>
            <w:rPrChange w:id="1471" w:author="Gareth Harding" w:date="2025-07-09T10:50:00Z" w16du:dateUtc="2025-07-09T08:50:00Z">
              <w:rPr>
                <w:rFonts w:ascii="Verdana" w:hAnsi="Verdana"/>
              </w:rPr>
            </w:rPrChange>
          </w:rPr>
          <w:delText>.</w:delText>
        </w:r>
      </w:del>
    </w:p>
    <w:p w14:paraId="16EFA867" w14:textId="77777777" w:rsidR="00360E28" w:rsidRPr="00223481" w:rsidRDefault="00360E28">
      <w:pPr>
        <w:rPr>
          <w:rFonts w:ascii="Verdana" w:hAnsi="Verdana"/>
          <w:lang w:val="en-GB"/>
          <w:rPrChange w:id="1472" w:author="Gareth Harding" w:date="2025-07-09T10:21:00Z" w16du:dateUtc="2025-07-09T08:21:00Z">
            <w:rPr>
              <w:rFonts w:ascii="Verdana" w:hAnsi="Verdana"/>
            </w:rPr>
          </w:rPrChange>
        </w:rPr>
        <w:pPrChange w:id="147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C3045FF" w14:textId="1238A6C1" w:rsidR="00021800" w:rsidRPr="00223481" w:rsidRDefault="00021800">
      <w:pPr>
        <w:rPr>
          <w:rFonts w:ascii="Verdana" w:hAnsi="Verdana"/>
          <w:b/>
          <w:bCs/>
          <w:lang w:val="en-GB"/>
          <w:rPrChange w:id="147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47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47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8. What is </w:t>
      </w:r>
      <w:del w:id="1477" w:author="Gareth Harding" w:date="2025-07-09T10:50:00Z" w16du:dateUtc="2025-07-09T08:50:00Z">
        <w:r w:rsidR="008530E6" w:rsidRPr="00223481" w:rsidDel="00C67908">
          <w:rPr>
            <w:rFonts w:ascii="Verdana" w:hAnsi="Verdana"/>
            <w:b/>
            <w:bCs/>
            <w:lang w:val="en-GB"/>
            <w:rPrChange w:id="1478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>Lucy</w:delText>
        </w:r>
        <w:r w:rsidRPr="00223481" w:rsidDel="00C67908">
          <w:rPr>
            <w:rFonts w:ascii="Verdana" w:hAnsi="Verdana"/>
            <w:b/>
            <w:bCs/>
            <w:lang w:val="en-GB"/>
            <w:rPrChange w:id="1479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 xml:space="preserve"> </w:delText>
        </w:r>
      </w:del>
      <w:ins w:id="1480" w:author="Gareth Harding" w:date="2025-07-09T10:50:00Z" w16du:dateUtc="2025-07-09T08:50:00Z">
        <w:r w:rsidR="00C67908">
          <w:rPr>
            <w:rFonts w:ascii="Verdana" w:hAnsi="Verdana"/>
            <w:b/>
            <w:bCs/>
            <w:lang w:val="en-GB"/>
          </w:rPr>
          <w:t>Peter</w:t>
        </w:r>
        <w:r w:rsidR="00C67908" w:rsidRPr="00223481">
          <w:rPr>
            <w:rFonts w:ascii="Verdana" w:hAnsi="Verdana"/>
            <w:b/>
            <w:bCs/>
            <w:lang w:val="en-GB"/>
            <w:rPrChange w:id="1481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Pr="00223481">
        <w:rPr>
          <w:rFonts w:ascii="Verdana" w:hAnsi="Verdana"/>
          <w:b/>
          <w:bCs/>
          <w:lang w:val="en-GB"/>
          <w:rPrChange w:id="148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eating?</w:t>
      </w:r>
    </w:p>
    <w:p w14:paraId="42FA29B8" w14:textId="7D65B344" w:rsidR="00021800" w:rsidRPr="00223481" w:rsidRDefault="00021800">
      <w:pPr>
        <w:rPr>
          <w:rFonts w:ascii="Verdana" w:hAnsi="Verdana"/>
          <w:lang w:val="en-GB"/>
          <w:rPrChange w:id="1483" w:author="Gareth Harding" w:date="2025-07-09T10:21:00Z" w16du:dateUtc="2025-07-09T08:21:00Z">
            <w:rPr>
              <w:rFonts w:ascii="Verdana" w:hAnsi="Verdana"/>
            </w:rPr>
          </w:rPrChange>
        </w:rPr>
        <w:pPrChange w:id="148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485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He is eating </w:t>
      </w:r>
      <w:del w:id="1486" w:author="Gareth Harding" w:date="2025-07-09T10:51:00Z" w16du:dateUtc="2025-07-09T08:51:00Z">
        <w:r w:rsidR="008530E6" w:rsidRPr="00223481" w:rsidDel="00555108">
          <w:rPr>
            <w:rFonts w:ascii="Verdana" w:hAnsi="Verdana"/>
            <w:highlight w:val="yellow"/>
            <w:lang w:val="en-GB"/>
            <w:rPrChange w:id="1487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 xml:space="preserve">fish </w:delText>
        </w:r>
      </w:del>
      <w:ins w:id="1488" w:author="Gareth Harding" w:date="2025-07-09T10:51:00Z" w16du:dateUtc="2025-07-09T08:51:00Z">
        <w:r w:rsidR="00555108">
          <w:rPr>
            <w:rFonts w:ascii="Verdana" w:hAnsi="Verdana"/>
            <w:highlight w:val="yellow"/>
            <w:lang w:val="en-GB"/>
          </w:rPr>
          <w:t>soup</w:t>
        </w:r>
        <w:r w:rsidR="00555108" w:rsidRPr="00223481">
          <w:rPr>
            <w:rFonts w:ascii="Verdana" w:hAnsi="Verdana"/>
            <w:highlight w:val="yellow"/>
            <w:lang w:val="en-GB"/>
            <w:rPrChange w:id="148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t xml:space="preserve"> </w:t>
        </w:r>
      </w:ins>
      <w:r w:rsidR="008530E6" w:rsidRPr="00223481">
        <w:rPr>
          <w:rFonts w:ascii="Verdana" w:hAnsi="Verdana"/>
          <w:highlight w:val="yellow"/>
          <w:lang w:val="en-GB"/>
          <w:rPrChange w:id="1490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and </w:t>
      </w:r>
      <w:del w:id="1491" w:author="Gareth Harding" w:date="2025-07-09T10:51:00Z" w16du:dateUtc="2025-07-09T08:51:00Z">
        <w:r w:rsidR="008530E6" w:rsidRPr="00223481" w:rsidDel="00555108">
          <w:rPr>
            <w:rFonts w:ascii="Verdana" w:hAnsi="Verdana"/>
            <w:highlight w:val="yellow"/>
            <w:lang w:val="en-GB"/>
            <w:rPrChange w:id="1492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broccoli</w:delText>
        </w:r>
      </w:del>
      <w:ins w:id="1493" w:author="Gareth Harding" w:date="2025-07-09T10:51:00Z" w16du:dateUtc="2025-07-09T08:51:00Z">
        <w:r w:rsidR="00555108">
          <w:rPr>
            <w:rFonts w:ascii="Verdana" w:hAnsi="Verdana"/>
            <w:highlight w:val="yellow"/>
            <w:lang w:val="en-GB"/>
          </w:rPr>
          <w:t>a pear</w:t>
        </w:r>
      </w:ins>
      <w:del w:id="1494" w:author="Gareth Harding" w:date="2025-07-09T10:58:00Z" w16du:dateUtc="2025-07-09T08:58:00Z">
        <w:r w:rsidRPr="00223481" w:rsidDel="00555108">
          <w:rPr>
            <w:rFonts w:ascii="Verdana" w:hAnsi="Verdana"/>
            <w:highlight w:val="yellow"/>
            <w:lang w:val="en-GB"/>
            <w:rPrChange w:id="1495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21F48C5" w14:textId="4A119FC3" w:rsidR="00021800" w:rsidRPr="00223481" w:rsidRDefault="00021800">
      <w:pPr>
        <w:rPr>
          <w:rFonts w:ascii="Verdana" w:hAnsi="Verdana"/>
          <w:lang w:val="en-GB"/>
          <w:rPrChange w:id="1496" w:author="Gareth Harding" w:date="2025-07-09T10:21:00Z" w16du:dateUtc="2025-07-09T08:21:00Z">
            <w:rPr>
              <w:rFonts w:ascii="Verdana" w:hAnsi="Verdana"/>
            </w:rPr>
          </w:rPrChange>
        </w:rPr>
        <w:pPrChange w:id="149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498" w:author="Gareth Harding" w:date="2025-07-09T10:21:00Z" w16du:dateUtc="2025-07-09T08:21:00Z">
            <w:rPr>
              <w:rFonts w:ascii="Verdana" w:hAnsi="Verdana"/>
            </w:rPr>
          </w:rPrChange>
        </w:rPr>
        <w:t xml:space="preserve">He is eating a </w:t>
      </w:r>
      <w:r w:rsidR="008530E6" w:rsidRPr="00223481">
        <w:rPr>
          <w:rFonts w:ascii="Verdana" w:hAnsi="Verdana"/>
          <w:lang w:val="en-GB"/>
          <w:rPrChange w:id="1499" w:author="Gareth Harding" w:date="2025-07-09T10:21:00Z" w16du:dateUtc="2025-07-09T08:21:00Z">
            <w:rPr>
              <w:rFonts w:ascii="Verdana" w:hAnsi="Verdana"/>
            </w:rPr>
          </w:rPrChange>
        </w:rPr>
        <w:t>shoe</w:t>
      </w:r>
      <w:del w:id="1500" w:author="Gareth Harding" w:date="2025-07-09T10:58:00Z" w16du:dateUtc="2025-07-09T08:58:00Z">
        <w:r w:rsidRPr="00223481" w:rsidDel="00555108">
          <w:rPr>
            <w:rFonts w:ascii="Verdana" w:hAnsi="Verdana"/>
            <w:lang w:val="en-GB"/>
            <w:rPrChange w:id="1501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C767C11" w14:textId="5169AD75" w:rsidR="00021800" w:rsidRPr="00223481" w:rsidRDefault="00021800">
      <w:pPr>
        <w:rPr>
          <w:rFonts w:ascii="Verdana" w:hAnsi="Verdana"/>
          <w:lang w:val="en-GB"/>
          <w:rPrChange w:id="1502" w:author="Gareth Harding" w:date="2025-07-09T10:21:00Z" w16du:dateUtc="2025-07-09T08:21:00Z">
            <w:rPr>
              <w:rFonts w:ascii="Verdana" w:hAnsi="Verdana"/>
            </w:rPr>
          </w:rPrChange>
        </w:rPr>
        <w:pPrChange w:id="150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504" w:author="Gareth Harding" w:date="2025-07-09T10:21:00Z" w16du:dateUtc="2025-07-09T08:21:00Z">
            <w:rPr>
              <w:rFonts w:ascii="Verdana" w:hAnsi="Verdana"/>
            </w:rPr>
          </w:rPrChange>
        </w:rPr>
        <w:t xml:space="preserve">He is eating </w:t>
      </w:r>
      <w:r w:rsidR="008530E6" w:rsidRPr="00223481">
        <w:rPr>
          <w:rFonts w:ascii="Verdana" w:hAnsi="Verdana"/>
          <w:lang w:val="en-GB"/>
          <w:rPrChange w:id="1505" w:author="Gareth Harding" w:date="2025-07-09T10:21:00Z" w16du:dateUtc="2025-07-09T08:21:00Z">
            <w:rPr>
              <w:rFonts w:ascii="Verdana" w:hAnsi="Verdana"/>
            </w:rPr>
          </w:rPrChange>
        </w:rPr>
        <w:t xml:space="preserve">cake and </w:t>
      </w:r>
      <w:r w:rsidRPr="00223481">
        <w:rPr>
          <w:rFonts w:ascii="Verdana" w:hAnsi="Verdana"/>
          <w:lang w:val="en-GB"/>
          <w:rPrChange w:id="1506" w:author="Gareth Harding" w:date="2025-07-09T10:21:00Z" w16du:dateUtc="2025-07-09T08:21:00Z">
            <w:rPr>
              <w:rFonts w:ascii="Verdana" w:hAnsi="Verdana"/>
            </w:rPr>
          </w:rPrChange>
        </w:rPr>
        <w:t>popcorn</w:t>
      </w:r>
      <w:del w:id="1507" w:author="Gareth Harding" w:date="2025-07-09T10:58:00Z" w16du:dateUtc="2025-07-09T08:58:00Z">
        <w:r w:rsidRPr="00223481" w:rsidDel="00555108">
          <w:rPr>
            <w:rFonts w:ascii="Verdana" w:hAnsi="Verdana"/>
            <w:lang w:val="en-GB"/>
            <w:rPrChange w:id="1508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62A8BE6E" w14:textId="77777777" w:rsidR="002B5A47" w:rsidRPr="00223481" w:rsidRDefault="002B5A47">
      <w:pPr>
        <w:rPr>
          <w:rFonts w:ascii="Verdana" w:hAnsi="Verdana"/>
          <w:lang w:val="en-GB"/>
          <w:rPrChange w:id="1509" w:author="Gareth Harding" w:date="2025-07-09T10:21:00Z" w16du:dateUtc="2025-07-09T08:21:00Z">
            <w:rPr>
              <w:rFonts w:ascii="Verdana" w:hAnsi="Verdana"/>
            </w:rPr>
          </w:rPrChange>
        </w:rPr>
        <w:pPrChange w:id="1510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CDC0C77" w14:textId="77777777" w:rsidR="00863C05" w:rsidRPr="00863C05" w:rsidRDefault="00863C05" w:rsidP="004D7559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proofErr w:type="spellStart"/>
      <w:r w:rsidRPr="00863C05">
        <w:rPr>
          <w:rFonts w:ascii="Verdana" w:hAnsi="Verdana"/>
          <w:b/>
          <w:bCs/>
          <w:color w:val="215E99" w:themeColor="text2" w:themeTint="BF"/>
        </w:rPr>
        <w:t>The</w:t>
      </w:r>
      <w:proofErr w:type="spellEnd"/>
      <w:r w:rsidRPr="00863C05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863C05">
        <w:rPr>
          <w:rFonts w:ascii="Verdana" w:hAnsi="Verdana"/>
          <w:b/>
          <w:bCs/>
          <w:color w:val="215E99" w:themeColor="text2" w:themeTint="BF"/>
        </w:rPr>
        <w:t>Seasons</w:t>
      </w:r>
      <w:proofErr w:type="spellEnd"/>
      <w:r w:rsidRPr="00863C05">
        <w:rPr>
          <w:rFonts w:ascii="Verdana" w:hAnsi="Verdana"/>
          <w:b/>
          <w:bCs/>
          <w:color w:val="215E99" w:themeColor="text2" w:themeTint="BF"/>
        </w:rPr>
        <w:t xml:space="preserve"> and </w:t>
      </w:r>
      <w:proofErr w:type="spellStart"/>
      <w:r w:rsidRPr="00863C05">
        <w:rPr>
          <w:rFonts w:ascii="Verdana" w:hAnsi="Verdana"/>
          <w:b/>
          <w:bCs/>
          <w:color w:val="215E99" w:themeColor="text2" w:themeTint="BF"/>
        </w:rPr>
        <w:t>the</w:t>
      </w:r>
      <w:proofErr w:type="spellEnd"/>
      <w:r w:rsidRPr="00863C05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863C05">
        <w:rPr>
          <w:rFonts w:ascii="Verdana" w:hAnsi="Verdana"/>
          <w:b/>
          <w:bCs/>
          <w:color w:val="215E99" w:themeColor="text2" w:themeTint="BF"/>
        </w:rPr>
        <w:t>Weather</w:t>
      </w:r>
      <w:proofErr w:type="spellEnd"/>
    </w:p>
    <w:p w14:paraId="40D6F185" w14:textId="77777777" w:rsidR="00863C05" w:rsidRPr="00863C05" w:rsidRDefault="00863C05">
      <w:pPr>
        <w:rPr>
          <w:rFonts w:ascii="Verdana" w:hAnsi="Verdana"/>
        </w:rPr>
        <w:pPrChange w:id="151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A7B7B4B" w14:textId="5B9590AC" w:rsidR="00863C05" w:rsidRPr="00223481" w:rsidRDefault="00863C05">
      <w:pPr>
        <w:rPr>
          <w:rFonts w:ascii="Verdana" w:hAnsi="Verdana"/>
          <w:lang w:val="en-GB"/>
          <w:rPrChange w:id="1512" w:author="Gareth Harding" w:date="2025-07-09T10:21:00Z" w16du:dateUtc="2025-07-09T08:21:00Z">
            <w:rPr>
              <w:rFonts w:ascii="Verdana" w:hAnsi="Verdana"/>
            </w:rPr>
          </w:rPrChange>
        </w:rPr>
        <w:pPrChange w:id="151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514" w:author="Gareth Harding" w:date="2025-07-09T10:21:00Z" w16du:dateUtc="2025-07-09T08:21:00Z">
            <w:rPr>
              <w:rFonts w:ascii="Verdana" w:hAnsi="Verdana"/>
            </w:rPr>
          </w:rPrChange>
        </w:rPr>
        <w:t>Hello! What season is it?</w:t>
      </w:r>
    </w:p>
    <w:p w14:paraId="2E35ADCF" w14:textId="77777777" w:rsidR="00863C05" w:rsidRPr="00223481" w:rsidRDefault="00863C05">
      <w:pPr>
        <w:rPr>
          <w:rFonts w:ascii="Verdana" w:hAnsi="Verdana"/>
          <w:lang w:val="en-GB"/>
          <w:rPrChange w:id="1515" w:author="Gareth Harding" w:date="2025-07-09T10:21:00Z" w16du:dateUtc="2025-07-09T08:21:00Z">
            <w:rPr>
              <w:rFonts w:ascii="Verdana" w:hAnsi="Verdana"/>
            </w:rPr>
          </w:rPrChange>
        </w:rPr>
        <w:pPrChange w:id="151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Apple Color Emoji" w:hAnsi="Apple Color Emoji" w:cs="Apple Color Emoji"/>
          <w:lang w:val="en-GB"/>
          <w:rPrChange w:id="1517" w:author="Gareth Harding" w:date="2025-07-09T10:21:00Z" w16du:dateUtc="2025-07-09T08:21:00Z">
            <w:rPr>
              <w:rFonts w:ascii="Apple Color Emoji" w:hAnsi="Apple Color Emoji" w:cs="Apple Color Emoji"/>
            </w:rPr>
          </w:rPrChange>
        </w:rPr>
        <w:t>☀</w:t>
      </w:r>
      <w:r w:rsidRPr="00863C05">
        <w:rPr>
          <w:rFonts w:ascii="Apple Color Emoji" w:hAnsi="Apple Color Emoji" w:cs="Apple Color Emoji"/>
        </w:rPr>
        <w:t>️</w:t>
      </w:r>
      <w:r w:rsidRPr="00223481">
        <w:rPr>
          <w:rFonts w:ascii="Verdana" w:hAnsi="Verdana"/>
          <w:lang w:val="en-GB"/>
          <w:rPrChange w:id="1518" w:author="Gareth Harding" w:date="2025-07-09T10:21:00Z" w16du:dateUtc="2025-07-09T08:21:00Z">
            <w:rPr>
              <w:rFonts w:ascii="Verdana" w:hAnsi="Verdana"/>
            </w:rPr>
          </w:rPrChange>
        </w:rPr>
        <w:t xml:space="preserve"> It’s summer. It’s hot and sunny. We go to the beach!</w:t>
      </w:r>
    </w:p>
    <w:p w14:paraId="5C59B590" w14:textId="77777777" w:rsidR="00863C05" w:rsidRPr="00223481" w:rsidRDefault="00863C05">
      <w:pPr>
        <w:rPr>
          <w:rFonts w:ascii="Verdana" w:hAnsi="Verdana"/>
          <w:lang w:val="en-GB"/>
          <w:rPrChange w:id="1519" w:author="Gareth Harding" w:date="2025-07-09T10:21:00Z" w16du:dateUtc="2025-07-09T08:21:00Z">
            <w:rPr>
              <w:rFonts w:ascii="Verdana" w:hAnsi="Verdana"/>
            </w:rPr>
          </w:rPrChange>
        </w:rPr>
        <w:pPrChange w:id="152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863C05">
        <w:rPr>
          <w:rFonts w:ascii="Apple Color Emoji" w:hAnsi="Apple Color Emoji" w:cs="Apple Color Emoji"/>
        </w:rPr>
        <w:t>🍂</w:t>
      </w:r>
      <w:r w:rsidRPr="00223481">
        <w:rPr>
          <w:rFonts w:ascii="Verdana" w:hAnsi="Verdana"/>
          <w:lang w:val="en-GB"/>
          <w:rPrChange w:id="1521" w:author="Gareth Harding" w:date="2025-07-09T10:21:00Z" w16du:dateUtc="2025-07-09T08:21:00Z">
            <w:rPr>
              <w:rFonts w:ascii="Verdana" w:hAnsi="Verdana"/>
            </w:rPr>
          </w:rPrChange>
        </w:rPr>
        <w:t xml:space="preserve"> It’s autumn. It’s windy and cloudy. The leaves fall.</w:t>
      </w:r>
    </w:p>
    <w:p w14:paraId="78974D92" w14:textId="77777777" w:rsidR="00863C05" w:rsidRPr="00223481" w:rsidRDefault="00863C05">
      <w:pPr>
        <w:rPr>
          <w:rFonts w:ascii="Verdana" w:hAnsi="Verdana"/>
          <w:lang w:val="en-GB"/>
          <w:rPrChange w:id="1522" w:author="Gareth Harding" w:date="2025-07-09T10:21:00Z" w16du:dateUtc="2025-07-09T08:21:00Z">
            <w:rPr>
              <w:rFonts w:ascii="Verdana" w:hAnsi="Verdana"/>
            </w:rPr>
          </w:rPrChange>
        </w:rPr>
        <w:pPrChange w:id="152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Apple Color Emoji" w:hAnsi="Apple Color Emoji" w:cs="Apple Color Emoji"/>
          <w:lang w:val="en-GB"/>
          <w:rPrChange w:id="1524" w:author="Gareth Harding" w:date="2025-07-09T10:21:00Z" w16du:dateUtc="2025-07-09T08:21:00Z">
            <w:rPr>
              <w:rFonts w:ascii="Apple Color Emoji" w:hAnsi="Apple Color Emoji" w:cs="Apple Color Emoji"/>
            </w:rPr>
          </w:rPrChange>
        </w:rPr>
        <w:t>❄</w:t>
      </w:r>
      <w:r w:rsidRPr="00863C05">
        <w:rPr>
          <w:rFonts w:ascii="Apple Color Emoji" w:hAnsi="Apple Color Emoji" w:cs="Apple Color Emoji"/>
        </w:rPr>
        <w:t>️</w:t>
      </w:r>
      <w:r w:rsidRPr="00223481">
        <w:rPr>
          <w:rFonts w:ascii="Verdana" w:hAnsi="Verdana"/>
          <w:lang w:val="en-GB"/>
          <w:rPrChange w:id="1525" w:author="Gareth Harding" w:date="2025-07-09T10:21:00Z" w16du:dateUtc="2025-07-09T08:21:00Z">
            <w:rPr>
              <w:rFonts w:ascii="Verdana" w:hAnsi="Verdana"/>
            </w:rPr>
          </w:rPrChange>
        </w:rPr>
        <w:t xml:space="preserve"> It’s winter. It’s cold and sometimes snowy! We wear coats.</w:t>
      </w:r>
    </w:p>
    <w:p w14:paraId="7C57A718" w14:textId="37C85988" w:rsidR="00B21AB3" w:rsidRPr="00223481" w:rsidRDefault="00B21AB3">
      <w:pPr>
        <w:rPr>
          <w:rFonts w:ascii="Verdana" w:hAnsi="Verdana"/>
          <w:lang w:val="en-GB"/>
          <w:rPrChange w:id="1526" w:author="Gareth Harding" w:date="2025-07-09T10:21:00Z" w16du:dateUtc="2025-07-09T08:21:00Z">
            <w:rPr>
              <w:rFonts w:ascii="Verdana" w:hAnsi="Verdana"/>
            </w:rPr>
          </w:rPrChange>
        </w:rPr>
        <w:pPrChange w:id="152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863C05">
        <w:rPr>
          <w:rFonts w:ascii="Apple Color Emoji" w:hAnsi="Apple Color Emoji" w:cs="Apple Color Emoji"/>
        </w:rPr>
        <w:t>🌸</w:t>
      </w:r>
      <w:r w:rsidRPr="00223481">
        <w:rPr>
          <w:rFonts w:ascii="Verdana" w:hAnsi="Verdana"/>
          <w:lang w:val="en-GB"/>
          <w:rPrChange w:id="1528" w:author="Gareth Harding" w:date="2025-07-09T10:21:00Z" w16du:dateUtc="2025-07-09T08:21:00Z">
            <w:rPr>
              <w:rFonts w:ascii="Verdana" w:hAnsi="Verdana"/>
            </w:rPr>
          </w:rPrChange>
        </w:rPr>
        <w:t xml:space="preserve"> It’s spring. It’s rainy and sunny. The flowers grow.</w:t>
      </w:r>
    </w:p>
    <w:p w14:paraId="771D4D1A" w14:textId="77777777" w:rsidR="00863C05" w:rsidRPr="00223481" w:rsidRDefault="00863C05">
      <w:pPr>
        <w:rPr>
          <w:rFonts w:ascii="Verdana" w:hAnsi="Verdana"/>
          <w:lang w:val="en-GB"/>
          <w:rPrChange w:id="1529" w:author="Gareth Harding" w:date="2025-07-09T10:21:00Z" w16du:dateUtc="2025-07-09T08:21:00Z">
            <w:rPr>
              <w:rFonts w:ascii="Verdana" w:hAnsi="Verdana"/>
            </w:rPr>
          </w:rPrChange>
        </w:rPr>
        <w:pPrChange w:id="1530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A23D1B0" w14:textId="77777777" w:rsidR="00863C05" w:rsidRPr="00223481" w:rsidRDefault="00863C05">
      <w:pPr>
        <w:rPr>
          <w:rFonts w:ascii="Verdana" w:hAnsi="Verdana"/>
          <w:lang w:val="en-GB"/>
          <w:rPrChange w:id="1531" w:author="Gareth Harding" w:date="2025-07-09T10:21:00Z" w16du:dateUtc="2025-07-09T08:21:00Z">
            <w:rPr>
              <w:rFonts w:ascii="Verdana" w:hAnsi="Verdana"/>
            </w:rPr>
          </w:rPrChange>
        </w:rPr>
        <w:pPrChange w:id="153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533" w:author="Gareth Harding" w:date="2025-07-09T10:21:00Z" w16du:dateUtc="2025-07-09T08:21:00Z">
            <w:rPr>
              <w:rFonts w:ascii="Verdana" w:hAnsi="Verdana"/>
            </w:rPr>
          </w:rPrChange>
        </w:rPr>
        <w:t>What’s the weather like today?</w:t>
      </w:r>
    </w:p>
    <w:p w14:paraId="0B300E5A" w14:textId="77777777" w:rsidR="00863C05" w:rsidRPr="00223481" w:rsidRDefault="00863C05">
      <w:pPr>
        <w:rPr>
          <w:rFonts w:ascii="Verdana" w:hAnsi="Verdana"/>
          <w:lang w:val="en-GB"/>
          <w:rPrChange w:id="1534" w:author="Gareth Harding" w:date="2025-07-09T10:21:00Z" w16du:dateUtc="2025-07-09T08:21:00Z">
            <w:rPr>
              <w:rFonts w:ascii="Verdana" w:hAnsi="Verdana"/>
            </w:rPr>
          </w:rPrChange>
        </w:rPr>
        <w:pPrChange w:id="153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536" w:author="Gareth Harding" w:date="2025-07-09T10:21:00Z" w16du:dateUtc="2025-07-09T08:21:00Z">
            <w:rPr>
              <w:rFonts w:ascii="Verdana" w:hAnsi="Verdana"/>
            </w:rPr>
          </w:rPrChange>
        </w:rPr>
        <w:t>It’s cloudy and a bit stormy. Let’s stay inside!</w:t>
      </w:r>
    </w:p>
    <w:p w14:paraId="4DA35C20" w14:textId="77777777" w:rsidR="00863C05" w:rsidRPr="00223481" w:rsidRDefault="00863C05">
      <w:pPr>
        <w:rPr>
          <w:rFonts w:ascii="Verdana" w:hAnsi="Verdana"/>
          <w:lang w:val="en-GB"/>
          <w:rPrChange w:id="1537" w:author="Gareth Harding" w:date="2025-07-09T10:21:00Z" w16du:dateUtc="2025-07-09T08:21:00Z">
            <w:rPr>
              <w:rFonts w:ascii="Verdana" w:hAnsi="Verdana"/>
            </w:rPr>
          </w:rPrChange>
        </w:rPr>
        <w:pPrChange w:id="1538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F1211C4" w14:textId="77777777" w:rsidR="00863C05" w:rsidRPr="00223481" w:rsidRDefault="00863C05">
      <w:pPr>
        <w:rPr>
          <w:rFonts w:ascii="Verdana" w:hAnsi="Verdana"/>
          <w:lang w:val="en-GB"/>
          <w:rPrChange w:id="1539" w:author="Gareth Harding" w:date="2025-07-09T10:21:00Z" w16du:dateUtc="2025-07-09T08:21:00Z">
            <w:rPr>
              <w:rFonts w:ascii="Verdana" w:hAnsi="Verdana"/>
            </w:rPr>
          </w:rPrChange>
        </w:rPr>
        <w:pPrChange w:id="154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541" w:author="Gareth Harding" w:date="2025-07-09T10:21:00Z" w16du:dateUtc="2025-07-09T08:21:00Z">
            <w:rPr>
              <w:rFonts w:ascii="Verdana" w:hAnsi="Verdana"/>
            </w:rPr>
          </w:rPrChange>
        </w:rPr>
        <w:t>We love all the seasons! </w:t>
      </w:r>
    </w:p>
    <w:p w14:paraId="47963640" w14:textId="77777777" w:rsidR="00863C05" w:rsidRPr="00223481" w:rsidRDefault="00863C05">
      <w:pPr>
        <w:rPr>
          <w:rFonts w:ascii="Verdana" w:hAnsi="Verdana"/>
          <w:lang w:val="en-GB"/>
          <w:rPrChange w:id="1542" w:author="Gareth Harding" w:date="2025-07-09T10:21:00Z" w16du:dateUtc="2025-07-09T08:21:00Z">
            <w:rPr>
              <w:rFonts w:ascii="Verdana" w:hAnsi="Verdana"/>
            </w:rPr>
          </w:rPrChange>
        </w:rPr>
        <w:pPrChange w:id="154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14D4280" w14:textId="77777777" w:rsidR="00863C05" w:rsidRPr="00F245C1" w:rsidRDefault="00863C05" w:rsidP="004D7559">
      <w:pPr>
        <w:adjustRightInd w:val="0"/>
        <w:snapToGrid w:val="0"/>
        <w:rPr>
          <w:rFonts w:ascii="Verdana" w:hAnsi="Verdana"/>
          <w:b/>
          <w:bCs/>
          <w:color w:val="00B050"/>
        </w:rPr>
      </w:pPr>
      <w:proofErr w:type="spellStart"/>
      <w:r w:rsidRPr="00F245C1">
        <w:rPr>
          <w:rFonts w:ascii="Verdana" w:hAnsi="Verdana"/>
          <w:b/>
          <w:bCs/>
          <w:color w:val="00B050"/>
        </w:rPr>
        <w:t>Comprehension</w:t>
      </w:r>
      <w:proofErr w:type="spellEnd"/>
      <w:r w:rsidRPr="00F245C1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00B050"/>
        </w:rPr>
        <w:t>Questions</w:t>
      </w:r>
      <w:proofErr w:type="spellEnd"/>
    </w:p>
    <w:p w14:paraId="7879E7FE" w14:textId="77777777" w:rsidR="00863C05" w:rsidRPr="00F245C1" w:rsidRDefault="00863C05">
      <w:pPr>
        <w:rPr>
          <w:rFonts w:ascii="Verdana" w:hAnsi="Verdana"/>
        </w:rPr>
        <w:pPrChange w:id="154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10EB800" w14:textId="193E9BE6" w:rsidR="00863C05" w:rsidRPr="00223481" w:rsidRDefault="00863C05">
      <w:pPr>
        <w:pStyle w:val="Prrafodelista"/>
        <w:numPr>
          <w:ilvl w:val="0"/>
          <w:numId w:val="24"/>
        </w:numPr>
        <w:rPr>
          <w:rFonts w:ascii="Verdana" w:hAnsi="Verdana"/>
          <w:b/>
          <w:bCs/>
          <w:lang w:val="en-GB"/>
          <w:rPrChange w:id="154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546" w:author="Gareth Harding" w:date="2025-07-09T17:30:00Z" w16du:dateUtc="2025-07-09T15:30:00Z">
          <w:pPr>
            <w:pStyle w:val="Prrafodelista"/>
            <w:numPr>
              <w:numId w:val="24"/>
            </w:numPr>
            <w:spacing w:before="100" w:beforeAutospacing="1" w:after="100" w:afterAutospacing="1"/>
            <w:ind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54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</w:t>
      </w:r>
      <w:ins w:id="1548" w:author="Gareth Harding" w:date="2025-07-21T13:07:00Z" w16du:dateUtc="2025-07-21T11:07:00Z">
        <w:r w:rsidR="00B51B23">
          <w:rPr>
            <w:rFonts w:ascii="Verdana" w:hAnsi="Verdana"/>
            <w:b/>
            <w:bCs/>
            <w:lang w:val="en-GB"/>
          </w:rPr>
          <w:t>ich</w:t>
        </w:r>
      </w:ins>
      <w:del w:id="1549" w:author="Gareth Harding" w:date="2025-07-21T13:07:00Z" w16du:dateUtc="2025-07-21T11:07:00Z">
        <w:r w:rsidRPr="00223481" w:rsidDel="00B51B23">
          <w:rPr>
            <w:rFonts w:ascii="Verdana" w:hAnsi="Verdana"/>
            <w:b/>
            <w:bCs/>
            <w:lang w:val="en-GB"/>
            <w:rPrChange w:id="1550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>at</w:delText>
        </w:r>
      </w:del>
      <w:r w:rsidRPr="00223481">
        <w:rPr>
          <w:rFonts w:ascii="Verdana" w:hAnsi="Verdana"/>
          <w:b/>
          <w:bCs/>
          <w:lang w:val="en-GB"/>
          <w:rPrChange w:id="155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season is hot and sunny?</w:t>
      </w:r>
    </w:p>
    <w:p w14:paraId="3CB5C998" w14:textId="4621A65F" w:rsidR="00863C05" w:rsidRPr="00863C05" w:rsidRDefault="00863C05">
      <w:pPr>
        <w:rPr>
          <w:rFonts w:ascii="Verdana" w:hAnsi="Verdana"/>
        </w:rPr>
        <w:pPrChange w:id="155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863C05">
        <w:rPr>
          <w:rFonts w:ascii="Verdana" w:hAnsi="Verdana"/>
          <w:highlight w:val="yellow"/>
        </w:rPr>
        <w:t>Summer</w:t>
      </w:r>
    </w:p>
    <w:p w14:paraId="25224BB1" w14:textId="77777777" w:rsidR="00CB67DB" w:rsidRPr="00F245C1" w:rsidRDefault="00CB67DB">
      <w:pPr>
        <w:rPr>
          <w:rFonts w:ascii="Verdana" w:hAnsi="Verdana"/>
        </w:rPr>
        <w:pPrChange w:id="155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</w:rPr>
        <w:lastRenderedPageBreak/>
        <w:t>Spring</w:t>
      </w:r>
    </w:p>
    <w:p w14:paraId="14630907" w14:textId="0306F9EF" w:rsidR="00863C05" w:rsidRDefault="00863C05" w:rsidP="004D7559">
      <w:pPr>
        <w:rPr>
          <w:ins w:id="1554" w:author="Gareth Harding" w:date="2025-07-09T17:41:00Z" w16du:dateUtc="2025-07-09T15:41:00Z"/>
          <w:rFonts w:ascii="Verdana" w:hAnsi="Verdana"/>
        </w:rPr>
      </w:pPr>
      <w:r w:rsidRPr="00863C05">
        <w:rPr>
          <w:rFonts w:ascii="Verdana" w:hAnsi="Verdana"/>
        </w:rPr>
        <w:t xml:space="preserve">Ice </w:t>
      </w:r>
      <w:proofErr w:type="spellStart"/>
      <w:r w:rsidRPr="00863C05">
        <w:rPr>
          <w:rFonts w:ascii="Verdana" w:hAnsi="Verdana"/>
        </w:rPr>
        <w:t>cream</w:t>
      </w:r>
      <w:proofErr w:type="spellEnd"/>
    </w:p>
    <w:p w14:paraId="1D3648B3" w14:textId="77777777" w:rsidR="00360E28" w:rsidRPr="00F245C1" w:rsidRDefault="00360E28">
      <w:pPr>
        <w:rPr>
          <w:rFonts w:ascii="Verdana" w:hAnsi="Verdana"/>
        </w:rPr>
        <w:pPrChange w:id="155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6A6C81F" w14:textId="0B5AA3DE" w:rsidR="00CB67DB" w:rsidRPr="00223481" w:rsidRDefault="00CB67DB">
      <w:pPr>
        <w:pStyle w:val="Prrafodelista"/>
        <w:numPr>
          <w:ilvl w:val="0"/>
          <w:numId w:val="24"/>
        </w:numPr>
        <w:rPr>
          <w:rFonts w:ascii="Verdana" w:hAnsi="Verdana"/>
          <w:b/>
          <w:bCs/>
          <w:lang w:val="en-GB"/>
          <w:rPrChange w:id="155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557" w:author="Gareth Harding" w:date="2025-07-09T17:30:00Z" w16du:dateUtc="2025-07-09T15:30:00Z">
          <w:pPr>
            <w:pStyle w:val="Prrafodelista"/>
            <w:numPr>
              <w:numId w:val="24"/>
            </w:numPr>
            <w:spacing w:before="100" w:beforeAutospacing="1" w:after="100" w:afterAutospacing="1"/>
            <w:ind w:hanging="360"/>
          </w:pPr>
        </w:pPrChange>
      </w:pPr>
      <w:del w:id="1558" w:author="Gareth Harding" w:date="2025-07-21T13:07:00Z" w16du:dateUtc="2025-07-21T11:07:00Z">
        <w:r w:rsidRPr="00223481" w:rsidDel="00B51B23">
          <w:rPr>
            <w:rFonts w:ascii="Verdana" w:hAnsi="Verdana"/>
            <w:b/>
            <w:bCs/>
            <w:lang w:val="en-GB"/>
            <w:rPrChange w:id="1559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 xml:space="preserve">What </w:delText>
        </w:r>
      </w:del>
      <w:ins w:id="1560" w:author="Gareth Harding" w:date="2025-07-21T13:07:00Z" w16du:dateUtc="2025-07-21T11:07:00Z">
        <w:r w:rsidR="00B51B23" w:rsidRPr="00223481">
          <w:rPr>
            <w:rFonts w:ascii="Verdana" w:hAnsi="Verdana"/>
            <w:b/>
            <w:bCs/>
            <w:lang w:val="en-GB"/>
            <w:rPrChange w:id="1561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>Wh</w:t>
        </w:r>
        <w:r w:rsidR="00B51B23">
          <w:rPr>
            <w:rFonts w:ascii="Verdana" w:hAnsi="Verdana"/>
            <w:b/>
            <w:bCs/>
            <w:lang w:val="en-GB"/>
          </w:rPr>
          <w:t>ich</w:t>
        </w:r>
        <w:r w:rsidR="00B51B23" w:rsidRPr="00223481">
          <w:rPr>
            <w:rFonts w:ascii="Verdana" w:hAnsi="Verdana"/>
            <w:b/>
            <w:bCs/>
            <w:lang w:val="en-GB"/>
            <w:rPrChange w:id="1562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Pr="00223481">
        <w:rPr>
          <w:rFonts w:ascii="Verdana" w:hAnsi="Verdana"/>
          <w:b/>
          <w:bCs/>
          <w:lang w:val="en-GB"/>
          <w:rPrChange w:id="156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season is rainy and sunny?</w:t>
      </w:r>
    </w:p>
    <w:p w14:paraId="61F7EF5A" w14:textId="77777777" w:rsidR="00CB67DB" w:rsidRPr="00F245C1" w:rsidRDefault="00CB67DB">
      <w:pPr>
        <w:rPr>
          <w:rFonts w:ascii="Verdana" w:hAnsi="Verdana"/>
        </w:rPr>
        <w:pPrChange w:id="156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</w:rPr>
        <w:t>Summer</w:t>
      </w:r>
    </w:p>
    <w:p w14:paraId="7FA62B41" w14:textId="77777777" w:rsidR="00CB67DB" w:rsidRPr="00F245C1" w:rsidRDefault="00CB67DB">
      <w:pPr>
        <w:rPr>
          <w:rFonts w:ascii="Verdana" w:hAnsi="Verdana"/>
          <w:highlight w:val="yellow"/>
        </w:rPr>
        <w:pPrChange w:id="156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  <w:highlight w:val="yellow"/>
        </w:rPr>
        <w:t>Spring</w:t>
      </w:r>
    </w:p>
    <w:p w14:paraId="1A458817" w14:textId="652A3D64" w:rsidR="00CB67DB" w:rsidRDefault="00CB67DB" w:rsidP="004D7559">
      <w:pPr>
        <w:rPr>
          <w:ins w:id="1566" w:author="Gareth Harding" w:date="2025-07-09T17:41:00Z" w16du:dateUtc="2025-07-09T15:41:00Z"/>
          <w:rFonts w:ascii="Verdana" w:hAnsi="Verdana"/>
        </w:rPr>
      </w:pPr>
      <w:r w:rsidRPr="00F245C1">
        <w:rPr>
          <w:rFonts w:ascii="Verdana" w:hAnsi="Verdana"/>
        </w:rPr>
        <w:t>Hot chocolate</w:t>
      </w:r>
    </w:p>
    <w:p w14:paraId="04BFDBAF" w14:textId="77777777" w:rsidR="00360E28" w:rsidRPr="00863C05" w:rsidRDefault="00360E28">
      <w:pPr>
        <w:rPr>
          <w:rFonts w:ascii="Verdana" w:hAnsi="Verdana"/>
        </w:rPr>
        <w:pPrChange w:id="156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65DFD14" w14:textId="77777777" w:rsidR="00863C05" w:rsidRPr="00223481" w:rsidRDefault="00863C05">
      <w:pPr>
        <w:pStyle w:val="Prrafodelista"/>
        <w:numPr>
          <w:ilvl w:val="0"/>
          <w:numId w:val="24"/>
        </w:numPr>
        <w:rPr>
          <w:rFonts w:ascii="Verdana" w:hAnsi="Verdana"/>
          <w:b/>
          <w:bCs/>
          <w:lang w:val="en-GB"/>
          <w:rPrChange w:id="156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569" w:author="Gareth Harding" w:date="2025-07-09T17:30:00Z" w16du:dateUtc="2025-07-09T15:30:00Z">
          <w:pPr>
            <w:pStyle w:val="Prrafodelista"/>
            <w:numPr>
              <w:numId w:val="24"/>
            </w:numPr>
            <w:spacing w:before="100" w:beforeAutospacing="1" w:after="100" w:afterAutospacing="1"/>
            <w:ind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57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Where do we go in summer?</w:t>
      </w:r>
    </w:p>
    <w:p w14:paraId="4EC2B032" w14:textId="3CC3F022" w:rsidR="00863C05" w:rsidRPr="00223481" w:rsidRDefault="00863C05">
      <w:pPr>
        <w:rPr>
          <w:rFonts w:ascii="Verdana" w:hAnsi="Verdana"/>
          <w:lang w:val="en-GB"/>
          <w:rPrChange w:id="1571" w:author="Gareth Harding" w:date="2025-07-09T10:21:00Z" w16du:dateUtc="2025-07-09T08:21:00Z">
            <w:rPr>
              <w:rFonts w:ascii="Verdana" w:hAnsi="Verdana"/>
            </w:rPr>
          </w:rPrChange>
        </w:rPr>
        <w:pPrChange w:id="157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573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To the beach</w:t>
      </w:r>
    </w:p>
    <w:p w14:paraId="1DEE5664" w14:textId="7A74099A" w:rsidR="00863C05" w:rsidRPr="00223481" w:rsidRDefault="00863C05">
      <w:pPr>
        <w:rPr>
          <w:rFonts w:ascii="Verdana" w:hAnsi="Verdana"/>
          <w:lang w:val="en-GB"/>
          <w:rPrChange w:id="1574" w:author="Gareth Harding" w:date="2025-07-09T10:21:00Z" w16du:dateUtc="2025-07-09T08:21:00Z">
            <w:rPr>
              <w:rFonts w:ascii="Verdana" w:hAnsi="Verdana"/>
            </w:rPr>
          </w:rPrChange>
        </w:rPr>
        <w:pPrChange w:id="157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576" w:author="Gareth Harding" w:date="2025-07-09T10:21:00Z" w16du:dateUtc="2025-07-09T08:21:00Z">
            <w:rPr>
              <w:rFonts w:ascii="Verdana" w:hAnsi="Verdana"/>
            </w:rPr>
          </w:rPrChange>
        </w:rPr>
        <w:t>To the moon</w:t>
      </w:r>
    </w:p>
    <w:p w14:paraId="5B750734" w14:textId="5ABD4357" w:rsidR="00863C05" w:rsidRDefault="00863C05" w:rsidP="004D7559">
      <w:pPr>
        <w:rPr>
          <w:ins w:id="1577" w:author="Gareth Harding" w:date="2025-07-09T17:41:00Z" w16du:dateUtc="2025-07-09T15:41:00Z"/>
          <w:rFonts w:ascii="Verdana" w:hAnsi="Verdana"/>
        </w:rPr>
      </w:pPr>
      <w:proofErr w:type="spellStart"/>
      <w:r w:rsidRPr="00863C05">
        <w:rPr>
          <w:rFonts w:ascii="Verdana" w:hAnsi="Verdana"/>
        </w:rPr>
        <w:t>To</w:t>
      </w:r>
      <w:proofErr w:type="spellEnd"/>
      <w:r w:rsidRPr="00863C05">
        <w:rPr>
          <w:rFonts w:ascii="Verdana" w:hAnsi="Verdana"/>
        </w:rPr>
        <w:t xml:space="preserve"> </w:t>
      </w:r>
      <w:proofErr w:type="spellStart"/>
      <w:r w:rsidRPr="00863C05">
        <w:rPr>
          <w:rFonts w:ascii="Verdana" w:hAnsi="Verdana"/>
        </w:rPr>
        <w:t>the</w:t>
      </w:r>
      <w:proofErr w:type="spellEnd"/>
      <w:r w:rsidRPr="00863C05">
        <w:rPr>
          <w:rFonts w:ascii="Verdana" w:hAnsi="Verdana"/>
        </w:rPr>
        <w:t xml:space="preserve"> </w:t>
      </w:r>
      <w:proofErr w:type="spellStart"/>
      <w:r w:rsidRPr="00863C05">
        <w:rPr>
          <w:rFonts w:ascii="Verdana" w:hAnsi="Verdana"/>
        </w:rPr>
        <w:t>fridge</w:t>
      </w:r>
      <w:proofErr w:type="spellEnd"/>
    </w:p>
    <w:p w14:paraId="4EB2A329" w14:textId="77777777" w:rsidR="00360E28" w:rsidRPr="00863C05" w:rsidRDefault="00360E28">
      <w:pPr>
        <w:rPr>
          <w:rFonts w:ascii="Verdana" w:hAnsi="Verdana"/>
        </w:rPr>
        <w:pPrChange w:id="1578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3A23DAB" w14:textId="77777777" w:rsidR="00863C05" w:rsidRPr="00223481" w:rsidRDefault="00863C05">
      <w:pPr>
        <w:pStyle w:val="Prrafodelista"/>
        <w:numPr>
          <w:ilvl w:val="0"/>
          <w:numId w:val="24"/>
        </w:numPr>
        <w:rPr>
          <w:rFonts w:ascii="Verdana" w:hAnsi="Verdana"/>
          <w:b/>
          <w:bCs/>
          <w:lang w:val="en-GB"/>
          <w:rPrChange w:id="157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580" w:author="Gareth Harding" w:date="2025-07-09T17:30:00Z" w16du:dateUtc="2025-07-09T15:30:00Z">
          <w:pPr>
            <w:pStyle w:val="Prrafodelista"/>
            <w:numPr>
              <w:numId w:val="24"/>
            </w:numPr>
            <w:spacing w:before="100" w:beforeAutospacing="1" w:after="100" w:afterAutospacing="1"/>
            <w:ind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58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happens to the leaves in autumn?</w:t>
      </w:r>
    </w:p>
    <w:p w14:paraId="7224928C" w14:textId="07A3ADF4" w:rsidR="00863C05" w:rsidRPr="00223481" w:rsidRDefault="00863C05">
      <w:pPr>
        <w:rPr>
          <w:rFonts w:ascii="Verdana" w:hAnsi="Verdana"/>
          <w:lang w:val="en-GB"/>
          <w:rPrChange w:id="1582" w:author="Gareth Harding" w:date="2025-07-09T10:21:00Z" w16du:dateUtc="2025-07-09T08:21:00Z">
            <w:rPr>
              <w:rFonts w:ascii="Verdana" w:hAnsi="Verdana"/>
            </w:rPr>
          </w:rPrChange>
        </w:rPr>
        <w:pPrChange w:id="158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58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They fall</w:t>
      </w:r>
    </w:p>
    <w:p w14:paraId="0017055E" w14:textId="4475747D" w:rsidR="00863C05" w:rsidRPr="00223481" w:rsidRDefault="00863C05">
      <w:pPr>
        <w:rPr>
          <w:rFonts w:ascii="Verdana" w:hAnsi="Verdana"/>
          <w:lang w:val="en-GB"/>
          <w:rPrChange w:id="1585" w:author="Gareth Harding" w:date="2025-07-09T10:21:00Z" w16du:dateUtc="2025-07-09T08:21:00Z">
            <w:rPr>
              <w:rFonts w:ascii="Verdana" w:hAnsi="Verdana"/>
            </w:rPr>
          </w:rPrChange>
        </w:rPr>
        <w:pPrChange w:id="158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587" w:author="Gareth Harding" w:date="2025-07-09T10:21:00Z" w16du:dateUtc="2025-07-09T08:21:00Z">
            <w:rPr>
              <w:rFonts w:ascii="Verdana" w:hAnsi="Verdana"/>
            </w:rPr>
          </w:rPrChange>
        </w:rPr>
        <w:t>They sing</w:t>
      </w:r>
    </w:p>
    <w:p w14:paraId="0E35880C" w14:textId="03003448" w:rsidR="00863C05" w:rsidRDefault="00863C05" w:rsidP="004D7559">
      <w:pPr>
        <w:rPr>
          <w:ins w:id="1588" w:author="Gareth Harding" w:date="2025-07-09T17:42:00Z" w16du:dateUtc="2025-07-09T15:42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589" w:author="Gareth Harding" w:date="2025-07-09T10:21:00Z" w16du:dateUtc="2025-07-09T08:21:00Z">
            <w:rPr>
              <w:rFonts w:ascii="Verdana" w:hAnsi="Verdana"/>
            </w:rPr>
          </w:rPrChange>
        </w:rPr>
        <w:t>They fly</w:t>
      </w:r>
    </w:p>
    <w:p w14:paraId="4CEB6F8C" w14:textId="77777777" w:rsidR="00360E28" w:rsidRPr="00223481" w:rsidRDefault="00360E28">
      <w:pPr>
        <w:rPr>
          <w:rFonts w:ascii="Verdana" w:hAnsi="Verdana"/>
          <w:lang w:val="en-GB"/>
          <w:rPrChange w:id="1590" w:author="Gareth Harding" w:date="2025-07-09T10:21:00Z" w16du:dateUtc="2025-07-09T08:21:00Z">
            <w:rPr>
              <w:rFonts w:ascii="Verdana" w:hAnsi="Verdana"/>
            </w:rPr>
          </w:rPrChange>
        </w:rPr>
        <w:pPrChange w:id="159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36B0DDDF" w14:textId="77777777" w:rsidR="00863C05" w:rsidRPr="00223481" w:rsidRDefault="00863C05">
      <w:pPr>
        <w:pStyle w:val="Prrafodelista"/>
        <w:numPr>
          <w:ilvl w:val="0"/>
          <w:numId w:val="24"/>
        </w:numPr>
        <w:rPr>
          <w:rFonts w:ascii="Verdana" w:hAnsi="Verdana"/>
          <w:b/>
          <w:bCs/>
          <w:lang w:val="en-GB"/>
          <w:rPrChange w:id="159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593" w:author="Gareth Harding" w:date="2025-07-09T17:30:00Z" w16du:dateUtc="2025-07-09T15:30:00Z">
          <w:pPr>
            <w:pStyle w:val="Prrafodelista"/>
            <w:numPr>
              <w:numId w:val="24"/>
            </w:numPr>
            <w:spacing w:before="100" w:beforeAutospacing="1" w:after="100" w:afterAutospacing="1"/>
            <w:ind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59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do we wear in winter?</w:t>
      </w:r>
    </w:p>
    <w:p w14:paraId="3A3C8D45" w14:textId="3381CE22" w:rsidR="00863C05" w:rsidRPr="00863C05" w:rsidRDefault="00863C05">
      <w:pPr>
        <w:rPr>
          <w:rFonts w:ascii="Verdana" w:hAnsi="Verdana"/>
        </w:rPr>
        <w:pPrChange w:id="159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863C05">
        <w:rPr>
          <w:rFonts w:ascii="Verdana" w:hAnsi="Verdana"/>
          <w:highlight w:val="yellow"/>
        </w:rPr>
        <w:t>Coats</w:t>
      </w:r>
      <w:proofErr w:type="spellEnd"/>
    </w:p>
    <w:p w14:paraId="40046EDA" w14:textId="7BCEBF10" w:rsidR="00863C05" w:rsidRPr="00863C05" w:rsidRDefault="00863C05">
      <w:pPr>
        <w:rPr>
          <w:rFonts w:ascii="Verdana" w:hAnsi="Verdana"/>
        </w:rPr>
        <w:pPrChange w:id="159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863C05">
        <w:rPr>
          <w:rFonts w:ascii="Verdana" w:hAnsi="Verdana"/>
        </w:rPr>
        <w:t>Swimsuits</w:t>
      </w:r>
      <w:proofErr w:type="spellEnd"/>
    </w:p>
    <w:p w14:paraId="051D726C" w14:textId="0DF9F531" w:rsidR="00863C05" w:rsidRDefault="00863C05" w:rsidP="004D7559">
      <w:pPr>
        <w:rPr>
          <w:ins w:id="1597" w:author="Gareth Harding" w:date="2025-07-09T17:42:00Z" w16du:dateUtc="2025-07-09T15:42:00Z"/>
          <w:rFonts w:ascii="Verdana" w:hAnsi="Verdana"/>
        </w:rPr>
      </w:pPr>
      <w:r w:rsidRPr="00863C05">
        <w:rPr>
          <w:rFonts w:ascii="Verdana" w:hAnsi="Verdana"/>
        </w:rPr>
        <w:t>Pajamas</w:t>
      </w:r>
    </w:p>
    <w:p w14:paraId="7B2D19F9" w14:textId="77777777" w:rsidR="00360E28" w:rsidRPr="00863C05" w:rsidRDefault="00360E28">
      <w:pPr>
        <w:rPr>
          <w:rFonts w:ascii="Verdana" w:hAnsi="Verdana"/>
        </w:rPr>
        <w:pPrChange w:id="1598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5BB48D0" w14:textId="77777777" w:rsidR="00863C05" w:rsidRPr="00223481" w:rsidRDefault="00863C05">
      <w:pPr>
        <w:pStyle w:val="Prrafodelista"/>
        <w:numPr>
          <w:ilvl w:val="0"/>
          <w:numId w:val="24"/>
        </w:numPr>
        <w:rPr>
          <w:rFonts w:ascii="Verdana" w:hAnsi="Verdana"/>
          <w:b/>
          <w:bCs/>
          <w:lang w:val="en-GB"/>
          <w:rPrChange w:id="159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600" w:author="Gareth Harding" w:date="2025-07-09T17:30:00Z" w16du:dateUtc="2025-07-09T15:30:00Z">
          <w:pPr>
            <w:pStyle w:val="Prrafodelista"/>
            <w:numPr>
              <w:numId w:val="24"/>
            </w:numPr>
            <w:spacing w:before="100" w:beforeAutospacing="1" w:after="100" w:afterAutospacing="1"/>
            <w:ind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60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What’s the weather like in winter?</w:t>
      </w:r>
    </w:p>
    <w:p w14:paraId="0CE53A84" w14:textId="12EA6CF3" w:rsidR="00863C05" w:rsidRPr="00223481" w:rsidRDefault="00863C05">
      <w:pPr>
        <w:rPr>
          <w:rFonts w:ascii="Verdana" w:hAnsi="Verdana"/>
          <w:lang w:val="en-GB"/>
          <w:rPrChange w:id="1602" w:author="Gareth Harding" w:date="2025-07-09T10:21:00Z" w16du:dateUtc="2025-07-09T08:21:00Z">
            <w:rPr>
              <w:rFonts w:ascii="Verdana" w:hAnsi="Verdana"/>
            </w:rPr>
          </w:rPrChange>
        </w:rPr>
        <w:pPrChange w:id="160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60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Cold and sometimes snowy</w:t>
      </w:r>
    </w:p>
    <w:p w14:paraId="5102A375" w14:textId="4F4F3819" w:rsidR="00863C05" w:rsidRDefault="00863C05" w:rsidP="004D7559">
      <w:pPr>
        <w:rPr>
          <w:ins w:id="1605" w:author="Gareth Harding" w:date="2025-07-09T17:42:00Z" w16du:dateUtc="2025-07-09T15:42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606" w:author="Gareth Harding" w:date="2025-07-09T10:21:00Z" w16du:dateUtc="2025-07-09T08:21:00Z">
            <w:rPr>
              <w:rFonts w:ascii="Verdana" w:hAnsi="Verdana"/>
            </w:rPr>
          </w:rPrChange>
        </w:rPr>
        <w:t>Hot and s</w:t>
      </w:r>
      <w:r w:rsidR="00367321" w:rsidRPr="00223481">
        <w:rPr>
          <w:rFonts w:ascii="Verdana" w:hAnsi="Verdana"/>
          <w:lang w:val="en-GB"/>
          <w:rPrChange w:id="1607" w:author="Gareth Harding" w:date="2025-07-09T10:21:00Z" w16du:dateUtc="2025-07-09T08:21:00Z">
            <w:rPr>
              <w:rFonts w:ascii="Verdana" w:hAnsi="Verdana"/>
            </w:rPr>
          </w:rPrChange>
        </w:rPr>
        <w:t>ometimes snowy</w:t>
      </w:r>
    </w:p>
    <w:p w14:paraId="436C3765" w14:textId="77777777" w:rsidR="00360E28" w:rsidRPr="00223481" w:rsidRDefault="00360E28">
      <w:pPr>
        <w:rPr>
          <w:rFonts w:ascii="Verdana" w:hAnsi="Verdana"/>
          <w:lang w:val="en-GB"/>
          <w:rPrChange w:id="1608" w:author="Gareth Harding" w:date="2025-07-09T10:21:00Z" w16du:dateUtc="2025-07-09T08:21:00Z">
            <w:rPr>
              <w:rFonts w:ascii="Verdana" w:hAnsi="Verdana"/>
            </w:rPr>
          </w:rPrChange>
        </w:rPr>
        <w:pPrChange w:id="160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32F6A19" w14:textId="77777777" w:rsidR="00863C05" w:rsidRPr="00863C05" w:rsidRDefault="00863C05">
      <w:pPr>
        <w:pStyle w:val="Prrafodelista"/>
        <w:numPr>
          <w:ilvl w:val="0"/>
          <w:numId w:val="24"/>
        </w:numPr>
        <w:rPr>
          <w:rFonts w:ascii="Verdana" w:hAnsi="Verdana"/>
          <w:b/>
          <w:bCs/>
        </w:rPr>
        <w:pPrChange w:id="1610" w:author="Gareth Harding" w:date="2025-07-09T17:30:00Z" w16du:dateUtc="2025-07-09T15:30:00Z">
          <w:pPr>
            <w:pStyle w:val="Prrafodelista"/>
            <w:numPr>
              <w:numId w:val="24"/>
            </w:numPr>
            <w:spacing w:before="100" w:beforeAutospacing="1" w:after="100" w:afterAutospacing="1"/>
            <w:ind w:hanging="360"/>
          </w:pPr>
        </w:pPrChange>
      </w:pPr>
      <w:proofErr w:type="spellStart"/>
      <w:r w:rsidRPr="00863C05">
        <w:rPr>
          <w:rFonts w:ascii="Verdana" w:hAnsi="Verdana"/>
          <w:b/>
          <w:bCs/>
        </w:rPr>
        <w:t>What</w:t>
      </w:r>
      <w:proofErr w:type="spellEnd"/>
      <w:r w:rsidRPr="00863C05">
        <w:rPr>
          <w:rFonts w:ascii="Verdana" w:hAnsi="Verdana"/>
          <w:b/>
          <w:bCs/>
        </w:rPr>
        <w:t xml:space="preserve"> </w:t>
      </w:r>
      <w:proofErr w:type="spellStart"/>
      <w:r w:rsidRPr="00863C05">
        <w:rPr>
          <w:rFonts w:ascii="Verdana" w:hAnsi="Verdana"/>
          <w:b/>
          <w:bCs/>
        </w:rPr>
        <w:t>grows</w:t>
      </w:r>
      <w:proofErr w:type="spellEnd"/>
      <w:r w:rsidRPr="00863C05">
        <w:rPr>
          <w:rFonts w:ascii="Verdana" w:hAnsi="Verdana"/>
          <w:b/>
          <w:bCs/>
        </w:rPr>
        <w:t xml:space="preserve"> in </w:t>
      </w:r>
      <w:proofErr w:type="spellStart"/>
      <w:r w:rsidRPr="00863C05">
        <w:rPr>
          <w:rFonts w:ascii="Verdana" w:hAnsi="Verdana"/>
          <w:b/>
          <w:bCs/>
        </w:rPr>
        <w:t>spring</w:t>
      </w:r>
      <w:proofErr w:type="spellEnd"/>
      <w:r w:rsidRPr="00863C05">
        <w:rPr>
          <w:rFonts w:ascii="Verdana" w:hAnsi="Verdana"/>
          <w:b/>
          <w:bCs/>
        </w:rPr>
        <w:t>?</w:t>
      </w:r>
    </w:p>
    <w:p w14:paraId="6D060A6F" w14:textId="476A63A7" w:rsidR="00863C05" w:rsidRPr="00863C05" w:rsidRDefault="00863C05">
      <w:pPr>
        <w:rPr>
          <w:rFonts w:ascii="Verdana" w:hAnsi="Verdana"/>
        </w:rPr>
        <w:pPrChange w:id="161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863C05">
        <w:rPr>
          <w:rFonts w:ascii="Verdana" w:hAnsi="Verdana"/>
          <w:highlight w:val="yellow"/>
        </w:rPr>
        <w:t>Flowers</w:t>
      </w:r>
      <w:proofErr w:type="spellEnd"/>
    </w:p>
    <w:p w14:paraId="1BCB3DDC" w14:textId="414D7A61" w:rsidR="00863C05" w:rsidRPr="00863C05" w:rsidRDefault="00863C05">
      <w:pPr>
        <w:rPr>
          <w:rFonts w:ascii="Verdana" w:hAnsi="Verdana"/>
        </w:rPr>
        <w:pPrChange w:id="161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863C05">
        <w:rPr>
          <w:rFonts w:ascii="Verdana" w:hAnsi="Verdana"/>
        </w:rPr>
        <w:t>Chocolates</w:t>
      </w:r>
    </w:p>
    <w:p w14:paraId="5F10EC39" w14:textId="0495A6B1" w:rsidR="00863C05" w:rsidRPr="00863C05" w:rsidRDefault="00863C05">
      <w:pPr>
        <w:rPr>
          <w:rFonts w:ascii="Verdana" w:hAnsi="Verdana"/>
        </w:rPr>
        <w:pPrChange w:id="161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863C05">
        <w:rPr>
          <w:rFonts w:ascii="Verdana" w:hAnsi="Verdana"/>
        </w:rPr>
        <w:t>Dinosaurs</w:t>
      </w:r>
      <w:proofErr w:type="spellEnd"/>
    </w:p>
    <w:p w14:paraId="185D07E3" w14:textId="77777777" w:rsidR="00B42EEF" w:rsidRDefault="00B42EEF" w:rsidP="004D7559">
      <w:pPr>
        <w:rPr>
          <w:ins w:id="1614" w:author="Gareth Harding" w:date="2025-07-09T17:42:00Z" w16du:dateUtc="2025-07-09T15:42:00Z"/>
          <w:rFonts w:ascii="Verdana" w:hAnsi="Verdana"/>
        </w:rPr>
      </w:pPr>
    </w:p>
    <w:p w14:paraId="21A767F4" w14:textId="77777777" w:rsidR="00360E28" w:rsidRDefault="00360E28" w:rsidP="004D7559">
      <w:pPr>
        <w:rPr>
          <w:ins w:id="1615" w:author="Gareth Harding" w:date="2025-07-09T17:42:00Z" w16du:dateUtc="2025-07-09T15:42:00Z"/>
          <w:rFonts w:ascii="Verdana" w:hAnsi="Verdana"/>
        </w:rPr>
      </w:pPr>
    </w:p>
    <w:p w14:paraId="203B6BAD" w14:textId="77777777" w:rsidR="00360E28" w:rsidRDefault="00360E28" w:rsidP="004D7559">
      <w:pPr>
        <w:rPr>
          <w:ins w:id="1616" w:author="Gareth Harding" w:date="2025-07-09T17:42:00Z" w16du:dateUtc="2025-07-09T15:42:00Z"/>
          <w:rFonts w:ascii="Verdana" w:hAnsi="Verdana"/>
        </w:rPr>
      </w:pPr>
    </w:p>
    <w:p w14:paraId="36F75445" w14:textId="77777777" w:rsidR="00360E28" w:rsidRPr="00F245C1" w:rsidRDefault="00360E28">
      <w:pPr>
        <w:rPr>
          <w:rFonts w:ascii="Verdana" w:hAnsi="Verdana"/>
        </w:rPr>
        <w:pPrChange w:id="161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39746D6" w14:textId="2B4F1154" w:rsidR="0045045E" w:rsidRPr="00223481" w:rsidRDefault="0045045E" w:rsidP="004D7559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  <w:lang w:val="en-GB"/>
          <w:rPrChange w:id="1618" w:author="Gareth Harding" w:date="2025-07-09T10:21:00Z" w16du:dateUtc="2025-07-09T08:21:00Z">
            <w:rPr>
              <w:rFonts w:ascii="Verdana" w:hAnsi="Verdana"/>
              <w:b/>
              <w:bCs/>
              <w:color w:val="215E99" w:themeColor="text2" w:themeTint="BF"/>
            </w:rPr>
          </w:rPrChange>
        </w:rPr>
      </w:pPr>
      <w:r w:rsidRPr="00223481">
        <w:rPr>
          <w:rFonts w:ascii="Verdana" w:hAnsi="Verdana"/>
          <w:b/>
          <w:bCs/>
          <w:color w:val="215E99" w:themeColor="text2" w:themeTint="BF"/>
          <w:lang w:val="en-GB"/>
          <w:rPrChange w:id="1619" w:author="Gareth Harding" w:date="2025-07-09T10:21:00Z" w16du:dateUtc="2025-07-09T08:21:00Z">
            <w:rPr>
              <w:rFonts w:ascii="Verdana" w:hAnsi="Verdana"/>
              <w:b/>
              <w:bCs/>
              <w:color w:val="215E99" w:themeColor="text2" w:themeTint="BF"/>
            </w:rPr>
          </w:rPrChange>
        </w:rPr>
        <w:t>What can Luna do? Luna’s Day</w:t>
      </w:r>
    </w:p>
    <w:p w14:paraId="7B33986C" w14:textId="77777777" w:rsidR="00360E28" w:rsidRDefault="00360E28" w:rsidP="004D7559">
      <w:pPr>
        <w:rPr>
          <w:ins w:id="1620" w:author="Gareth Harding" w:date="2025-07-09T17:42:00Z" w16du:dateUtc="2025-07-09T15:42:00Z"/>
          <w:rFonts w:ascii="Verdana" w:hAnsi="Verdana"/>
          <w:lang w:val="en-GB"/>
        </w:rPr>
      </w:pPr>
    </w:p>
    <w:p w14:paraId="3B084B0C" w14:textId="5AB8B639" w:rsidR="0045045E" w:rsidRPr="00223481" w:rsidRDefault="0045045E">
      <w:pPr>
        <w:rPr>
          <w:rFonts w:ascii="Verdana" w:hAnsi="Verdana"/>
          <w:lang w:val="en-GB"/>
          <w:rPrChange w:id="1621" w:author="Gareth Harding" w:date="2025-07-09T10:21:00Z" w16du:dateUtc="2025-07-09T08:21:00Z">
            <w:rPr>
              <w:rFonts w:ascii="Verdana" w:hAnsi="Verdana"/>
            </w:rPr>
          </w:rPrChange>
        </w:rPr>
        <w:pPrChange w:id="162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23" w:author="Gareth Harding" w:date="2025-07-09T10:21:00Z" w16du:dateUtc="2025-07-09T08:21:00Z">
            <w:rPr>
              <w:rFonts w:ascii="Verdana" w:hAnsi="Verdana"/>
            </w:rPr>
          </w:rPrChange>
        </w:rPr>
        <w:t xml:space="preserve">Luna is a little girl. She is seven years old.  </w:t>
      </w:r>
    </w:p>
    <w:p w14:paraId="4833EEB7" w14:textId="77777777" w:rsidR="0045045E" w:rsidRPr="00223481" w:rsidRDefault="0045045E">
      <w:pPr>
        <w:rPr>
          <w:rFonts w:ascii="Verdana" w:hAnsi="Verdana"/>
          <w:lang w:val="en-GB"/>
          <w:rPrChange w:id="1624" w:author="Gareth Harding" w:date="2025-07-09T10:21:00Z" w16du:dateUtc="2025-07-09T08:21:00Z">
            <w:rPr>
              <w:rFonts w:ascii="Verdana" w:hAnsi="Verdana"/>
            </w:rPr>
          </w:rPrChange>
        </w:rPr>
        <w:pPrChange w:id="162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26" w:author="Gareth Harding" w:date="2025-07-09T10:21:00Z" w16du:dateUtc="2025-07-09T08:21:00Z">
            <w:rPr>
              <w:rFonts w:ascii="Verdana" w:hAnsi="Verdana"/>
            </w:rPr>
          </w:rPrChange>
        </w:rPr>
        <w:t xml:space="preserve">In the morning, she wakes up early and goes to school.  </w:t>
      </w:r>
    </w:p>
    <w:p w14:paraId="0B59B6C7" w14:textId="77777777" w:rsidR="0045045E" w:rsidRPr="00223481" w:rsidRDefault="0045045E">
      <w:pPr>
        <w:rPr>
          <w:rFonts w:ascii="Verdana" w:hAnsi="Verdana"/>
          <w:lang w:val="en-GB"/>
          <w:rPrChange w:id="1627" w:author="Gareth Harding" w:date="2025-07-09T10:21:00Z" w16du:dateUtc="2025-07-09T08:21:00Z">
            <w:rPr>
              <w:rFonts w:ascii="Verdana" w:hAnsi="Verdana"/>
            </w:rPr>
          </w:rPrChange>
        </w:rPr>
        <w:pPrChange w:id="162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29" w:author="Gareth Harding" w:date="2025-07-09T10:21:00Z" w16du:dateUtc="2025-07-09T08:21:00Z">
            <w:rPr>
              <w:rFonts w:ascii="Verdana" w:hAnsi="Verdana"/>
            </w:rPr>
          </w:rPrChange>
        </w:rPr>
        <w:t xml:space="preserve">She can write her name, but she can’t </w:t>
      </w:r>
      <w:proofErr w:type="gramStart"/>
      <w:r w:rsidRPr="00223481">
        <w:rPr>
          <w:rFonts w:ascii="Verdana" w:hAnsi="Verdana"/>
          <w:lang w:val="en-GB"/>
          <w:rPrChange w:id="1630" w:author="Gareth Harding" w:date="2025-07-09T10:21:00Z" w16du:dateUtc="2025-07-09T08:21:00Z">
            <w:rPr>
              <w:rFonts w:ascii="Verdana" w:hAnsi="Verdana"/>
            </w:rPr>
          </w:rPrChange>
        </w:rPr>
        <w:t>count up</w:t>
      </w:r>
      <w:proofErr w:type="gramEnd"/>
      <w:r w:rsidRPr="00223481">
        <w:rPr>
          <w:rFonts w:ascii="Verdana" w:hAnsi="Verdana"/>
          <w:lang w:val="en-GB"/>
          <w:rPrChange w:id="1631" w:author="Gareth Harding" w:date="2025-07-09T10:21:00Z" w16du:dateUtc="2025-07-09T08:21:00Z">
            <w:rPr>
              <w:rFonts w:ascii="Verdana" w:hAnsi="Verdana"/>
            </w:rPr>
          </w:rPrChange>
        </w:rPr>
        <w:t xml:space="preserve"> to 100.  </w:t>
      </w:r>
    </w:p>
    <w:p w14:paraId="0BC5B109" w14:textId="77777777" w:rsidR="0045045E" w:rsidRPr="00223481" w:rsidRDefault="0045045E">
      <w:pPr>
        <w:rPr>
          <w:rFonts w:ascii="Verdana" w:hAnsi="Verdana"/>
          <w:lang w:val="en-GB"/>
          <w:rPrChange w:id="1632" w:author="Gareth Harding" w:date="2025-07-09T10:21:00Z" w16du:dateUtc="2025-07-09T08:21:00Z">
            <w:rPr>
              <w:rFonts w:ascii="Verdana" w:hAnsi="Verdana"/>
            </w:rPr>
          </w:rPrChange>
        </w:rPr>
        <w:pPrChange w:id="163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34" w:author="Gareth Harding" w:date="2025-07-09T10:21:00Z" w16du:dateUtc="2025-07-09T08:21:00Z">
            <w:rPr>
              <w:rFonts w:ascii="Verdana" w:hAnsi="Verdana"/>
            </w:rPr>
          </w:rPrChange>
        </w:rPr>
        <w:t xml:space="preserve">At break time, she goes to the playground with her friends.  </w:t>
      </w:r>
    </w:p>
    <w:p w14:paraId="3A255759" w14:textId="77777777" w:rsidR="0045045E" w:rsidRPr="00223481" w:rsidRDefault="0045045E">
      <w:pPr>
        <w:rPr>
          <w:rFonts w:ascii="Verdana" w:hAnsi="Verdana"/>
          <w:lang w:val="en-GB"/>
          <w:rPrChange w:id="1635" w:author="Gareth Harding" w:date="2025-07-09T10:21:00Z" w16du:dateUtc="2025-07-09T08:21:00Z">
            <w:rPr>
              <w:rFonts w:ascii="Verdana" w:hAnsi="Verdana"/>
            </w:rPr>
          </w:rPrChange>
        </w:rPr>
        <w:pPrChange w:id="163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37" w:author="Gareth Harding" w:date="2025-07-09T10:21:00Z" w16du:dateUtc="2025-07-09T08:21:00Z">
            <w:rPr>
              <w:rFonts w:ascii="Verdana" w:hAnsi="Verdana"/>
            </w:rPr>
          </w:rPrChange>
        </w:rPr>
        <w:t xml:space="preserve">She can play football, but she can’t dance very well!  </w:t>
      </w:r>
    </w:p>
    <w:p w14:paraId="4594CA32" w14:textId="77777777" w:rsidR="0045045E" w:rsidRPr="00223481" w:rsidRDefault="0045045E">
      <w:pPr>
        <w:rPr>
          <w:rFonts w:ascii="Verdana" w:hAnsi="Verdana"/>
          <w:lang w:val="en-GB"/>
          <w:rPrChange w:id="1638" w:author="Gareth Harding" w:date="2025-07-09T10:21:00Z" w16du:dateUtc="2025-07-09T08:21:00Z">
            <w:rPr>
              <w:rFonts w:ascii="Verdana" w:hAnsi="Verdana"/>
            </w:rPr>
          </w:rPrChange>
        </w:rPr>
        <w:pPrChange w:id="163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781DCA56" w14:textId="77777777" w:rsidR="0045045E" w:rsidRPr="00223481" w:rsidRDefault="0045045E">
      <w:pPr>
        <w:rPr>
          <w:rFonts w:ascii="Verdana" w:hAnsi="Verdana"/>
          <w:lang w:val="en-GB"/>
          <w:rPrChange w:id="1640" w:author="Gareth Harding" w:date="2025-07-09T10:21:00Z" w16du:dateUtc="2025-07-09T08:21:00Z">
            <w:rPr>
              <w:rFonts w:ascii="Verdana" w:hAnsi="Verdana"/>
            </w:rPr>
          </w:rPrChange>
        </w:rPr>
        <w:pPrChange w:id="164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42" w:author="Gareth Harding" w:date="2025-07-09T10:21:00Z" w16du:dateUtc="2025-07-09T08:21:00Z">
            <w:rPr>
              <w:rFonts w:ascii="Verdana" w:hAnsi="Verdana"/>
            </w:rPr>
          </w:rPrChange>
        </w:rPr>
        <w:t xml:space="preserve">At home, Luna plays the guitar with her brother.  </w:t>
      </w:r>
    </w:p>
    <w:p w14:paraId="29E82DD8" w14:textId="77777777" w:rsidR="0045045E" w:rsidRPr="00223481" w:rsidRDefault="0045045E">
      <w:pPr>
        <w:rPr>
          <w:rFonts w:ascii="Verdana" w:hAnsi="Verdana"/>
          <w:lang w:val="en-GB"/>
          <w:rPrChange w:id="1643" w:author="Gareth Harding" w:date="2025-07-09T10:21:00Z" w16du:dateUtc="2025-07-09T08:21:00Z">
            <w:rPr>
              <w:rFonts w:ascii="Verdana" w:hAnsi="Verdana"/>
            </w:rPr>
          </w:rPrChange>
        </w:rPr>
        <w:pPrChange w:id="164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45" w:author="Gareth Harding" w:date="2025-07-09T10:21:00Z" w16du:dateUtc="2025-07-09T08:21:00Z">
            <w:rPr>
              <w:rFonts w:ascii="Verdana" w:hAnsi="Verdana"/>
            </w:rPr>
          </w:rPrChange>
        </w:rPr>
        <w:t xml:space="preserve">She can play a happy song, but she can’t sing.  </w:t>
      </w:r>
    </w:p>
    <w:p w14:paraId="4B3380D3" w14:textId="77777777" w:rsidR="0045045E" w:rsidRPr="00223481" w:rsidRDefault="0045045E">
      <w:pPr>
        <w:rPr>
          <w:rFonts w:ascii="Verdana" w:hAnsi="Verdana"/>
          <w:lang w:val="en-GB"/>
          <w:rPrChange w:id="1646" w:author="Gareth Harding" w:date="2025-07-09T10:21:00Z" w16du:dateUtc="2025-07-09T08:21:00Z">
            <w:rPr>
              <w:rFonts w:ascii="Verdana" w:hAnsi="Verdana"/>
            </w:rPr>
          </w:rPrChange>
        </w:rPr>
        <w:pPrChange w:id="164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1E1F1D3" w14:textId="77777777" w:rsidR="0045045E" w:rsidRPr="00223481" w:rsidRDefault="0045045E">
      <w:pPr>
        <w:rPr>
          <w:rFonts w:ascii="Verdana" w:hAnsi="Verdana"/>
          <w:lang w:val="en-GB"/>
          <w:rPrChange w:id="1648" w:author="Gareth Harding" w:date="2025-07-09T10:21:00Z" w16du:dateUtc="2025-07-09T08:21:00Z">
            <w:rPr>
              <w:rFonts w:ascii="Verdana" w:hAnsi="Verdana"/>
            </w:rPr>
          </w:rPrChange>
        </w:rPr>
        <w:pPrChange w:id="164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50" w:author="Gareth Harding" w:date="2025-07-09T10:21:00Z" w16du:dateUtc="2025-07-09T08:21:00Z">
            <w:rPr>
              <w:rFonts w:ascii="Verdana" w:hAnsi="Verdana"/>
            </w:rPr>
          </w:rPrChange>
        </w:rPr>
        <w:t xml:space="preserve">Then she eats dinner and goes to bed.  </w:t>
      </w:r>
    </w:p>
    <w:p w14:paraId="2406F6F5" w14:textId="77777777" w:rsidR="0045045E" w:rsidRPr="00223481" w:rsidRDefault="0045045E">
      <w:pPr>
        <w:rPr>
          <w:rFonts w:ascii="Verdana" w:hAnsi="Verdana"/>
          <w:lang w:val="en-GB"/>
          <w:rPrChange w:id="1651" w:author="Gareth Harding" w:date="2025-07-09T10:21:00Z" w16du:dateUtc="2025-07-09T08:21:00Z">
            <w:rPr>
              <w:rFonts w:ascii="Verdana" w:hAnsi="Verdana"/>
            </w:rPr>
          </w:rPrChange>
        </w:rPr>
        <w:pPrChange w:id="165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53" w:author="Gareth Harding" w:date="2025-07-09T10:21:00Z" w16du:dateUtc="2025-07-09T08:21:00Z">
            <w:rPr>
              <w:rFonts w:ascii="Verdana" w:hAnsi="Verdana"/>
            </w:rPr>
          </w:rPrChange>
        </w:rPr>
        <w:t xml:space="preserve">When she can’t sleep, she counts sheep up to 99.  </w:t>
      </w:r>
    </w:p>
    <w:p w14:paraId="3A3CDD89" w14:textId="77777777" w:rsidR="0045045E" w:rsidRPr="0045045E" w:rsidRDefault="0045045E">
      <w:pPr>
        <w:rPr>
          <w:rFonts w:ascii="Verdana" w:hAnsi="Verdana"/>
        </w:rPr>
        <w:pPrChange w:id="165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45045E">
        <w:rPr>
          <w:rFonts w:ascii="Verdana" w:hAnsi="Verdana"/>
        </w:rPr>
        <w:lastRenderedPageBreak/>
        <w:t xml:space="preserve">Good </w:t>
      </w:r>
      <w:proofErr w:type="spellStart"/>
      <w:r w:rsidRPr="0045045E">
        <w:rPr>
          <w:rFonts w:ascii="Verdana" w:hAnsi="Verdana"/>
        </w:rPr>
        <w:t>night</w:t>
      </w:r>
      <w:proofErr w:type="spellEnd"/>
      <w:r w:rsidRPr="0045045E">
        <w:rPr>
          <w:rFonts w:ascii="Verdana" w:hAnsi="Verdana"/>
        </w:rPr>
        <w:t>, Luna!</w:t>
      </w:r>
    </w:p>
    <w:p w14:paraId="4C0BA404" w14:textId="77777777" w:rsidR="0045045E" w:rsidRPr="0045045E" w:rsidRDefault="0045045E">
      <w:pPr>
        <w:rPr>
          <w:rFonts w:ascii="Verdana" w:hAnsi="Verdana"/>
        </w:rPr>
        <w:pPrChange w:id="165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DDE4DD7" w14:textId="447ACC96" w:rsidR="0045045E" w:rsidRDefault="0045045E" w:rsidP="004D7559">
      <w:pPr>
        <w:adjustRightInd w:val="0"/>
        <w:snapToGrid w:val="0"/>
        <w:rPr>
          <w:ins w:id="1656" w:author="Gareth Harding" w:date="2025-07-09T17:42:00Z" w16du:dateUtc="2025-07-09T15:42:00Z"/>
          <w:rFonts w:ascii="Verdana" w:hAnsi="Verdana"/>
          <w:b/>
          <w:bCs/>
          <w:color w:val="00B050"/>
        </w:rPr>
      </w:pPr>
      <w:proofErr w:type="spellStart"/>
      <w:r w:rsidRPr="00F245C1">
        <w:rPr>
          <w:rFonts w:ascii="Verdana" w:hAnsi="Verdana"/>
          <w:b/>
          <w:bCs/>
          <w:color w:val="00B050"/>
        </w:rPr>
        <w:t>Comprehension</w:t>
      </w:r>
      <w:proofErr w:type="spellEnd"/>
      <w:r w:rsidRPr="00F245C1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00B050"/>
        </w:rPr>
        <w:t>Questions</w:t>
      </w:r>
      <w:proofErr w:type="spellEnd"/>
    </w:p>
    <w:p w14:paraId="40268D51" w14:textId="77777777" w:rsidR="00360E28" w:rsidRPr="00E72D87" w:rsidRDefault="00360E28" w:rsidP="004D7559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162246FC" w14:textId="77F3C520" w:rsidR="0045045E" w:rsidRPr="0045045E" w:rsidRDefault="0045045E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657" w:author="Gareth Harding" w:date="2025-07-09T17:43:00Z" w16du:dateUtc="2025-07-09T15:43:00Z">
          <w:pPr>
            <w:numPr>
              <w:numId w:val="26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proofErr w:type="spellStart"/>
      <w:r w:rsidRPr="0045045E">
        <w:rPr>
          <w:rFonts w:ascii="Verdana" w:hAnsi="Verdana"/>
          <w:b/>
          <w:bCs/>
        </w:rPr>
        <w:t>How</w:t>
      </w:r>
      <w:proofErr w:type="spellEnd"/>
      <w:r w:rsidRPr="0045045E">
        <w:rPr>
          <w:rFonts w:ascii="Verdana" w:hAnsi="Verdana"/>
          <w:b/>
          <w:bCs/>
        </w:rPr>
        <w:t xml:space="preserve"> </w:t>
      </w:r>
      <w:proofErr w:type="spellStart"/>
      <w:r w:rsidRPr="0045045E">
        <w:rPr>
          <w:rFonts w:ascii="Verdana" w:hAnsi="Verdana"/>
          <w:b/>
          <w:bCs/>
        </w:rPr>
        <w:t>old</w:t>
      </w:r>
      <w:proofErr w:type="spellEnd"/>
      <w:r w:rsidRPr="0045045E">
        <w:rPr>
          <w:rFonts w:ascii="Verdana" w:hAnsi="Verdana"/>
          <w:b/>
          <w:bCs/>
        </w:rPr>
        <w:t xml:space="preserve"> </w:t>
      </w:r>
      <w:proofErr w:type="spellStart"/>
      <w:r w:rsidRPr="0045045E">
        <w:rPr>
          <w:rFonts w:ascii="Verdana" w:hAnsi="Verdana"/>
          <w:b/>
          <w:bCs/>
        </w:rPr>
        <w:t>is</w:t>
      </w:r>
      <w:proofErr w:type="spellEnd"/>
      <w:r w:rsidRPr="0045045E">
        <w:rPr>
          <w:rFonts w:ascii="Verdana" w:hAnsi="Verdana"/>
          <w:b/>
          <w:bCs/>
        </w:rPr>
        <w:t xml:space="preserve"> Luna?</w:t>
      </w:r>
    </w:p>
    <w:p w14:paraId="3C09DEE1" w14:textId="77777777" w:rsidR="0045045E" w:rsidRPr="0045045E" w:rsidRDefault="0045045E">
      <w:pPr>
        <w:ind w:left="426" w:hanging="426"/>
        <w:rPr>
          <w:rFonts w:ascii="Verdana" w:hAnsi="Verdana"/>
        </w:rPr>
        <w:pPrChange w:id="1658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45045E">
        <w:rPr>
          <w:rFonts w:ascii="Verdana" w:hAnsi="Verdana"/>
          <w:highlight w:val="yellow"/>
        </w:rPr>
        <w:t>7</w:t>
      </w:r>
    </w:p>
    <w:p w14:paraId="61B83374" w14:textId="3BC805B0" w:rsidR="0045045E" w:rsidRPr="0045045E" w:rsidRDefault="005E256B">
      <w:pPr>
        <w:ind w:left="426" w:hanging="426"/>
        <w:rPr>
          <w:rFonts w:ascii="Verdana" w:hAnsi="Verdana"/>
        </w:rPr>
        <w:pPrChange w:id="1659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</w:rPr>
        <w:t>99</w:t>
      </w:r>
    </w:p>
    <w:p w14:paraId="729AE18C" w14:textId="68E140D9" w:rsidR="0045045E" w:rsidRDefault="005E256B" w:rsidP="00360E28">
      <w:pPr>
        <w:ind w:left="426" w:hanging="426"/>
        <w:rPr>
          <w:ins w:id="1660" w:author="Gareth Harding" w:date="2025-07-09T17:43:00Z" w16du:dateUtc="2025-07-09T15:43:00Z"/>
          <w:rFonts w:ascii="Verdana" w:hAnsi="Verdana"/>
        </w:rPr>
      </w:pPr>
      <w:r w:rsidRPr="00F245C1">
        <w:rPr>
          <w:rFonts w:ascii="Verdana" w:hAnsi="Verdana"/>
        </w:rPr>
        <w:t>100</w:t>
      </w:r>
    </w:p>
    <w:p w14:paraId="231C5176" w14:textId="77777777" w:rsidR="00360E28" w:rsidRPr="0045045E" w:rsidRDefault="00360E28">
      <w:pPr>
        <w:ind w:left="426" w:hanging="426"/>
        <w:rPr>
          <w:rFonts w:ascii="Verdana" w:hAnsi="Verdana"/>
        </w:rPr>
        <w:pPrChange w:id="1661" w:author="Gareth Harding" w:date="2025-07-09T17:43:00Z" w16du:dateUtc="2025-07-09T15:43:00Z">
          <w:pPr>
            <w:spacing w:before="100" w:beforeAutospacing="1" w:after="100" w:afterAutospacing="1"/>
          </w:pPr>
        </w:pPrChange>
      </w:pPr>
    </w:p>
    <w:p w14:paraId="3ACBB417" w14:textId="77777777" w:rsidR="0045045E" w:rsidRPr="00223481" w:rsidRDefault="0045045E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  <w:lang w:val="en-GB"/>
          <w:rPrChange w:id="166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663" w:author="Gareth Harding" w:date="2025-07-09T17:43:00Z" w16du:dateUtc="2025-07-09T15:43:00Z">
          <w:pPr>
            <w:numPr>
              <w:numId w:val="26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66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Where does Luna go in the morning?</w:t>
      </w:r>
    </w:p>
    <w:p w14:paraId="33C8B657" w14:textId="77777777" w:rsidR="0045045E" w:rsidRPr="00223481" w:rsidRDefault="0045045E">
      <w:pPr>
        <w:ind w:left="426" w:hanging="426"/>
        <w:rPr>
          <w:rFonts w:ascii="Verdana" w:hAnsi="Verdana"/>
          <w:lang w:val="en-GB"/>
          <w:rPrChange w:id="1665" w:author="Gareth Harding" w:date="2025-07-09T10:21:00Z" w16du:dateUtc="2025-07-09T08:21:00Z">
            <w:rPr>
              <w:rFonts w:ascii="Verdana" w:hAnsi="Verdana"/>
            </w:rPr>
          </w:rPrChange>
        </w:rPr>
        <w:pPrChange w:id="1666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67" w:author="Gareth Harding" w:date="2025-07-09T10:21:00Z" w16du:dateUtc="2025-07-09T08:21:00Z">
            <w:rPr>
              <w:rFonts w:ascii="Verdana" w:hAnsi="Verdana"/>
            </w:rPr>
          </w:rPrChange>
        </w:rPr>
        <w:t>To the park</w:t>
      </w:r>
    </w:p>
    <w:p w14:paraId="3607F53B" w14:textId="77777777" w:rsidR="0045045E" w:rsidRPr="00223481" w:rsidRDefault="0045045E">
      <w:pPr>
        <w:ind w:left="426" w:hanging="426"/>
        <w:rPr>
          <w:rFonts w:ascii="Verdana" w:hAnsi="Verdana"/>
          <w:lang w:val="en-GB"/>
          <w:rPrChange w:id="1668" w:author="Gareth Harding" w:date="2025-07-09T10:21:00Z" w16du:dateUtc="2025-07-09T08:21:00Z">
            <w:rPr>
              <w:rFonts w:ascii="Verdana" w:hAnsi="Verdana"/>
            </w:rPr>
          </w:rPrChange>
        </w:rPr>
        <w:pPrChange w:id="1669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70" w:author="Gareth Harding" w:date="2025-07-09T10:21:00Z" w16du:dateUtc="2025-07-09T08:21:00Z">
            <w:rPr>
              <w:rFonts w:ascii="Verdana" w:hAnsi="Verdana"/>
            </w:rPr>
          </w:rPrChange>
        </w:rPr>
        <w:t>To the zoo</w:t>
      </w:r>
    </w:p>
    <w:p w14:paraId="6A57B92A" w14:textId="77777777" w:rsidR="0045045E" w:rsidRDefault="0045045E" w:rsidP="00360E28">
      <w:pPr>
        <w:ind w:left="426" w:hanging="426"/>
        <w:rPr>
          <w:ins w:id="1671" w:author="Gareth Harding" w:date="2025-07-09T17:43:00Z" w16du:dateUtc="2025-07-09T15:43:00Z"/>
          <w:rFonts w:ascii="Verdana" w:hAnsi="Verdana"/>
        </w:rPr>
      </w:pPr>
      <w:proofErr w:type="spellStart"/>
      <w:r w:rsidRPr="0045045E">
        <w:rPr>
          <w:rFonts w:ascii="Verdana" w:hAnsi="Verdana"/>
          <w:highlight w:val="yellow"/>
        </w:rPr>
        <w:t>To</w:t>
      </w:r>
      <w:proofErr w:type="spellEnd"/>
      <w:r w:rsidRPr="0045045E">
        <w:rPr>
          <w:rFonts w:ascii="Verdana" w:hAnsi="Verdana"/>
          <w:highlight w:val="yellow"/>
        </w:rPr>
        <w:t xml:space="preserve"> </w:t>
      </w:r>
      <w:proofErr w:type="spellStart"/>
      <w:r w:rsidRPr="0045045E">
        <w:rPr>
          <w:rFonts w:ascii="Verdana" w:hAnsi="Verdana"/>
          <w:highlight w:val="yellow"/>
        </w:rPr>
        <w:t>school</w:t>
      </w:r>
      <w:proofErr w:type="spellEnd"/>
    </w:p>
    <w:p w14:paraId="7C1168A9" w14:textId="77777777" w:rsidR="00360E28" w:rsidRPr="0045045E" w:rsidRDefault="00360E28">
      <w:pPr>
        <w:ind w:left="426" w:hanging="426"/>
        <w:rPr>
          <w:rFonts w:ascii="Verdana" w:hAnsi="Verdana"/>
        </w:rPr>
        <w:pPrChange w:id="1672" w:author="Gareth Harding" w:date="2025-07-09T17:43:00Z" w16du:dateUtc="2025-07-09T15:43:00Z">
          <w:pPr>
            <w:spacing w:before="100" w:beforeAutospacing="1" w:after="100" w:afterAutospacing="1"/>
          </w:pPr>
        </w:pPrChange>
      </w:pPr>
    </w:p>
    <w:p w14:paraId="2DCB7334" w14:textId="6D40BE32" w:rsidR="0045045E" w:rsidRPr="0045045E" w:rsidRDefault="0045045E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673" w:author="Gareth Harding" w:date="2025-07-09T17:43:00Z" w16du:dateUtc="2025-07-09T15:43:00Z">
          <w:pPr>
            <w:numPr>
              <w:numId w:val="26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proofErr w:type="spellStart"/>
      <w:r w:rsidRPr="0045045E">
        <w:rPr>
          <w:rFonts w:ascii="Verdana" w:hAnsi="Verdana"/>
          <w:b/>
          <w:bCs/>
        </w:rPr>
        <w:t>What</w:t>
      </w:r>
      <w:proofErr w:type="spellEnd"/>
      <w:r w:rsidRPr="0045045E">
        <w:rPr>
          <w:rFonts w:ascii="Verdana" w:hAnsi="Verdana"/>
          <w:b/>
          <w:bCs/>
        </w:rPr>
        <w:t xml:space="preserve"> </w:t>
      </w:r>
      <w:proofErr w:type="spellStart"/>
      <w:r w:rsidRPr="0045045E">
        <w:rPr>
          <w:rFonts w:ascii="Verdana" w:hAnsi="Verdana"/>
          <w:b/>
          <w:bCs/>
        </w:rPr>
        <w:t>can’t</w:t>
      </w:r>
      <w:proofErr w:type="spellEnd"/>
      <w:r w:rsidRPr="0045045E">
        <w:rPr>
          <w:rFonts w:ascii="Verdana" w:hAnsi="Verdana"/>
          <w:b/>
          <w:bCs/>
        </w:rPr>
        <w:t xml:space="preserve"> Luna do?</w:t>
      </w:r>
    </w:p>
    <w:p w14:paraId="710F5F4A" w14:textId="5EDED488" w:rsidR="0045045E" w:rsidRPr="0045045E" w:rsidRDefault="0045045E">
      <w:pPr>
        <w:ind w:left="426" w:hanging="426"/>
        <w:rPr>
          <w:rFonts w:ascii="Verdana" w:hAnsi="Verdana"/>
        </w:rPr>
        <w:pPrChange w:id="1674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proofErr w:type="spellStart"/>
      <w:r w:rsidRPr="0045045E">
        <w:rPr>
          <w:rFonts w:ascii="Verdana" w:hAnsi="Verdana"/>
          <w:highlight w:val="yellow"/>
        </w:rPr>
        <w:t>Count</w:t>
      </w:r>
      <w:proofErr w:type="spellEnd"/>
      <w:r w:rsidRPr="0045045E">
        <w:rPr>
          <w:rFonts w:ascii="Verdana" w:hAnsi="Verdana"/>
          <w:highlight w:val="yellow"/>
        </w:rPr>
        <w:t xml:space="preserve"> up </w:t>
      </w:r>
      <w:proofErr w:type="spellStart"/>
      <w:r w:rsidRPr="0045045E">
        <w:rPr>
          <w:rFonts w:ascii="Verdana" w:hAnsi="Verdana"/>
          <w:highlight w:val="yellow"/>
        </w:rPr>
        <w:t>to</w:t>
      </w:r>
      <w:proofErr w:type="spellEnd"/>
      <w:r w:rsidRPr="0045045E">
        <w:rPr>
          <w:rFonts w:ascii="Verdana" w:hAnsi="Verdana"/>
          <w:highlight w:val="yellow"/>
        </w:rPr>
        <w:t xml:space="preserve"> 100</w:t>
      </w:r>
    </w:p>
    <w:p w14:paraId="75C78C12" w14:textId="4E404898" w:rsidR="0045045E" w:rsidRPr="0045045E" w:rsidRDefault="0045045E">
      <w:pPr>
        <w:ind w:left="426" w:hanging="426"/>
        <w:rPr>
          <w:rFonts w:ascii="Verdana" w:hAnsi="Verdana"/>
        </w:rPr>
        <w:pPrChange w:id="1675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proofErr w:type="spellStart"/>
      <w:r w:rsidRPr="0045045E">
        <w:rPr>
          <w:rFonts w:ascii="Verdana" w:hAnsi="Verdana"/>
        </w:rPr>
        <w:t>Read</w:t>
      </w:r>
      <w:proofErr w:type="spellEnd"/>
      <w:r w:rsidRPr="0045045E">
        <w:rPr>
          <w:rFonts w:ascii="Verdana" w:hAnsi="Verdana"/>
        </w:rPr>
        <w:t xml:space="preserve"> a </w:t>
      </w:r>
      <w:proofErr w:type="spellStart"/>
      <w:r w:rsidRPr="0045045E">
        <w:rPr>
          <w:rFonts w:ascii="Verdana" w:hAnsi="Verdana"/>
        </w:rPr>
        <w:t>book</w:t>
      </w:r>
      <w:proofErr w:type="spellEnd"/>
    </w:p>
    <w:p w14:paraId="035587DA" w14:textId="4B977389" w:rsidR="0045045E" w:rsidRDefault="005E256B" w:rsidP="00360E28">
      <w:pPr>
        <w:ind w:left="426" w:hanging="426"/>
        <w:rPr>
          <w:ins w:id="1676" w:author="Gareth Harding" w:date="2025-07-09T17:43:00Z" w16du:dateUtc="2025-07-09T15:43:00Z"/>
          <w:rFonts w:ascii="Verdana" w:hAnsi="Verdana"/>
        </w:rPr>
      </w:pPr>
      <w:r w:rsidRPr="00F245C1">
        <w:rPr>
          <w:rFonts w:ascii="Verdana" w:hAnsi="Verdana"/>
        </w:rPr>
        <w:t xml:space="preserve">Play </w:t>
      </w:r>
      <w:proofErr w:type="spellStart"/>
      <w:r w:rsidRPr="00F245C1">
        <w:rPr>
          <w:rFonts w:ascii="Verdana" w:hAnsi="Verdana"/>
        </w:rPr>
        <w:t>football</w:t>
      </w:r>
      <w:proofErr w:type="spellEnd"/>
    </w:p>
    <w:p w14:paraId="409C1DA0" w14:textId="77777777" w:rsidR="00360E28" w:rsidRPr="0045045E" w:rsidRDefault="00360E28">
      <w:pPr>
        <w:ind w:left="426" w:hanging="426"/>
        <w:rPr>
          <w:rFonts w:ascii="Verdana" w:hAnsi="Verdana"/>
        </w:rPr>
        <w:pPrChange w:id="1677" w:author="Gareth Harding" w:date="2025-07-09T17:43:00Z" w16du:dateUtc="2025-07-09T15:43:00Z">
          <w:pPr>
            <w:spacing w:before="100" w:beforeAutospacing="1" w:after="100" w:afterAutospacing="1"/>
          </w:pPr>
        </w:pPrChange>
      </w:pPr>
    </w:p>
    <w:p w14:paraId="10DBE72E" w14:textId="77777777" w:rsidR="0045045E" w:rsidRPr="00223481" w:rsidRDefault="0045045E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  <w:lang w:val="en-GB"/>
          <w:rPrChange w:id="167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679" w:author="Gareth Harding" w:date="2025-07-09T17:43:00Z" w16du:dateUtc="2025-07-09T15:43:00Z">
          <w:pPr>
            <w:numPr>
              <w:numId w:val="26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68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can Luna do with her friends?</w:t>
      </w:r>
    </w:p>
    <w:p w14:paraId="5F4089EE" w14:textId="16FF817F" w:rsidR="0045045E" w:rsidRPr="0045045E" w:rsidRDefault="0045045E">
      <w:pPr>
        <w:ind w:left="426" w:hanging="426"/>
        <w:rPr>
          <w:rFonts w:ascii="Verdana" w:hAnsi="Verdana"/>
        </w:rPr>
        <w:pPrChange w:id="1681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45045E">
        <w:rPr>
          <w:rFonts w:ascii="Verdana" w:hAnsi="Verdana"/>
        </w:rPr>
        <w:t>Dance</w:t>
      </w:r>
    </w:p>
    <w:p w14:paraId="49F84E78" w14:textId="6C9284FA" w:rsidR="0045045E" w:rsidRPr="0045045E" w:rsidRDefault="0045045E">
      <w:pPr>
        <w:ind w:left="426" w:hanging="426"/>
        <w:rPr>
          <w:rFonts w:ascii="Verdana" w:hAnsi="Verdana"/>
        </w:rPr>
        <w:pPrChange w:id="1682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del w:id="1683" w:author="Gareth Harding" w:date="2025-07-09T10:59:00Z" w16du:dateUtc="2025-07-09T08:59:00Z">
        <w:r w:rsidRPr="0045045E" w:rsidDel="00555108">
          <w:rPr>
            <w:rFonts w:ascii="Verdana" w:hAnsi="Verdana"/>
            <w:highlight w:val="yellow"/>
          </w:rPr>
          <w:delText xml:space="preserve">b) </w:delText>
        </w:r>
      </w:del>
      <w:r w:rsidRPr="0045045E">
        <w:rPr>
          <w:rFonts w:ascii="Verdana" w:hAnsi="Verdana"/>
          <w:highlight w:val="yellow"/>
        </w:rPr>
        <w:t xml:space="preserve">Play </w:t>
      </w:r>
      <w:proofErr w:type="spellStart"/>
      <w:r w:rsidRPr="0045045E">
        <w:rPr>
          <w:rFonts w:ascii="Verdana" w:hAnsi="Verdana"/>
          <w:highlight w:val="yellow"/>
        </w:rPr>
        <w:t>football</w:t>
      </w:r>
      <w:proofErr w:type="spellEnd"/>
    </w:p>
    <w:p w14:paraId="55E737B8" w14:textId="1FE2C6B9" w:rsidR="0045045E" w:rsidRDefault="0045045E" w:rsidP="00360E28">
      <w:pPr>
        <w:ind w:left="426" w:hanging="426"/>
        <w:rPr>
          <w:ins w:id="1684" w:author="Gareth Harding" w:date="2025-07-09T17:43:00Z" w16du:dateUtc="2025-07-09T15:43:00Z"/>
          <w:rFonts w:ascii="Verdana" w:hAnsi="Verdana"/>
        </w:rPr>
      </w:pPr>
      <w:proofErr w:type="spellStart"/>
      <w:r w:rsidRPr="0045045E">
        <w:rPr>
          <w:rFonts w:ascii="Verdana" w:hAnsi="Verdana"/>
        </w:rPr>
        <w:t>Sing</w:t>
      </w:r>
      <w:proofErr w:type="spellEnd"/>
    </w:p>
    <w:p w14:paraId="5E15751C" w14:textId="77777777" w:rsidR="00360E28" w:rsidRPr="0045045E" w:rsidRDefault="00360E28">
      <w:pPr>
        <w:ind w:left="426" w:hanging="426"/>
        <w:rPr>
          <w:rFonts w:ascii="Verdana" w:hAnsi="Verdana"/>
        </w:rPr>
        <w:pPrChange w:id="1685" w:author="Gareth Harding" w:date="2025-07-09T17:43:00Z" w16du:dateUtc="2025-07-09T15:43:00Z">
          <w:pPr>
            <w:spacing w:before="100" w:beforeAutospacing="1" w:after="100" w:afterAutospacing="1"/>
          </w:pPr>
        </w:pPrChange>
      </w:pPr>
    </w:p>
    <w:p w14:paraId="22517DCA" w14:textId="77777777" w:rsidR="0045045E" w:rsidRPr="00223481" w:rsidRDefault="0045045E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  <w:lang w:val="en-GB"/>
          <w:rPrChange w:id="168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687" w:author="Gareth Harding" w:date="2025-07-09T17:43:00Z" w16du:dateUtc="2025-07-09T15:43:00Z">
          <w:pPr>
            <w:numPr>
              <w:numId w:val="26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68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Who plays the guitar with Luna?</w:t>
      </w:r>
    </w:p>
    <w:p w14:paraId="2B537019" w14:textId="7A3A3B72" w:rsidR="0045045E" w:rsidRPr="00223481" w:rsidRDefault="0045045E">
      <w:pPr>
        <w:ind w:left="426" w:hanging="426"/>
        <w:rPr>
          <w:rFonts w:ascii="Verdana" w:hAnsi="Verdana"/>
          <w:lang w:val="en-GB"/>
          <w:rPrChange w:id="1689" w:author="Gareth Harding" w:date="2025-07-09T10:21:00Z" w16du:dateUtc="2025-07-09T08:21:00Z">
            <w:rPr>
              <w:rFonts w:ascii="Verdana" w:hAnsi="Verdana"/>
            </w:rPr>
          </w:rPrChange>
        </w:rPr>
        <w:pPrChange w:id="1690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691" w:author="Gareth Harding" w:date="2025-07-09T10:21:00Z" w16du:dateUtc="2025-07-09T08:21:00Z">
            <w:rPr>
              <w:rFonts w:ascii="Verdana" w:hAnsi="Verdana"/>
            </w:rPr>
          </w:rPrChange>
        </w:rPr>
        <w:t>Her dad</w:t>
      </w:r>
    </w:p>
    <w:p w14:paraId="3B002E06" w14:textId="6F1D133C" w:rsidR="0045045E" w:rsidRPr="00223481" w:rsidRDefault="0045045E">
      <w:pPr>
        <w:ind w:left="426" w:hanging="426"/>
        <w:rPr>
          <w:rFonts w:ascii="Verdana" w:hAnsi="Verdana"/>
          <w:lang w:val="en-GB"/>
          <w:rPrChange w:id="1692" w:author="Gareth Harding" w:date="2025-07-09T10:21:00Z" w16du:dateUtc="2025-07-09T08:21:00Z">
            <w:rPr>
              <w:rFonts w:ascii="Verdana" w:hAnsi="Verdana"/>
            </w:rPr>
          </w:rPrChange>
        </w:rPr>
        <w:pPrChange w:id="1693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69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Her brother</w:t>
      </w:r>
    </w:p>
    <w:p w14:paraId="10F265D6" w14:textId="293BB07D" w:rsidR="0045045E" w:rsidRDefault="0045045E" w:rsidP="00360E28">
      <w:pPr>
        <w:ind w:left="426" w:hanging="426"/>
        <w:rPr>
          <w:ins w:id="1695" w:author="Gareth Harding" w:date="2025-07-09T17:43:00Z" w16du:dateUtc="2025-07-09T15:43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696" w:author="Gareth Harding" w:date="2025-07-09T10:21:00Z" w16du:dateUtc="2025-07-09T08:21:00Z">
            <w:rPr>
              <w:rFonts w:ascii="Verdana" w:hAnsi="Verdana"/>
            </w:rPr>
          </w:rPrChange>
        </w:rPr>
        <w:t>Her teacher</w:t>
      </w:r>
    </w:p>
    <w:p w14:paraId="5002256E" w14:textId="77777777" w:rsidR="00360E28" w:rsidRPr="00223481" w:rsidRDefault="00360E28">
      <w:pPr>
        <w:ind w:left="426" w:hanging="426"/>
        <w:rPr>
          <w:rFonts w:ascii="Verdana" w:hAnsi="Verdana"/>
          <w:lang w:val="en-GB"/>
          <w:rPrChange w:id="1697" w:author="Gareth Harding" w:date="2025-07-09T10:21:00Z" w16du:dateUtc="2025-07-09T08:21:00Z">
            <w:rPr>
              <w:rFonts w:ascii="Verdana" w:hAnsi="Verdana"/>
            </w:rPr>
          </w:rPrChange>
        </w:rPr>
        <w:pPrChange w:id="1698" w:author="Gareth Harding" w:date="2025-07-09T17:43:00Z" w16du:dateUtc="2025-07-09T15:43:00Z">
          <w:pPr>
            <w:spacing w:before="100" w:beforeAutospacing="1" w:after="100" w:afterAutospacing="1"/>
          </w:pPr>
        </w:pPrChange>
      </w:pPr>
    </w:p>
    <w:p w14:paraId="5F89DEB9" w14:textId="77777777" w:rsidR="0045045E" w:rsidRPr="00223481" w:rsidRDefault="0045045E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  <w:lang w:val="en-GB"/>
          <w:rPrChange w:id="169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700" w:author="Gareth Harding" w:date="2025-07-09T17:43:00Z" w16du:dateUtc="2025-07-09T15:43:00Z">
          <w:pPr>
            <w:numPr>
              <w:numId w:val="26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70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does Luna do when she can’t sleep?</w:t>
      </w:r>
    </w:p>
    <w:p w14:paraId="70F382CA" w14:textId="13D3A23D" w:rsidR="0045045E" w:rsidRPr="00223481" w:rsidRDefault="0045045E">
      <w:pPr>
        <w:ind w:left="426" w:hanging="426"/>
        <w:rPr>
          <w:rFonts w:ascii="Verdana" w:hAnsi="Verdana"/>
          <w:lang w:val="en-GB"/>
          <w:rPrChange w:id="1702" w:author="Gareth Harding" w:date="2025-07-09T10:21:00Z" w16du:dateUtc="2025-07-09T08:21:00Z">
            <w:rPr>
              <w:rFonts w:ascii="Verdana" w:hAnsi="Verdana"/>
            </w:rPr>
          </w:rPrChange>
        </w:rPr>
        <w:pPrChange w:id="1703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704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She counts sheep</w:t>
      </w:r>
    </w:p>
    <w:p w14:paraId="48ED7C83" w14:textId="289C53C7" w:rsidR="0045045E" w:rsidRPr="00223481" w:rsidRDefault="0045045E">
      <w:pPr>
        <w:ind w:left="426" w:hanging="426"/>
        <w:rPr>
          <w:rFonts w:ascii="Verdana" w:hAnsi="Verdana"/>
          <w:lang w:val="en-GB"/>
          <w:rPrChange w:id="1705" w:author="Gareth Harding" w:date="2025-07-09T10:21:00Z" w16du:dateUtc="2025-07-09T08:21:00Z">
            <w:rPr>
              <w:rFonts w:ascii="Verdana" w:hAnsi="Verdana"/>
            </w:rPr>
          </w:rPrChange>
        </w:rPr>
        <w:pPrChange w:id="1706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07" w:author="Gareth Harding" w:date="2025-07-09T10:21:00Z" w16du:dateUtc="2025-07-09T08:21:00Z">
            <w:rPr>
              <w:rFonts w:ascii="Verdana" w:hAnsi="Verdana"/>
            </w:rPr>
          </w:rPrChange>
        </w:rPr>
        <w:t>She reads a book</w:t>
      </w:r>
      <w:r w:rsidR="00F96C9A" w:rsidRPr="00223481">
        <w:rPr>
          <w:rFonts w:ascii="Verdana" w:hAnsi="Verdana"/>
          <w:lang w:val="en-GB"/>
          <w:rPrChange w:id="1708" w:author="Gareth Harding" w:date="2025-07-09T10:21:00Z" w16du:dateUtc="2025-07-09T08:21:00Z">
            <w:rPr>
              <w:rFonts w:ascii="Verdana" w:hAnsi="Verdana"/>
            </w:rPr>
          </w:rPrChange>
        </w:rPr>
        <w:t xml:space="preserve"> </w:t>
      </w:r>
    </w:p>
    <w:p w14:paraId="062C89BB" w14:textId="54681A0A" w:rsidR="005E256B" w:rsidRPr="0045045E" w:rsidRDefault="00F96C9A">
      <w:pPr>
        <w:ind w:left="426" w:hanging="426"/>
        <w:rPr>
          <w:rFonts w:ascii="Verdana" w:hAnsi="Verdana"/>
        </w:rPr>
        <w:pPrChange w:id="1709" w:author="Gareth Harding" w:date="2025-07-09T17:43:00Z" w16du:dateUtc="2025-07-09T15:43:00Z">
          <w:pPr>
            <w:spacing w:before="100" w:beforeAutospacing="1" w:after="100" w:afterAutospacing="1"/>
          </w:pPr>
        </w:pPrChange>
      </w:pPr>
      <w:proofErr w:type="spellStart"/>
      <w:r w:rsidRPr="00F245C1">
        <w:rPr>
          <w:rFonts w:ascii="Verdana" w:hAnsi="Verdana"/>
        </w:rPr>
        <w:t>She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s</w:t>
      </w:r>
      <w:r w:rsidR="005E256B" w:rsidRPr="00F245C1">
        <w:rPr>
          <w:rFonts w:ascii="Verdana" w:hAnsi="Verdana"/>
        </w:rPr>
        <w:t>ing</w:t>
      </w:r>
      <w:proofErr w:type="spellEnd"/>
      <w:r w:rsidR="005E256B" w:rsidRPr="00F245C1">
        <w:rPr>
          <w:rFonts w:ascii="Verdana" w:hAnsi="Verdana"/>
        </w:rPr>
        <w:t xml:space="preserve"> </w:t>
      </w:r>
      <w:r w:rsidRPr="00F245C1">
        <w:rPr>
          <w:rFonts w:ascii="Verdana" w:hAnsi="Verdana"/>
        </w:rPr>
        <w:t xml:space="preserve">a </w:t>
      </w:r>
      <w:proofErr w:type="spellStart"/>
      <w:r w:rsidRPr="00F245C1">
        <w:rPr>
          <w:rFonts w:ascii="Verdana" w:hAnsi="Verdana"/>
        </w:rPr>
        <w:t>song</w:t>
      </w:r>
      <w:proofErr w:type="spellEnd"/>
    </w:p>
    <w:p w14:paraId="759C85C9" w14:textId="77777777" w:rsidR="00B42EEF" w:rsidRDefault="00B42EEF" w:rsidP="00360E28">
      <w:pPr>
        <w:ind w:left="426" w:hanging="426"/>
        <w:rPr>
          <w:ins w:id="1710" w:author="Gareth Harding" w:date="2025-07-09T17:43:00Z" w16du:dateUtc="2025-07-09T15:43:00Z"/>
          <w:rFonts w:ascii="Verdana" w:hAnsi="Verdana"/>
        </w:rPr>
      </w:pPr>
    </w:p>
    <w:p w14:paraId="4F1E1C4C" w14:textId="77777777" w:rsidR="00360E28" w:rsidRDefault="00360E28" w:rsidP="00360E28">
      <w:pPr>
        <w:ind w:left="426" w:hanging="426"/>
        <w:rPr>
          <w:ins w:id="1711" w:author="Gareth Harding" w:date="2025-07-09T17:43:00Z" w16du:dateUtc="2025-07-09T15:43:00Z"/>
          <w:rFonts w:ascii="Verdana" w:hAnsi="Verdana"/>
        </w:rPr>
      </w:pPr>
    </w:p>
    <w:p w14:paraId="3958AD5A" w14:textId="77777777" w:rsidR="00360E28" w:rsidRDefault="00360E28" w:rsidP="00360E28">
      <w:pPr>
        <w:ind w:left="426" w:hanging="426"/>
        <w:rPr>
          <w:ins w:id="1712" w:author="Gareth Harding" w:date="2025-07-09T17:43:00Z" w16du:dateUtc="2025-07-09T15:43:00Z"/>
          <w:rFonts w:ascii="Verdana" w:hAnsi="Verdana"/>
        </w:rPr>
      </w:pPr>
    </w:p>
    <w:p w14:paraId="228CBC77" w14:textId="77777777" w:rsidR="00360E28" w:rsidRPr="00F245C1" w:rsidRDefault="00360E28">
      <w:pPr>
        <w:ind w:left="426" w:hanging="426"/>
        <w:rPr>
          <w:rFonts w:ascii="Verdana" w:hAnsi="Verdana"/>
        </w:rPr>
        <w:pPrChange w:id="1713" w:author="Gareth Harding" w:date="2025-07-09T17:43:00Z" w16du:dateUtc="2025-07-09T15:43:00Z">
          <w:pPr>
            <w:spacing w:before="100" w:beforeAutospacing="1" w:after="100" w:afterAutospacing="1"/>
          </w:pPr>
        </w:pPrChange>
      </w:pPr>
    </w:p>
    <w:p w14:paraId="6AE2B1B7" w14:textId="0F716564" w:rsidR="005A4CE8" w:rsidRPr="005C6FA8" w:rsidRDefault="005A4CE8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</w:rPr>
        <w:pPrChange w:id="1714" w:author="Gareth Harding" w:date="2025-07-09T17:43:00Z" w16du:dateUtc="2025-07-09T15:43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proofErr w:type="spellStart"/>
      <w:r w:rsidRPr="005A4CE8">
        <w:rPr>
          <w:rFonts w:ascii="Verdana" w:hAnsi="Verdana"/>
          <w:b/>
          <w:bCs/>
          <w:color w:val="215E99" w:themeColor="text2" w:themeTint="BF"/>
        </w:rPr>
        <w:t>Let’s</w:t>
      </w:r>
      <w:proofErr w:type="spellEnd"/>
      <w:r w:rsidRPr="005A4CE8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5A4CE8">
        <w:rPr>
          <w:rFonts w:ascii="Verdana" w:hAnsi="Verdana"/>
          <w:b/>
          <w:bCs/>
          <w:color w:val="215E99" w:themeColor="text2" w:themeTint="BF"/>
        </w:rPr>
        <w:t>Count</w:t>
      </w:r>
      <w:proofErr w:type="spellEnd"/>
      <w:r w:rsidRPr="005A4CE8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5A4CE8">
        <w:rPr>
          <w:rFonts w:ascii="Verdana" w:hAnsi="Verdana"/>
          <w:b/>
          <w:bCs/>
          <w:color w:val="215E99" w:themeColor="text2" w:themeTint="BF"/>
        </w:rPr>
        <w:t>with</w:t>
      </w:r>
      <w:proofErr w:type="spellEnd"/>
      <w:r w:rsidRPr="005A4CE8">
        <w:rPr>
          <w:rFonts w:ascii="Verdana" w:hAnsi="Verdana"/>
          <w:b/>
          <w:bCs/>
          <w:color w:val="215E99" w:themeColor="text2" w:themeTint="BF"/>
        </w:rPr>
        <w:t xml:space="preserve"> Leo!</w:t>
      </w:r>
    </w:p>
    <w:p w14:paraId="59D61D29" w14:textId="77777777" w:rsidR="00360E28" w:rsidRDefault="00360E28" w:rsidP="004D7559">
      <w:pPr>
        <w:rPr>
          <w:ins w:id="1715" w:author="Gareth Harding" w:date="2025-07-09T17:43:00Z" w16du:dateUtc="2025-07-09T15:43:00Z"/>
          <w:rFonts w:ascii="Verdana" w:hAnsi="Verdana"/>
          <w:lang w:val="en-GB"/>
        </w:rPr>
      </w:pPr>
    </w:p>
    <w:p w14:paraId="15C8AD19" w14:textId="2D095387" w:rsidR="005A4CE8" w:rsidRPr="00223481" w:rsidRDefault="005A4CE8">
      <w:pPr>
        <w:rPr>
          <w:rFonts w:ascii="Verdana" w:hAnsi="Verdana"/>
          <w:lang w:val="en-GB"/>
          <w:rPrChange w:id="1716" w:author="Gareth Harding" w:date="2025-07-09T10:21:00Z" w16du:dateUtc="2025-07-09T08:21:00Z">
            <w:rPr>
              <w:rFonts w:ascii="Verdana" w:hAnsi="Verdana"/>
            </w:rPr>
          </w:rPrChange>
        </w:rPr>
        <w:pPrChange w:id="171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18" w:author="Gareth Harding" w:date="2025-07-09T10:21:00Z" w16du:dateUtc="2025-07-09T08:21:00Z">
            <w:rPr>
              <w:rFonts w:ascii="Verdana" w:hAnsi="Verdana"/>
            </w:rPr>
          </w:rPrChange>
        </w:rPr>
        <w:t xml:space="preserve">Hello! I’m Leo the </w:t>
      </w:r>
      <w:r w:rsidRPr="00223481">
        <w:rPr>
          <w:rFonts w:ascii="Verdana" w:hAnsi="Verdana"/>
          <w:color w:val="FF0000"/>
          <w:lang w:val="en-GB"/>
          <w:rPrChange w:id="1719" w:author="Gareth Harding" w:date="2025-07-09T10:21:00Z" w16du:dateUtc="2025-07-09T08:21:00Z">
            <w:rPr>
              <w:rFonts w:ascii="Verdana" w:hAnsi="Verdana"/>
              <w:color w:val="FF0000"/>
            </w:rPr>
          </w:rPrChange>
        </w:rPr>
        <w:t>lion</w:t>
      </w:r>
      <w:r w:rsidRPr="00223481">
        <w:rPr>
          <w:rFonts w:ascii="Verdana" w:hAnsi="Verdana"/>
          <w:lang w:val="en-GB"/>
          <w:rPrChange w:id="1720" w:author="Gareth Harding" w:date="2025-07-09T10:21:00Z" w16du:dateUtc="2025-07-09T08:21:00Z">
            <w:rPr>
              <w:rFonts w:ascii="Verdana" w:hAnsi="Verdana"/>
            </w:rPr>
          </w:rPrChange>
        </w:rPr>
        <w:t>.</w:t>
      </w:r>
    </w:p>
    <w:p w14:paraId="4EA5560C" w14:textId="77777777" w:rsidR="005A4CE8" w:rsidRPr="00223481" w:rsidRDefault="005A4CE8">
      <w:pPr>
        <w:rPr>
          <w:rFonts w:ascii="Verdana" w:hAnsi="Verdana"/>
          <w:lang w:val="en-GB"/>
          <w:rPrChange w:id="1721" w:author="Gareth Harding" w:date="2025-07-09T10:21:00Z" w16du:dateUtc="2025-07-09T08:21:00Z">
            <w:rPr>
              <w:rFonts w:ascii="Verdana" w:hAnsi="Verdana"/>
            </w:rPr>
          </w:rPrChange>
        </w:rPr>
        <w:pPrChange w:id="172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23" w:author="Gareth Harding" w:date="2025-07-09T10:21:00Z" w16du:dateUtc="2025-07-09T08:21:00Z">
            <w:rPr>
              <w:rFonts w:ascii="Verdana" w:hAnsi="Verdana"/>
            </w:rPr>
          </w:rPrChange>
        </w:rPr>
        <w:t>I love numbers! Let’s count!</w:t>
      </w:r>
    </w:p>
    <w:p w14:paraId="37E2EC84" w14:textId="77777777" w:rsidR="005A4CE8" w:rsidRPr="00223481" w:rsidRDefault="005A4CE8">
      <w:pPr>
        <w:rPr>
          <w:rFonts w:ascii="Verdana" w:hAnsi="Verdana"/>
          <w:lang w:val="en-GB"/>
          <w:rPrChange w:id="1724" w:author="Gareth Harding" w:date="2025-07-09T10:21:00Z" w16du:dateUtc="2025-07-09T08:21:00Z">
            <w:rPr>
              <w:rFonts w:ascii="Verdana" w:hAnsi="Verdana"/>
            </w:rPr>
          </w:rPrChange>
        </w:rPr>
        <w:pPrChange w:id="172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7985BD9" w14:textId="77777777" w:rsidR="005A4CE8" w:rsidRPr="00223481" w:rsidRDefault="005A4CE8">
      <w:pPr>
        <w:rPr>
          <w:rFonts w:ascii="Verdana" w:hAnsi="Verdana"/>
          <w:lang w:val="en-GB"/>
          <w:rPrChange w:id="1726" w:author="Gareth Harding" w:date="2025-07-09T10:21:00Z" w16du:dateUtc="2025-07-09T08:21:00Z">
            <w:rPr>
              <w:rFonts w:ascii="Verdana" w:hAnsi="Verdana"/>
            </w:rPr>
          </w:rPrChange>
        </w:rPr>
        <w:pPrChange w:id="172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28" w:author="Gareth Harding" w:date="2025-07-09T10:21:00Z" w16du:dateUtc="2025-07-09T08:21:00Z">
            <w:rPr>
              <w:rFonts w:ascii="Verdana" w:hAnsi="Verdana"/>
            </w:rPr>
          </w:rPrChange>
        </w:rPr>
        <w:t>I can count to ten:</w:t>
      </w:r>
    </w:p>
    <w:p w14:paraId="4B0849C8" w14:textId="77777777" w:rsidR="005A4CE8" w:rsidRPr="00223481" w:rsidRDefault="005A4CE8">
      <w:pPr>
        <w:rPr>
          <w:rFonts w:ascii="Verdana" w:hAnsi="Verdana"/>
          <w:lang w:val="en-GB"/>
          <w:rPrChange w:id="1729" w:author="Gareth Harding" w:date="2025-07-09T10:21:00Z" w16du:dateUtc="2025-07-09T08:21:00Z">
            <w:rPr>
              <w:rFonts w:ascii="Verdana" w:hAnsi="Verdana"/>
            </w:rPr>
          </w:rPrChange>
        </w:rPr>
        <w:pPrChange w:id="173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731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One, two, three, four, five, six, seven, eight, nine, ten!</w:t>
      </w:r>
    </w:p>
    <w:p w14:paraId="18034F1B" w14:textId="77777777" w:rsidR="005A4CE8" w:rsidRPr="00223481" w:rsidRDefault="005A4CE8">
      <w:pPr>
        <w:rPr>
          <w:rFonts w:ascii="Verdana" w:hAnsi="Verdana"/>
          <w:lang w:val="en-GB"/>
          <w:rPrChange w:id="1732" w:author="Gareth Harding" w:date="2025-07-09T10:21:00Z" w16du:dateUtc="2025-07-09T08:21:00Z">
            <w:rPr>
              <w:rFonts w:ascii="Verdana" w:hAnsi="Verdana"/>
            </w:rPr>
          </w:rPrChange>
        </w:rPr>
        <w:pPrChange w:id="173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34" w:author="Gareth Harding" w:date="2025-07-09T10:21:00Z" w16du:dateUtc="2025-07-09T08:21:00Z">
            <w:rPr>
              <w:rFonts w:ascii="Verdana" w:hAnsi="Verdana"/>
            </w:rPr>
          </w:rPrChange>
        </w:rPr>
        <w:t>Easy, right?</w:t>
      </w:r>
    </w:p>
    <w:p w14:paraId="51FE834B" w14:textId="77777777" w:rsidR="005A4CE8" w:rsidRPr="00223481" w:rsidRDefault="005A4CE8">
      <w:pPr>
        <w:rPr>
          <w:rFonts w:ascii="Verdana" w:hAnsi="Verdana"/>
          <w:lang w:val="en-GB"/>
          <w:rPrChange w:id="1735" w:author="Gareth Harding" w:date="2025-07-09T10:21:00Z" w16du:dateUtc="2025-07-09T08:21:00Z">
            <w:rPr>
              <w:rFonts w:ascii="Verdana" w:hAnsi="Verdana"/>
            </w:rPr>
          </w:rPrChange>
        </w:rPr>
        <w:pPrChange w:id="173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BFFAED6" w14:textId="77777777" w:rsidR="005A4CE8" w:rsidRPr="00223481" w:rsidRDefault="005A4CE8">
      <w:pPr>
        <w:rPr>
          <w:rFonts w:ascii="Verdana" w:hAnsi="Verdana"/>
          <w:lang w:val="en-GB"/>
          <w:rPrChange w:id="1737" w:author="Gareth Harding" w:date="2025-07-09T10:21:00Z" w16du:dateUtc="2025-07-09T08:21:00Z">
            <w:rPr>
              <w:rFonts w:ascii="Verdana" w:hAnsi="Verdana"/>
            </w:rPr>
          </w:rPrChange>
        </w:rPr>
        <w:pPrChange w:id="173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39" w:author="Gareth Harding" w:date="2025-07-09T10:21:00Z" w16du:dateUtc="2025-07-09T08:21:00Z">
            <w:rPr>
              <w:rFonts w:ascii="Verdana" w:hAnsi="Verdana"/>
            </w:rPr>
          </w:rPrChange>
        </w:rPr>
        <w:t>Now I can count to twenty:</w:t>
      </w:r>
    </w:p>
    <w:p w14:paraId="0AE31260" w14:textId="77777777" w:rsidR="005A4CE8" w:rsidRPr="00223481" w:rsidRDefault="005A4CE8">
      <w:pPr>
        <w:rPr>
          <w:rFonts w:ascii="Verdana" w:hAnsi="Verdana"/>
          <w:lang w:val="en-GB"/>
          <w:rPrChange w:id="1740" w:author="Gareth Harding" w:date="2025-07-09T10:21:00Z" w16du:dateUtc="2025-07-09T08:21:00Z">
            <w:rPr>
              <w:rFonts w:ascii="Verdana" w:hAnsi="Verdana"/>
            </w:rPr>
          </w:rPrChange>
        </w:rPr>
        <w:pPrChange w:id="174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74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lastRenderedPageBreak/>
        <w:t>Eleven, twelve, thirteen, fourteen, fifteen, sixteen, seventeen, eighteen, nineteen, twenty.</w:t>
      </w:r>
    </w:p>
    <w:p w14:paraId="48280F19" w14:textId="77777777" w:rsidR="00206D51" w:rsidRPr="00223481" w:rsidRDefault="00206D51">
      <w:pPr>
        <w:rPr>
          <w:rFonts w:ascii="Verdana" w:hAnsi="Verdana"/>
          <w:lang w:val="en-GB"/>
          <w:rPrChange w:id="1743" w:author="Gareth Harding" w:date="2025-07-09T10:21:00Z" w16du:dateUtc="2025-07-09T08:21:00Z">
            <w:rPr>
              <w:rFonts w:ascii="Verdana" w:hAnsi="Verdana"/>
            </w:rPr>
          </w:rPrChange>
        </w:rPr>
        <w:pPrChange w:id="174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45" w:author="Gareth Harding" w:date="2025-07-09T10:21:00Z" w16du:dateUtc="2025-07-09T08:21:00Z">
            <w:rPr>
              <w:rFonts w:ascii="Verdana" w:hAnsi="Verdana"/>
            </w:rPr>
          </w:rPrChange>
        </w:rPr>
        <w:t>Great!</w:t>
      </w:r>
    </w:p>
    <w:p w14:paraId="1749F40F" w14:textId="77777777" w:rsidR="005A4CE8" w:rsidRPr="00223481" w:rsidRDefault="005A4CE8">
      <w:pPr>
        <w:rPr>
          <w:rFonts w:ascii="Verdana" w:hAnsi="Verdana"/>
          <w:lang w:val="en-GB"/>
          <w:rPrChange w:id="1746" w:author="Gareth Harding" w:date="2025-07-09T10:21:00Z" w16du:dateUtc="2025-07-09T08:21:00Z">
            <w:rPr>
              <w:rFonts w:ascii="Verdana" w:hAnsi="Verdana"/>
            </w:rPr>
          </w:rPrChange>
        </w:rPr>
        <w:pPrChange w:id="1747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B24B25A" w14:textId="77777777" w:rsidR="005A4CE8" w:rsidRPr="00223481" w:rsidRDefault="005A4CE8">
      <w:pPr>
        <w:rPr>
          <w:rFonts w:ascii="Verdana" w:hAnsi="Verdana"/>
          <w:lang w:val="en-GB"/>
          <w:rPrChange w:id="1748" w:author="Gareth Harding" w:date="2025-07-09T10:21:00Z" w16du:dateUtc="2025-07-09T08:21:00Z">
            <w:rPr>
              <w:rFonts w:ascii="Verdana" w:hAnsi="Verdana"/>
            </w:rPr>
          </w:rPrChange>
        </w:rPr>
        <w:pPrChange w:id="174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50" w:author="Gareth Harding" w:date="2025-07-09T10:21:00Z" w16du:dateUtc="2025-07-09T08:21:00Z">
            <w:rPr>
              <w:rFonts w:ascii="Verdana" w:hAnsi="Verdana"/>
            </w:rPr>
          </w:rPrChange>
        </w:rPr>
        <w:t>In class, we count in tens:</w:t>
      </w:r>
    </w:p>
    <w:p w14:paraId="19DAE470" w14:textId="77777777" w:rsidR="005A4CE8" w:rsidRPr="00223481" w:rsidRDefault="005A4CE8">
      <w:pPr>
        <w:rPr>
          <w:rFonts w:ascii="Verdana" w:hAnsi="Verdana"/>
          <w:lang w:val="en-GB"/>
          <w:rPrChange w:id="1751" w:author="Gareth Harding" w:date="2025-07-09T10:21:00Z" w16du:dateUtc="2025-07-09T08:21:00Z">
            <w:rPr>
              <w:rFonts w:ascii="Verdana" w:hAnsi="Verdana"/>
            </w:rPr>
          </w:rPrChange>
        </w:rPr>
        <w:pPrChange w:id="175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b/>
          <w:bCs/>
          <w:lang w:val="en-GB"/>
          <w:rPrChange w:id="175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Ten, twenty, thirty, forty, fifty, sixty, seventy, eighty, ninety, one hundred!</w:t>
      </w:r>
    </w:p>
    <w:p w14:paraId="7D7A69EF" w14:textId="77777777" w:rsidR="005A4CE8" w:rsidRPr="00223481" w:rsidRDefault="005A4CE8">
      <w:pPr>
        <w:rPr>
          <w:rFonts w:ascii="Verdana" w:hAnsi="Verdana"/>
          <w:lang w:val="en-GB"/>
          <w:rPrChange w:id="1754" w:author="Gareth Harding" w:date="2025-07-09T10:21:00Z" w16du:dateUtc="2025-07-09T08:21:00Z">
            <w:rPr>
              <w:rFonts w:ascii="Verdana" w:hAnsi="Verdana"/>
            </w:rPr>
          </w:rPrChange>
        </w:rPr>
        <w:pPrChange w:id="175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56" w:author="Gareth Harding" w:date="2025-07-09T10:21:00Z" w16du:dateUtc="2025-07-09T08:21:00Z">
            <w:rPr>
              <w:rFonts w:ascii="Verdana" w:hAnsi="Verdana"/>
            </w:rPr>
          </w:rPrChange>
        </w:rPr>
        <w:t>Wow!</w:t>
      </w:r>
    </w:p>
    <w:p w14:paraId="5C3F0071" w14:textId="77777777" w:rsidR="005A4CE8" w:rsidRPr="00223481" w:rsidRDefault="005A4CE8">
      <w:pPr>
        <w:rPr>
          <w:rFonts w:ascii="Verdana" w:hAnsi="Verdana"/>
          <w:lang w:val="en-GB"/>
          <w:rPrChange w:id="1757" w:author="Gareth Harding" w:date="2025-07-09T10:21:00Z" w16du:dateUtc="2025-07-09T08:21:00Z">
            <w:rPr>
              <w:rFonts w:ascii="Verdana" w:hAnsi="Verdana"/>
            </w:rPr>
          </w:rPrChange>
        </w:rPr>
        <w:pPrChange w:id="1758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7800CA3C" w14:textId="77777777" w:rsidR="005A4CE8" w:rsidRPr="00223481" w:rsidRDefault="005A4CE8">
      <w:pPr>
        <w:rPr>
          <w:rFonts w:ascii="Verdana" w:hAnsi="Verdana"/>
          <w:lang w:val="en-GB"/>
          <w:rPrChange w:id="1759" w:author="Gareth Harding" w:date="2025-07-09T10:21:00Z" w16du:dateUtc="2025-07-09T08:21:00Z">
            <w:rPr>
              <w:rFonts w:ascii="Verdana" w:hAnsi="Verdana"/>
            </w:rPr>
          </w:rPrChange>
        </w:rPr>
        <w:pPrChange w:id="176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61" w:author="Gareth Harding" w:date="2025-07-09T10:21:00Z" w16du:dateUtc="2025-07-09T08:21:00Z">
            <w:rPr>
              <w:rFonts w:ascii="Verdana" w:hAnsi="Verdana"/>
            </w:rPr>
          </w:rPrChange>
        </w:rPr>
        <w:t>Sometimes we play number games:</w:t>
      </w:r>
    </w:p>
    <w:p w14:paraId="515B622C" w14:textId="77777777" w:rsidR="005A4CE8" w:rsidRPr="00223481" w:rsidRDefault="005A4CE8">
      <w:pPr>
        <w:rPr>
          <w:rFonts w:ascii="Verdana" w:hAnsi="Verdana"/>
          <w:lang w:val="en-GB"/>
          <w:rPrChange w:id="1762" w:author="Gareth Harding" w:date="2025-07-09T10:21:00Z" w16du:dateUtc="2025-07-09T08:21:00Z">
            <w:rPr>
              <w:rFonts w:ascii="Verdana" w:hAnsi="Verdana"/>
            </w:rPr>
          </w:rPrChange>
        </w:rPr>
        <w:pPrChange w:id="176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64" w:author="Gareth Harding" w:date="2025-07-09T10:21:00Z" w16du:dateUtc="2025-07-09T08:21:00Z">
            <w:rPr>
              <w:rFonts w:ascii="Verdana" w:hAnsi="Verdana"/>
            </w:rPr>
          </w:rPrChange>
        </w:rPr>
        <w:t>– “What number is after 29?”</w:t>
      </w:r>
    </w:p>
    <w:p w14:paraId="39D20DEC" w14:textId="77777777" w:rsidR="005A4CE8" w:rsidRPr="00223481" w:rsidRDefault="005A4CE8">
      <w:pPr>
        <w:rPr>
          <w:rFonts w:ascii="Verdana" w:hAnsi="Verdana"/>
          <w:lang w:val="en-GB"/>
          <w:rPrChange w:id="1765" w:author="Gareth Harding" w:date="2025-07-09T10:21:00Z" w16du:dateUtc="2025-07-09T08:21:00Z">
            <w:rPr>
              <w:rFonts w:ascii="Verdana" w:hAnsi="Verdana"/>
            </w:rPr>
          </w:rPrChange>
        </w:rPr>
        <w:pPrChange w:id="176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Arial" w:hAnsi="Arial" w:cs="Arial"/>
          <w:lang w:val="en-GB"/>
          <w:rPrChange w:id="1767" w:author="Gareth Harding" w:date="2025-07-09T10:21:00Z" w16du:dateUtc="2025-07-09T08:21:00Z">
            <w:rPr>
              <w:rFonts w:ascii="Arial" w:hAnsi="Arial" w:cs="Arial"/>
            </w:rPr>
          </w:rPrChange>
        </w:rPr>
        <w:t>→</w:t>
      </w:r>
      <w:r w:rsidRPr="00223481">
        <w:rPr>
          <w:rFonts w:ascii="Verdana" w:hAnsi="Verdana"/>
          <w:lang w:val="en-GB"/>
          <w:rPrChange w:id="1768" w:author="Gareth Harding" w:date="2025-07-09T10:21:00Z" w16du:dateUtc="2025-07-09T08:21:00Z">
            <w:rPr>
              <w:rFonts w:ascii="Verdana" w:hAnsi="Verdana"/>
            </w:rPr>
          </w:rPrChange>
        </w:rPr>
        <w:t xml:space="preserve"> It’s </w:t>
      </w:r>
      <w:r w:rsidRPr="00223481">
        <w:rPr>
          <w:rFonts w:ascii="Verdana" w:hAnsi="Verdana"/>
          <w:b/>
          <w:bCs/>
          <w:lang w:val="en-GB"/>
          <w:rPrChange w:id="176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thirty!</w:t>
      </w:r>
    </w:p>
    <w:p w14:paraId="4A6CEBB4" w14:textId="77777777" w:rsidR="005A4CE8" w:rsidRPr="00223481" w:rsidRDefault="005A4CE8">
      <w:pPr>
        <w:rPr>
          <w:rFonts w:ascii="Verdana" w:hAnsi="Verdana"/>
          <w:lang w:val="en-GB"/>
          <w:rPrChange w:id="1770" w:author="Gareth Harding" w:date="2025-07-09T10:21:00Z" w16du:dateUtc="2025-07-09T08:21:00Z">
            <w:rPr>
              <w:rFonts w:ascii="Verdana" w:hAnsi="Verdana"/>
            </w:rPr>
          </w:rPrChange>
        </w:rPr>
        <w:pPrChange w:id="177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72" w:author="Gareth Harding" w:date="2025-07-09T10:21:00Z" w16du:dateUtc="2025-07-09T08:21:00Z">
            <w:rPr>
              <w:rFonts w:ascii="Verdana" w:hAnsi="Verdana"/>
            </w:rPr>
          </w:rPrChange>
        </w:rPr>
        <w:t>– “What number is before 100?”</w:t>
      </w:r>
    </w:p>
    <w:p w14:paraId="4F9B317B" w14:textId="77777777" w:rsidR="005A4CE8" w:rsidRPr="00223481" w:rsidRDefault="005A4CE8">
      <w:pPr>
        <w:rPr>
          <w:rFonts w:ascii="Verdana" w:hAnsi="Verdana"/>
          <w:lang w:val="en-GB"/>
          <w:rPrChange w:id="1773" w:author="Gareth Harding" w:date="2025-07-09T10:21:00Z" w16du:dateUtc="2025-07-09T08:21:00Z">
            <w:rPr>
              <w:rFonts w:ascii="Verdana" w:hAnsi="Verdana"/>
            </w:rPr>
          </w:rPrChange>
        </w:rPr>
        <w:pPrChange w:id="177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Arial" w:hAnsi="Arial" w:cs="Arial"/>
          <w:lang w:val="en-GB"/>
          <w:rPrChange w:id="1775" w:author="Gareth Harding" w:date="2025-07-09T10:21:00Z" w16du:dateUtc="2025-07-09T08:21:00Z">
            <w:rPr>
              <w:rFonts w:ascii="Arial" w:hAnsi="Arial" w:cs="Arial"/>
            </w:rPr>
          </w:rPrChange>
        </w:rPr>
        <w:t>→</w:t>
      </w:r>
      <w:r w:rsidRPr="00223481">
        <w:rPr>
          <w:rFonts w:ascii="Verdana" w:hAnsi="Verdana"/>
          <w:lang w:val="en-GB"/>
          <w:rPrChange w:id="1776" w:author="Gareth Harding" w:date="2025-07-09T10:21:00Z" w16du:dateUtc="2025-07-09T08:21:00Z">
            <w:rPr>
              <w:rFonts w:ascii="Verdana" w:hAnsi="Verdana"/>
            </w:rPr>
          </w:rPrChange>
        </w:rPr>
        <w:t xml:space="preserve"> It’s </w:t>
      </w:r>
      <w:r w:rsidRPr="00223481">
        <w:rPr>
          <w:rFonts w:ascii="Verdana" w:hAnsi="Verdana"/>
          <w:b/>
          <w:bCs/>
          <w:lang w:val="en-GB"/>
          <w:rPrChange w:id="177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ninety-nine!</w:t>
      </w:r>
    </w:p>
    <w:p w14:paraId="0FC61467" w14:textId="77777777" w:rsidR="005A4CE8" w:rsidRPr="00223481" w:rsidRDefault="005A4CE8">
      <w:pPr>
        <w:rPr>
          <w:rFonts w:ascii="Verdana" w:hAnsi="Verdana"/>
          <w:lang w:val="en-GB"/>
          <w:rPrChange w:id="1778" w:author="Gareth Harding" w:date="2025-07-09T10:21:00Z" w16du:dateUtc="2025-07-09T08:21:00Z">
            <w:rPr>
              <w:rFonts w:ascii="Verdana" w:hAnsi="Verdana"/>
            </w:rPr>
          </w:rPrChange>
        </w:rPr>
        <w:pPrChange w:id="177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06E6AEC" w14:textId="77777777" w:rsidR="00D5095E" w:rsidRPr="00223481" w:rsidRDefault="00D5095E">
      <w:pPr>
        <w:rPr>
          <w:rFonts w:ascii="Verdana" w:hAnsi="Verdana"/>
          <w:lang w:val="en-GB"/>
          <w:rPrChange w:id="1780" w:author="Gareth Harding" w:date="2025-07-09T10:21:00Z" w16du:dateUtc="2025-07-09T08:21:00Z">
            <w:rPr>
              <w:rFonts w:ascii="Verdana" w:hAnsi="Verdana"/>
            </w:rPr>
          </w:rPrChange>
        </w:rPr>
        <w:pPrChange w:id="178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782" w:author="Gareth Harding" w:date="2025-07-09T10:21:00Z" w16du:dateUtc="2025-07-09T08:21:00Z">
            <w:rPr>
              <w:rFonts w:ascii="Verdana" w:hAnsi="Verdana"/>
            </w:rPr>
          </w:rPrChange>
        </w:rPr>
        <w:t>I love counting! And you?</w:t>
      </w:r>
    </w:p>
    <w:p w14:paraId="2DB9BAC8" w14:textId="77777777" w:rsidR="005A4CE8" w:rsidRPr="00223481" w:rsidRDefault="005A4CE8">
      <w:pPr>
        <w:rPr>
          <w:rFonts w:ascii="Verdana" w:hAnsi="Verdana"/>
          <w:lang w:val="en-GB"/>
          <w:rPrChange w:id="1783" w:author="Gareth Harding" w:date="2025-07-09T10:21:00Z" w16du:dateUtc="2025-07-09T08:21:00Z">
            <w:rPr>
              <w:rFonts w:ascii="Verdana" w:hAnsi="Verdana"/>
            </w:rPr>
          </w:rPrChange>
        </w:rPr>
        <w:pPrChange w:id="178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C01CBD7" w14:textId="56B2E1C6" w:rsidR="005A4CE8" w:rsidRDefault="000279E4" w:rsidP="004D7559">
      <w:pPr>
        <w:adjustRightInd w:val="0"/>
        <w:snapToGrid w:val="0"/>
        <w:rPr>
          <w:rFonts w:ascii="Verdana" w:hAnsi="Verdana"/>
          <w:b/>
          <w:bCs/>
          <w:color w:val="00B050"/>
        </w:rPr>
      </w:pPr>
      <w:proofErr w:type="spellStart"/>
      <w:r w:rsidRPr="00F245C1">
        <w:rPr>
          <w:rFonts w:ascii="Verdana" w:hAnsi="Verdana"/>
          <w:b/>
          <w:bCs/>
          <w:color w:val="00B050"/>
        </w:rPr>
        <w:t>Comprehension</w:t>
      </w:r>
      <w:proofErr w:type="spellEnd"/>
      <w:r w:rsidRPr="00F245C1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00B050"/>
        </w:rPr>
        <w:t>Questions</w:t>
      </w:r>
      <w:proofErr w:type="spellEnd"/>
    </w:p>
    <w:p w14:paraId="42ED2F16" w14:textId="77777777" w:rsidR="005C6FA8" w:rsidRPr="00F245C1" w:rsidRDefault="005C6FA8" w:rsidP="004D7559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751F6FE7" w14:textId="77777777" w:rsidR="005A4CE8" w:rsidRPr="005A4CE8" w:rsidRDefault="005A4CE8">
      <w:pPr>
        <w:numPr>
          <w:ilvl w:val="0"/>
          <w:numId w:val="28"/>
        </w:numPr>
        <w:rPr>
          <w:rFonts w:ascii="Verdana" w:hAnsi="Verdana"/>
          <w:b/>
          <w:bCs/>
        </w:rPr>
        <w:pPrChange w:id="1785" w:author="Gareth Harding" w:date="2025-07-09T17:30:00Z" w16du:dateUtc="2025-07-09T15:30:00Z">
          <w:pPr>
            <w:numPr>
              <w:numId w:val="2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proofErr w:type="spellStart"/>
      <w:r w:rsidRPr="005A4CE8">
        <w:rPr>
          <w:rFonts w:ascii="Verdana" w:hAnsi="Verdana"/>
          <w:b/>
          <w:bCs/>
        </w:rPr>
        <w:t>What</w:t>
      </w:r>
      <w:proofErr w:type="spellEnd"/>
      <w:r w:rsidRPr="005A4CE8">
        <w:rPr>
          <w:rFonts w:ascii="Verdana" w:hAnsi="Verdana"/>
          <w:b/>
          <w:bCs/>
        </w:rPr>
        <w:t xml:space="preserve"> </w:t>
      </w:r>
      <w:proofErr w:type="spellStart"/>
      <w:r w:rsidRPr="005A4CE8">
        <w:rPr>
          <w:rFonts w:ascii="Verdana" w:hAnsi="Verdana"/>
          <w:b/>
          <w:bCs/>
        </w:rPr>
        <w:t>does</w:t>
      </w:r>
      <w:proofErr w:type="spellEnd"/>
      <w:r w:rsidRPr="005A4CE8">
        <w:rPr>
          <w:rFonts w:ascii="Verdana" w:hAnsi="Verdana"/>
          <w:b/>
          <w:bCs/>
        </w:rPr>
        <w:t xml:space="preserve"> Leo </w:t>
      </w:r>
      <w:proofErr w:type="spellStart"/>
      <w:r w:rsidRPr="005A4CE8">
        <w:rPr>
          <w:rFonts w:ascii="Verdana" w:hAnsi="Verdana"/>
          <w:b/>
          <w:bCs/>
        </w:rPr>
        <w:t>love</w:t>
      </w:r>
      <w:proofErr w:type="spellEnd"/>
      <w:r w:rsidRPr="005A4CE8">
        <w:rPr>
          <w:rFonts w:ascii="Verdana" w:hAnsi="Verdana"/>
          <w:b/>
          <w:bCs/>
        </w:rPr>
        <w:t>?</w:t>
      </w:r>
    </w:p>
    <w:p w14:paraId="5214FA30" w14:textId="3B744834" w:rsidR="005A4CE8" w:rsidRPr="005A4CE8" w:rsidRDefault="005A4CE8">
      <w:pPr>
        <w:rPr>
          <w:rFonts w:ascii="Verdana" w:hAnsi="Verdana"/>
        </w:rPr>
        <w:pPrChange w:id="178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5A4CE8">
        <w:rPr>
          <w:rFonts w:ascii="Verdana" w:hAnsi="Verdana"/>
          <w:highlight w:val="yellow"/>
        </w:rPr>
        <w:t>Numbers</w:t>
      </w:r>
      <w:proofErr w:type="spellEnd"/>
    </w:p>
    <w:p w14:paraId="09CED44A" w14:textId="3A555F8E" w:rsidR="005A4CE8" w:rsidRPr="005A4CE8" w:rsidRDefault="005A4CE8">
      <w:pPr>
        <w:rPr>
          <w:rFonts w:ascii="Verdana" w:hAnsi="Verdana"/>
        </w:rPr>
        <w:pPrChange w:id="178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5A4CE8">
        <w:rPr>
          <w:rFonts w:ascii="Verdana" w:hAnsi="Verdana"/>
        </w:rPr>
        <w:t>Chocolate</w:t>
      </w:r>
    </w:p>
    <w:p w14:paraId="5EB2CDFB" w14:textId="0FC7D32F" w:rsidR="005A4CE8" w:rsidRDefault="005A4CE8" w:rsidP="004D7559">
      <w:pPr>
        <w:rPr>
          <w:ins w:id="1788" w:author="Gareth Harding" w:date="2025-07-09T17:44:00Z" w16du:dateUtc="2025-07-09T15:44:00Z"/>
          <w:rFonts w:ascii="Verdana" w:hAnsi="Verdana"/>
        </w:rPr>
      </w:pPr>
      <w:proofErr w:type="spellStart"/>
      <w:r w:rsidRPr="005A4CE8">
        <w:rPr>
          <w:rFonts w:ascii="Verdana" w:hAnsi="Verdana"/>
        </w:rPr>
        <w:t>Books</w:t>
      </w:r>
      <w:proofErr w:type="spellEnd"/>
    </w:p>
    <w:p w14:paraId="7B4F020F" w14:textId="77777777" w:rsidR="00360E28" w:rsidRPr="005A4CE8" w:rsidRDefault="00360E28">
      <w:pPr>
        <w:rPr>
          <w:rFonts w:ascii="Verdana" w:hAnsi="Verdana"/>
        </w:rPr>
        <w:pPrChange w:id="178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CF941A6" w14:textId="77777777" w:rsidR="005A4CE8" w:rsidRPr="00223481" w:rsidRDefault="005A4CE8">
      <w:pPr>
        <w:numPr>
          <w:ilvl w:val="0"/>
          <w:numId w:val="28"/>
        </w:numPr>
        <w:rPr>
          <w:rFonts w:ascii="Verdana" w:hAnsi="Verdana"/>
          <w:b/>
          <w:bCs/>
          <w:lang w:val="en-GB"/>
          <w:rPrChange w:id="179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791" w:author="Gareth Harding" w:date="2025-07-09T17:30:00Z" w16du:dateUtc="2025-07-09T15:30:00Z">
          <w:pPr>
            <w:numPr>
              <w:numId w:val="2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79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number comes after ten?</w:t>
      </w:r>
    </w:p>
    <w:p w14:paraId="51582E75" w14:textId="7845103C" w:rsidR="005A4CE8" w:rsidRPr="005A4CE8" w:rsidRDefault="005A4CE8">
      <w:pPr>
        <w:rPr>
          <w:rFonts w:ascii="Verdana" w:hAnsi="Verdana"/>
        </w:rPr>
        <w:pPrChange w:id="179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5A4CE8">
        <w:rPr>
          <w:rFonts w:ascii="Verdana" w:hAnsi="Verdana"/>
          <w:highlight w:val="yellow"/>
        </w:rPr>
        <w:t>Eleven</w:t>
      </w:r>
    </w:p>
    <w:p w14:paraId="3EFB1E56" w14:textId="6C644B70" w:rsidR="005A4CE8" w:rsidRPr="005A4CE8" w:rsidRDefault="005A4CE8">
      <w:pPr>
        <w:rPr>
          <w:rFonts w:ascii="Verdana" w:hAnsi="Verdana"/>
        </w:rPr>
        <w:pPrChange w:id="179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5A4CE8">
        <w:rPr>
          <w:rFonts w:ascii="Verdana" w:hAnsi="Verdana"/>
        </w:rPr>
        <w:t>Twenty</w:t>
      </w:r>
      <w:proofErr w:type="spellEnd"/>
    </w:p>
    <w:p w14:paraId="42C7AF4B" w14:textId="55D4660C" w:rsidR="005A4CE8" w:rsidRDefault="005A4CE8" w:rsidP="004D7559">
      <w:pPr>
        <w:rPr>
          <w:ins w:id="1795" w:author="Gareth Harding" w:date="2025-07-09T17:44:00Z" w16du:dateUtc="2025-07-09T15:44:00Z"/>
          <w:rFonts w:ascii="Verdana" w:hAnsi="Verdana"/>
        </w:rPr>
      </w:pPr>
      <w:proofErr w:type="spellStart"/>
      <w:r w:rsidRPr="005A4CE8">
        <w:rPr>
          <w:rFonts w:ascii="Verdana" w:hAnsi="Verdana"/>
        </w:rPr>
        <w:t>Nine</w:t>
      </w:r>
      <w:proofErr w:type="spellEnd"/>
    </w:p>
    <w:p w14:paraId="7E1DC504" w14:textId="77777777" w:rsidR="00360E28" w:rsidRPr="005A4CE8" w:rsidRDefault="00360E28">
      <w:pPr>
        <w:rPr>
          <w:rFonts w:ascii="Verdana" w:hAnsi="Verdana"/>
        </w:rPr>
        <w:pPrChange w:id="179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40BC169" w14:textId="77777777" w:rsidR="005A4CE8" w:rsidRPr="00223481" w:rsidRDefault="005A4CE8">
      <w:pPr>
        <w:numPr>
          <w:ilvl w:val="0"/>
          <w:numId w:val="28"/>
        </w:numPr>
        <w:rPr>
          <w:rFonts w:ascii="Verdana" w:hAnsi="Verdana"/>
          <w:b/>
          <w:bCs/>
          <w:lang w:val="en-GB"/>
          <w:rPrChange w:id="179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798" w:author="Gareth Harding" w:date="2025-07-09T17:30:00Z" w16du:dateUtc="2025-07-09T15:30:00Z">
          <w:pPr>
            <w:numPr>
              <w:numId w:val="2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79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How does Leo count in class?</w:t>
      </w:r>
    </w:p>
    <w:p w14:paraId="2207A7BF" w14:textId="346E3740" w:rsidR="005A4CE8" w:rsidRPr="00223481" w:rsidRDefault="005A4CE8">
      <w:pPr>
        <w:rPr>
          <w:rFonts w:ascii="Verdana" w:hAnsi="Verdana"/>
          <w:lang w:val="en-GB"/>
          <w:rPrChange w:id="1800" w:author="Gareth Harding" w:date="2025-07-09T10:21:00Z" w16du:dateUtc="2025-07-09T08:21:00Z">
            <w:rPr>
              <w:rFonts w:ascii="Verdana" w:hAnsi="Verdana"/>
            </w:rPr>
          </w:rPrChange>
        </w:rPr>
        <w:pPrChange w:id="180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highlight w:val="yellow"/>
          <w:lang w:val="en-GB"/>
          <w:rPrChange w:id="180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In tens</w:t>
      </w:r>
    </w:p>
    <w:p w14:paraId="1ABB129F" w14:textId="7700AAB6" w:rsidR="005A4CE8" w:rsidRPr="00223481" w:rsidRDefault="005A4CE8">
      <w:pPr>
        <w:rPr>
          <w:rFonts w:ascii="Verdana" w:hAnsi="Verdana"/>
          <w:lang w:val="en-GB"/>
          <w:rPrChange w:id="1803" w:author="Gareth Harding" w:date="2025-07-09T10:21:00Z" w16du:dateUtc="2025-07-09T08:21:00Z">
            <w:rPr>
              <w:rFonts w:ascii="Verdana" w:hAnsi="Verdana"/>
            </w:rPr>
          </w:rPrChange>
        </w:rPr>
        <w:pPrChange w:id="180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05" w:author="Gareth Harding" w:date="2025-07-09T10:21:00Z" w16du:dateUtc="2025-07-09T08:21:00Z">
            <w:rPr>
              <w:rFonts w:ascii="Verdana" w:hAnsi="Verdana"/>
            </w:rPr>
          </w:rPrChange>
        </w:rPr>
        <w:t>In fives</w:t>
      </w:r>
    </w:p>
    <w:p w14:paraId="15C61523" w14:textId="32F9698C" w:rsidR="005A4CE8" w:rsidRDefault="005A4CE8" w:rsidP="004D7559">
      <w:pPr>
        <w:rPr>
          <w:ins w:id="1806" w:author="Gareth Harding" w:date="2025-07-09T17:44:00Z" w16du:dateUtc="2025-07-09T15:44:00Z"/>
          <w:rFonts w:ascii="Verdana" w:hAnsi="Verdana"/>
          <w:lang w:val="en-GB"/>
        </w:rPr>
      </w:pPr>
      <w:r w:rsidRPr="00223481">
        <w:rPr>
          <w:rFonts w:ascii="Verdana" w:hAnsi="Verdana"/>
          <w:lang w:val="en-GB"/>
          <w:rPrChange w:id="1807" w:author="Gareth Harding" w:date="2025-07-09T10:21:00Z" w16du:dateUtc="2025-07-09T08:21:00Z">
            <w:rPr>
              <w:rFonts w:ascii="Verdana" w:hAnsi="Verdana"/>
            </w:rPr>
          </w:rPrChange>
        </w:rPr>
        <w:t>In twos</w:t>
      </w:r>
    </w:p>
    <w:p w14:paraId="5EE77A0C" w14:textId="77777777" w:rsidR="00360E28" w:rsidRPr="00223481" w:rsidRDefault="00360E28">
      <w:pPr>
        <w:rPr>
          <w:rFonts w:ascii="Verdana" w:hAnsi="Verdana"/>
          <w:lang w:val="en-GB"/>
          <w:rPrChange w:id="1808" w:author="Gareth Harding" w:date="2025-07-09T10:21:00Z" w16du:dateUtc="2025-07-09T08:21:00Z">
            <w:rPr>
              <w:rFonts w:ascii="Verdana" w:hAnsi="Verdana"/>
            </w:rPr>
          </w:rPrChange>
        </w:rPr>
        <w:pPrChange w:id="180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B259C1B" w14:textId="24359971" w:rsidR="005A4CE8" w:rsidRPr="00223481" w:rsidRDefault="005A4CE8">
      <w:pPr>
        <w:numPr>
          <w:ilvl w:val="0"/>
          <w:numId w:val="28"/>
        </w:numPr>
        <w:rPr>
          <w:rFonts w:ascii="Verdana" w:hAnsi="Verdana"/>
          <w:b/>
          <w:bCs/>
          <w:lang w:val="en-GB"/>
          <w:rPrChange w:id="181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811" w:author="Gareth Harding" w:date="2025-07-09T17:30:00Z" w16du:dateUtc="2025-07-09T15:30:00Z">
          <w:pPr>
            <w:numPr>
              <w:numId w:val="2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81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number comes after twenty</w:t>
      </w:r>
      <w:ins w:id="1813" w:author="Gareth Harding" w:date="2025-07-09T11:01:00Z" w16du:dateUtc="2025-07-09T09:01:00Z">
        <w:r w:rsidR="00F915C6">
          <w:rPr>
            <w:rFonts w:ascii="Verdana" w:hAnsi="Verdana"/>
            <w:b/>
            <w:bCs/>
            <w:lang w:val="en-GB"/>
          </w:rPr>
          <w:t>-</w:t>
        </w:r>
      </w:ins>
      <w:ins w:id="1814" w:author="Gareth Harding" w:date="2025-07-09T11:00:00Z" w16du:dateUtc="2025-07-09T09:00:00Z">
        <w:r w:rsidR="00F915C6">
          <w:rPr>
            <w:rFonts w:ascii="Verdana" w:hAnsi="Verdana"/>
            <w:b/>
            <w:bCs/>
            <w:lang w:val="en-GB"/>
          </w:rPr>
          <w:t>nine</w:t>
        </w:r>
      </w:ins>
      <w:r w:rsidRPr="00223481">
        <w:rPr>
          <w:rFonts w:ascii="Verdana" w:hAnsi="Verdana"/>
          <w:b/>
          <w:bCs/>
          <w:lang w:val="en-GB"/>
          <w:rPrChange w:id="181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?</w:t>
      </w:r>
    </w:p>
    <w:p w14:paraId="1CE2A116" w14:textId="483715D7" w:rsidR="005A4CE8" w:rsidRPr="005A4CE8" w:rsidRDefault="005A4CE8">
      <w:pPr>
        <w:rPr>
          <w:rFonts w:ascii="Verdana" w:hAnsi="Verdana"/>
        </w:rPr>
        <w:pPrChange w:id="181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5A4CE8">
        <w:rPr>
          <w:rFonts w:ascii="Verdana" w:hAnsi="Verdana"/>
          <w:highlight w:val="yellow"/>
        </w:rPr>
        <w:t>Thirty</w:t>
      </w:r>
      <w:proofErr w:type="spellEnd"/>
    </w:p>
    <w:p w14:paraId="3D4A8469" w14:textId="3F418AC5" w:rsidR="005A4CE8" w:rsidRPr="005A4CE8" w:rsidRDefault="005A4CE8">
      <w:pPr>
        <w:rPr>
          <w:rFonts w:ascii="Verdana" w:hAnsi="Verdana"/>
        </w:rPr>
        <w:pPrChange w:id="181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5A4CE8">
        <w:rPr>
          <w:rFonts w:ascii="Verdana" w:hAnsi="Verdana"/>
        </w:rPr>
        <w:t>Forty</w:t>
      </w:r>
      <w:proofErr w:type="spellEnd"/>
    </w:p>
    <w:p w14:paraId="6EC68B8E" w14:textId="230D3505" w:rsidR="005A4CE8" w:rsidRDefault="005A4CE8" w:rsidP="004D7559">
      <w:pPr>
        <w:rPr>
          <w:ins w:id="1818" w:author="Gareth Harding" w:date="2025-07-09T17:44:00Z" w16du:dateUtc="2025-07-09T15:44:00Z"/>
          <w:rFonts w:ascii="Verdana" w:hAnsi="Verdana"/>
        </w:rPr>
      </w:pPr>
      <w:proofErr w:type="spellStart"/>
      <w:r w:rsidRPr="005A4CE8">
        <w:rPr>
          <w:rFonts w:ascii="Verdana" w:hAnsi="Verdana"/>
        </w:rPr>
        <w:t>Twenty-one</w:t>
      </w:r>
      <w:proofErr w:type="spellEnd"/>
    </w:p>
    <w:p w14:paraId="48C85039" w14:textId="77777777" w:rsidR="00360E28" w:rsidRPr="005A4CE8" w:rsidRDefault="00360E28">
      <w:pPr>
        <w:rPr>
          <w:rFonts w:ascii="Verdana" w:hAnsi="Verdana"/>
        </w:rPr>
        <w:pPrChange w:id="181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7C2EC03B" w14:textId="046B2856" w:rsidR="00F660BD" w:rsidRPr="00F245C1" w:rsidRDefault="00F660BD">
      <w:pPr>
        <w:numPr>
          <w:ilvl w:val="0"/>
          <w:numId w:val="28"/>
        </w:numPr>
        <w:rPr>
          <w:rFonts w:ascii="Verdana" w:hAnsi="Verdana"/>
          <w:b/>
          <w:bCs/>
        </w:rPr>
        <w:pPrChange w:id="1820" w:author="Gareth Harding" w:date="2025-07-09T17:30:00Z" w16du:dateUtc="2025-07-09T15:30:00Z">
          <w:pPr>
            <w:numPr>
              <w:numId w:val="2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F245C1">
        <w:rPr>
          <w:rFonts w:ascii="Verdana" w:hAnsi="Verdana"/>
          <w:b/>
          <w:bCs/>
        </w:rPr>
        <w:t xml:space="preserve">Can Leo </w:t>
      </w:r>
      <w:proofErr w:type="spellStart"/>
      <w:r w:rsidRPr="00F245C1">
        <w:rPr>
          <w:rFonts w:ascii="Verdana" w:hAnsi="Verdana"/>
          <w:b/>
          <w:bCs/>
        </w:rPr>
        <w:t>count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to</w:t>
      </w:r>
      <w:proofErr w:type="spellEnd"/>
      <w:r w:rsidRPr="00F245C1">
        <w:rPr>
          <w:rFonts w:ascii="Verdana" w:hAnsi="Verdana"/>
          <w:b/>
          <w:bCs/>
        </w:rPr>
        <w:t xml:space="preserve"> 10?</w:t>
      </w:r>
    </w:p>
    <w:p w14:paraId="2BD850BA" w14:textId="34E3112E" w:rsidR="00F660BD" w:rsidRPr="00F245C1" w:rsidRDefault="00F660BD">
      <w:pPr>
        <w:rPr>
          <w:rFonts w:ascii="Verdana" w:hAnsi="Verdana"/>
        </w:rPr>
        <w:pPrChange w:id="182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  <w:highlight w:val="yellow"/>
        </w:rPr>
        <w:t>Yes, he can</w:t>
      </w:r>
      <w:del w:id="1822" w:author="Gareth Harding" w:date="2025-07-09T11:01:00Z" w16du:dateUtc="2025-07-09T09:01:00Z">
        <w:r w:rsidRPr="00F245C1" w:rsidDel="00F915C6">
          <w:rPr>
            <w:rFonts w:ascii="Verdana" w:hAnsi="Verdana"/>
            <w:highlight w:val="yellow"/>
          </w:rPr>
          <w:delText>.</w:delText>
        </w:r>
      </w:del>
    </w:p>
    <w:p w14:paraId="486AD3BF" w14:textId="0616E02A" w:rsidR="00F660BD" w:rsidRDefault="00F660BD" w:rsidP="004D7559">
      <w:pPr>
        <w:rPr>
          <w:ins w:id="1823" w:author="Gareth Harding" w:date="2025-07-09T17:44:00Z" w16du:dateUtc="2025-07-09T15:44:00Z"/>
          <w:rFonts w:ascii="Verdana" w:hAnsi="Verdana"/>
        </w:rPr>
      </w:pPr>
      <w:r w:rsidRPr="00F245C1">
        <w:rPr>
          <w:rFonts w:ascii="Verdana" w:hAnsi="Verdana"/>
        </w:rPr>
        <w:t xml:space="preserve">No, he </w:t>
      </w:r>
      <w:proofErr w:type="spellStart"/>
      <w:r w:rsidRPr="00F245C1">
        <w:rPr>
          <w:rFonts w:ascii="Verdana" w:hAnsi="Verdana"/>
        </w:rPr>
        <w:t>can’t</w:t>
      </w:r>
      <w:proofErr w:type="spellEnd"/>
      <w:del w:id="1824" w:author="Gareth Harding" w:date="2025-07-09T11:01:00Z" w16du:dateUtc="2025-07-09T09:01:00Z">
        <w:r w:rsidRPr="00F245C1" w:rsidDel="00F915C6">
          <w:rPr>
            <w:rFonts w:ascii="Verdana" w:hAnsi="Verdana"/>
          </w:rPr>
          <w:delText>.</w:delText>
        </w:r>
      </w:del>
    </w:p>
    <w:p w14:paraId="36AFE1E8" w14:textId="77777777" w:rsidR="00360E28" w:rsidRPr="00F245C1" w:rsidRDefault="00360E28">
      <w:pPr>
        <w:rPr>
          <w:rFonts w:ascii="Verdana" w:hAnsi="Verdana"/>
        </w:rPr>
        <w:pPrChange w:id="182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2B12A55" w14:textId="77777777" w:rsidR="00F660BD" w:rsidRPr="005A4CE8" w:rsidRDefault="00F660BD">
      <w:pPr>
        <w:numPr>
          <w:ilvl w:val="0"/>
          <w:numId w:val="28"/>
        </w:numPr>
        <w:rPr>
          <w:rFonts w:ascii="Verdana" w:hAnsi="Verdana"/>
          <w:b/>
          <w:bCs/>
        </w:rPr>
        <w:pPrChange w:id="1826" w:author="Gareth Harding" w:date="2025-07-09T17:30:00Z" w16du:dateUtc="2025-07-09T15:30:00Z">
          <w:pPr>
            <w:numPr>
              <w:numId w:val="2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5A4CE8">
        <w:rPr>
          <w:rFonts w:ascii="Verdana" w:hAnsi="Verdana"/>
          <w:b/>
          <w:bCs/>
        </w:rPr>
        <w:t xml:space="preserve">Who </w:t>
      </w:r>
      <w:proofErr w:type="spellStart"/>
      <w:r w:rsidRPr="005A4CE8">
        <w:rPr>
          <w:rFonts w:ascii="Verdana" w:hAnsi="Verdana"/>
          <w:b/>
          <w:bCs/>
        </w:rPr>
        <w:t>is</w:t>
      </w:r>
      <w:proofErr w:type="spellEnd"/>
      <w:r w:rsidRPr="005A4CE8">
        <w:rPr>
          <w:rFonts w:ascii="Verdana" w:hAnsi="Verdana"/>
          <w:b/>
          <w:bCs/>
        </w:rPr>
        <w:t xml:space="preserve"> Leo?</w:t>
      </w:r>
    </w:p>
    <w:p w14:paraId="21B1C9E2" w14:textId="0D5881DC" w:rsidR="00F660BD" w:rsidRPr="005A4CE8" w:rsidRDefault="00F660BD">
      <w:pPr>
        <w:rPr>
          <w:rFonts w:ascii="Verdana" w:hAnsi="Verdana"/>
        </w:rPr>
        <w:pPrChange w:id="182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5A4CE8">
        <w:rPr>
          <w:rFonts w:ascii="Verdana" w:hAnsi="Verdana"/>
          <w:highlight w:val="yellow"/>
        </w:rPr>
        <w:t xml:space="preserve">A </w:t>
      </w:r>
      <w:proofErr w:type="spellStart"/>
      <w:r w:rsidRPr="005A4CE8">
        <w:rPr>
          <w:rFonts w:ascii="Verdana" w:hAnsi="Verdana"/>
          <w:highlight w:val="yellow"/>
        </w:rPr>
        <w:t>lion</w:t>
      </w:r>
      <w:proofErr w:type="spellEnd"/>
    </w:p>
    <w:p w14:paraId="3C9AB61F" w14:textId="50A4BBB0" w:rsidR="00F660BD" w:rsidRPr="005A4CE8" w:rsidRDefault="00F660BD">
      <w:pPr>
        <w:rPr>
          <w:rFonts w:ascii="Verdana" w:hAnsi="Verdana"/>
        </w:rPr>
        <w:pPrChange w:id="182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5A4CE8">
        <w:rPr>
          <w:rFonts w:ascii="Verdana" w:hAnsi="Verdana"/>
        </w:rPr>
        <w:t xml:space="preserve">A </w:t>
      </w:r>
      <w:proofErr w:type="spellStart"/>
      <w:r w:rsidRPr="005A4CE8">
        <w:rPr>
          <w:rFonts w:ascii="Verdana" w:hAnsi="Verdana"/>
        </w:rPr>
        <w:t>monkey</w:t>
      </w:r>
      <w:proofErr w:type="spellEnd"/>
    </w:p>
    <w:p w14:paraId="1649A6FF" w14:textId="3DAB1E75" w:rsidR="00F660BD" w:rsidRPr="005A4CE8" w:rsidRDefault="00F660BD">
      <w:pPr>
        <w:rPr>
          <w:rFonts w:ascii="Verdana" w:hAnsi="Verdana"/>
        </w:rPr>
        <w:pPrChange w:id="182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5A4CE8">
        <w:rPr>
          <w:rFonts w:ascii="Verdana" w:hAnsi="Verdana"/>
        </w:rPr>
        <w:t xml:space="preserve">A </w:t>
      </w:r>
      <w:proofErr w:type="spellStart"/>
      <w:r w:rsidRPr="005A4CE8">
        <w:rPr>
          <w:rFonts w:ascii="Verdana" w:hAnsi="Verdana"/>
        </w:rPr>
        <w:t>teacher</w:t>
      </w:r>
      <w:proofErr w:type="spellEnd"/>
    </w:p>
    <w:p w14:paraId="28E70B81" w14:textId="77777777" w:rsidR="00F660BD" w:rsidRDefault="00F660BD" w:rsidP="004D7559">
      <w:pPr>
        <w:rPr>
          <w:ins w:id="1830" w:author="Gareth Harding" w:date="2025-07-09T17:44:00Z" w16du:dateUtc="2025-07-09T15:44:00Z"/>
          <w:rFonts w:ascii="Verdana" w:hAnsi="Verdana"/>
        </w:rPr>
      </w:pPr>
    </w:p>
    <w:p w14:paraId="7FD82BDD" w14:textId="77777777" w:rsidR="00360E28" w:rsidRDefault="00360E28" w:rsidP="004D7559">
      <w:pPr>
        <w:rPr>
          <w:ins w:id="1831" w:author="Gareth Harding" w:date="2025-07-09T17:44:00Z" w16du:dateUtc="2025-07-09T15:44:00Z"/>
          <w:rFonts w:ascii="Verdana" w:hAnsi="Verdana"/>
        </w:rPr>
      </w:pPr>
    </w:p>
    <w:p w14:paraId="6093B8BE" w14:textId="77777777" w:rsidR="00360E28" w:rsidRDefault="00360E28" w:rsidP="004D7559">
      <w:pPr>
        <w:rPr>
          <w:ins w:id="1832" w:author="Gareth Harding" w:date="2025-07-09T17:44:00Z" w16du:dateUtc="2025-07-09T15:44:00Z"/>
          <w:rFonts w:ascii="Verdana" w:hAnsi="Verdana"/>
        </w:rPr>
      </w:pPr>
    </w:p>
    <w:p w14:paraId="0F839C04" w14:textId="77777777" w:rsidR="00360E28" w:rsidRPr="00F245C1" w:rsidRDefault="00360E28">
      <w:pPr>
        <w:rPr>
          <w:rFonts w:ascii="Verdana" w:hAnsi="Verdana"/>
        </w:rPr>
        <w:pPrChange w:id="1833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71858C32" w14:textId="77777777" w:rsidR="00E87B85" w:rsidRPr="00E87B85" w:rsidRDefault="00E87B85" w:rsidP="004D7559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r w:rsidRPr="00E87B85">
        <w:rPr>
          <w:rFonts w:ascii="Verdana" w:hAnsi="Verdana"/>
          <w:b/>
          <w:bCs/>
          <w:color w:val="215E99" w:themeColor="text2" w:themeTint="BF"/>
        </w:rPr>
        <w:t>Mia and Tom</w:t>
      </w:r>
    </w:p>
    <w:p w14:paraId="2B605379" w14:textId="77777777" w:rsidR="00E87B85" w:rsidRPr="00E87B85" w:rsidRDefault="00E87B85">
      <w:pPr>
        <w:rPr>
          <w:rFonts w:ascii="Verdana" w:hAnsi="Verdana"/>
        </w:rPr>
        <w:pPrChange w:id="1834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296F25CB" w14:textId="77777777" w:rsidR="00E87B85" w:rsidRPr="00223481" w:rsidRDefault="00E87B85">
      <w:pPr>
        <w:rPr>
          <w:rFonts w:ascii="Verdana" w:hAnsi="Verdana"/>
          <w:lang w:val="en-GB"/>
          <w:rPrChange w:id="1835" w:author="Gareth Harding" w:date="2025-07-09T10:21:00Z" w16du:dateUtc="2025-07-09T08:21:00Z">
            <w:rPr>
              <w:rFonts w:ascii="Verdana" w:hAnsi="Verdana"/>
            </w:rPr>
          </w:rPrChange>
        </w:rPr>
        <w:pPrChange w:id="183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37" w:author="Gareth Harding" w:date="2025-07-09T10:21:00Z" w16du:dateUtc="2025-07-09T08:21:00Z">
            <w:rPr>
              <w:rFonts w:ascii="Verdana" w:hAnsi="Verdana"/>
            </w:rPr>
          </w:rPrChange>
        </w:rPr>
        <w:t>Mia is a girl. She is seven.</w:t>
      </w:r>
    </w:p>
    <w:p w14:paraId="2809B89C" w14:textId="77777777" w:rsidR="00E87B85" w:rsidRPr="00223481" w:rsidRDefault="00E87B85">
      <w:pPr>
        <w:rPr>
          <w:rFonts w:ascii="Verdana" w:hAnsi="Verdana"/>
          <w:lang w:val="en-GB"/>
          <w:rPrChange w:id="1838" w:author="Gareth Harding" w:date="2025-07-09T10:21:00Z" w16du:dateUtc="2025-07-09T08:21:00Z">
            <w:rPr>
              <w:rFonts w:ascii="Verdana" w:hAnsi="Verdana"/>
            </w:rPr>
          </w:rPrChange>
        </w:rPr>
        <w:pPrChange w:id="183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40" w:author="Gareth Harding" w:date="2025-07-09T10:21:00Z" w16du:dateUtc="2025-07-09T08:21:00Z">
            <w:rPr>
              <w:rFonts w:ascii="Verdana" w:hAnsi="Verdana"/>
            </w:rPr>
          </w:rPrChange>
        </w:rPr>
        <w:t>She likes wearing sunglasses and riding her bike.</w:t>
      </w:r>
    </w:p>
    <w:p w14:paraId="17FC06AD" w14:textId="77777777" w:rsidR="00E87B85" w:rsidRPr="00223481" w:rsidRDefault="00E87B85">
      <w:pPr>
        <w:rPr>
          <w:rFonts w:ascii="Verdana" w:hAnsi="Verdana"/>
          <w:lang w:val="en-GB"/>
          <w:rPrChange w:id="1841" w:author="Gareth Harding" w:date="2025-07-09T10:21:00Z" w16du:dateUtc="2025-07-09T08:21:00Z">
            <w:rPr>
              <w:rFonts w:ascii="Verdana" w:hAnsi="Verdana"/>
            </w:rPr>
          </w:rPrChange>
        </w:rPr>
        <w:pPrChange w:id="1842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43" w:author="Gareth Harding" w:date="2025-07-09T10:21:00Z" w16du:dateUtc="2025-07-09T08:21:00Z">
            <w:rPr>
              <w:rFonts w:ascii="Verdana" w:hAnsi="Verdana"/>
            </w:rPr>
          </w:rPrChange>
        </w:rPr>
        <w:t>She likes drawing, but she doesn’t like playing football.</w:t>
      </w:r>
    </w:p>
    <w:p w14:paraId="3A98D1B2" w14:textId="77777777" w:rsidR="00E87B85" w:rsidRPr="00223481" w:rsidRDefault="00E87B85">
      <w:pPr>
        <w:rPr>
          <w:rFonts w:ascii="Verdana" w:hAnsi="Verdana"/>
          <w:lang w:val="en-GB"/>
          <w:rPrChange w:id="1844" w:author="Gareth Harding" w:date="2025-07-09T10:21:00Z" w16du:dateUtc="2025-07-09T08:21:00Z">
            <w:rPr>
              <w:rFonts w:ascii="Verdana" w:hAnsi="Verdana"/>
            </w:rPr>
          </w:rPrChange>
        </w:rPr>
        <w:pPrChange w:id="1845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3B17202" w14:textId="77777777" w:rsidR="00E87B85" w:rsidRPr="00223481" w:rsidRDefault="00E87B85">
      <w:pPr>
        <w:rPr>
          <w:rFonts w:ascii="Verdana" w:hAnsi="Verdana"/>
          <w:lang w:val="en-GB"/>
          <w:rPrChange w:id="1846" w:author="Gareth Harding" w:date="2025-07-09T10:21:00Z" w16du:dateUtc="2025-07-09T08:21:00Z">
            <w:rPr>
              <w:rFonts w:ascii="Verdana" w:hAnsi="Verdana"/>
            </w:rPr>
          </w:rPrChange>
        </w:rPr>
        <w:pPrChange w:id="1847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48" w:author="Gareth Harding" w:date="2025-07-09T10:21:00Z" w16du:dateUtc="2025-07-09T08:21:00Z">
            <w:rPr>
              <w:rFonts w:ascii="Verdana" w:hAnsi="Verdana"/>
            </w:rPr>
          </w:rPrChange>
        </w:rPr>
        <w:t>Tom is her friend.</w:t>
      </w:r>
    </w:p>
    <w:p w14:paraId="196F7020" w14:textId="77777777" w:rsidR="00E87B85" w:rsidRPr="00223481" w:rsidRDefault="00E87B85">
      <w:pPr>
        <w:rPr>
          <w:rFonts w:ascii="Verdana" w:hAnsi="Verdana"/>
          <w:lang w:val="en-GB"/>
          <w:rPrChange w:id="1849" w:author="Gareth Harding" w:date="2025-07-09T10:21:00Z" w16du:dateUtc="2025-07-09T08:21:00Z">
            <w:rPr>
              <w:rFonts w:ascii="Verdana" w:hAnsi="Verdana"/>
            </w:rPr>
          </w:rPrChange>
        </w:rPr>
        <w:pPrChange w:id="185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51" w:author="Gareth Harding" w:date="2025-07-09T10:21:00Z" w16du:dateUtc="2025-07-09T08:21:00Z">
            <w:rPr>
              <w:rFonts w:ascii="Verdana" w:hAnsi="Verdana"/>
            </w:rPr>
          </w:rPrChange>
        </w:rPr>
        <w:t>He likes painting and dressing up.</w:t>
      </w:r>
    </w:p>
    <w:p w14:paraId="632D3458" w14:textId="77777777" w:rsidR="00E87B85" w:rsidRPr="00223481" w:rsidRDefault="00E87B85">
      <w:pPr>
        <w:rPr>
          <w:rFonts w:ascii="Verdana" w:hAnsi="Verdana"/>
          <w:lang w:val="en-GB"/>
          <w:rPrChange w:id="1852" w:author="Gareth Harding" w:date="2025-07-09T10:21:00Z" w16du:dateUtc="2025-07-09T08:21:00Z">
            <w:rPr>
              <w:rFonts w:ascii="Verdana" w:hAnsi="Verdana"/>
            </w:rPr>
          </w:rPrChange>
        </w:rPr>
        <w:pPrChange w:id="185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54" w:author="Gareth Harding" w:date="2025-07-09T10:21:00Z" w16du:dateUtc="2025-07-09T08:21:00Z">
            <w:rPr>
              <w:rFonts w:ascii="Verdana" w:hAnsi="Verdana"/>
            </w:rPr>
          </w:rPrChange>
        </w:rPr>
        <w:t>He doesn’t like skipping or drinking milk.</w:t>
      </w:r>
    </w:p>
    <w:p w14:paraId="583E0110" w14:textId="77777777" w:rsidR="00E87B85" w:rsidRPr="00223481" w:rsidRDefault="00E87B85">
      <w:pPr>
        <w:rPr>
          <w:rFonts w:ascii="Verdana" w:hAnsi="Verdana"/>
          <w:lang w:val="en-GB"/>
          <w:rPrChange w:id="1855" w:author="Gareth Harding" w:date="2025-07-09T10:21:00Z" w16du:dateUtc="2025-07-09T08:21:00Z">
            <w:rPr>
              <w:rFonts w:ascii="Verdana" w:hAnsi="Verdana"/>
            </w:rPr>
          </w:rPrChange>
        </w:rPr>
        <w:pPrChange w:id="185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DBBAEA2" w14:textId="77777777" w:rsidR="00E87B85" w:rsidRPr="00223481" w:rsidRDefault="00E87B85">
      <w:pPr>
        <w:rPr>
          <w:rFonts w:ascii="Verdana" w:hAnsi="Verdana"/>
          <w:lang w:val="en-GB"/>
          <w:rPrChange w:id="1857" w:author="Gareth Harding" w:date="2025-07-09T10:21:00Z" w16du:dateUtc="2025-07-09T08:21:00Z">
            <w:rPr>
              <w:rFonts w:ascii="Verdana" w:hAnsi="Verdana"/>
            </w:rPr>
          </w:rPrChange>
        </w:rPr>
        <w:pPrChange w:id="185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59" w:author="Gareth Harding" w:date="2025-07-09T10:21:00Z" w16du:dateUtc="2025-07-09T08:21:00Z">
            <w:rPr>
              <w:rFonts w:ascii="Verdana" w:hAnsi="Verdana"/>
            </w:rPr>
          </w:rPrChange>
        </w:rPr>
        <w:t>Mia and Tom are friends, and they play together every day.</w:t>
      </w:r>
    </w:p>
    <w:p w14:paraId="17094937" w14:textId="77777777" w:rsidR="00EF4ABF" w:rsidRPr="00223481" w:rsidRDefault="00EF4ABF">
      <w:pPr>
        <w:rPr>
          <w:rFonts w:ascii="Verdana" w:hAnsi="Verdana"/>
          <w:lang w:val="en-GB"/>
          <w:rPrChange w:id="1860" w:author="Gareth Harding" w:date="2025-07-09T10:21:00Z" w16du:dateUtc="2025-07-09T08:21:00Z">
            <w:rPr>
              <w:rFonts w:ascii="Verdana" w:hAnsi="Verdana"/>
            </w:rPr>
          </w:rPrChange>
        </w:rPr>
        <w:pPrChange w:id="1861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B9665B6" w14:textId="77777777" w:rsidR="00AF7613" w:rsidRPr="00F245C1" w:rsidRDefault="00AF7613" w:rsidP="004D7559">
      <w:pPr>
        <w:adjustRightInd w:val="0"/>
        <w:snapToGrid w:val="0"/>
        <w:rPr>
          <w:rFonts w:ascii="Verdana" w:hAnsi="Verdana"/>
          <w:b/>
          <w:bCs/>
          <w:color w:val="00B050"/>
        </w:rPr>
      </w:pPr>
      <w:proofErr w:type="spellStart"/>
      <w:r w:rsidRPr="00F245C1">
        <w:rPr>
          <w:rFonts w:ascii="Verdana" w:hAnsi="Verdana"/>
          <w:b/>
          <w:bCs/>
          <w:color w:val="00B050"/>
        </w:rPr>
        <w:t>Comprehension</w:t>
      </w:r>
      <w:proofErr w:type="spellEnd"/>
      <w:r w:rsidRPr="00F245C1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00B050"/>
        </w:rPr>
        <w:t>Questions</w:t>
      </w:r>
      <w:proofErr w:type="spellEnd"/>
    </w:p>
    <w:p w14:paraId="5571BDE6" w14:textId="77777777" w:rsidR="00E87B85" w:rsidRPr="00F245C1" w:rsidRDefault="00E87B85">
      <w:pPr>
        <w:rPr>
          <w:rFonts w:ascii="Verdana" w:hAnsi="Verdana"/>
        </w:rPr>
        <w:pPrChange w:id="1862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446AF0B7" w14:textId="77777777" w:rsidR="00AF7613" w:rsidRPr="00D90B79" w:rsidRDefault="00AF7613">
      <w:pPr>
        <w:numPr>
          <w:ilvl w:val="0"/>
          <w:numId w:val="32"/>
        </w:numPr>
        <w:ind w:left="426" w:hanging="426"/>
        <w:rPr>
          <w:rFonts w:ascii="Verdana" w:hAnsi="Verdana"/>
          <w:b/>
          <w:bCs/>
        </w:rPr>
        <w:pPrChange w:id="1863" w:author="Gareth Harding" w:date="2025-07-09T17:45:00Z" w16du:dateUtc="2025-07-09T15:45:00Z">
          <w:pPr>
            <w:numPr>
              <w:numId w:val="32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proofErr w:type="spellStart"/>
      <w:r w:rsidRPr="00D90B79">
        <w:rPr>
          <w:rFonts w:ascii="Verdana" w:hAnsi="Verdana"/>
          <w:b/>
          <w:bCs/>
        </w:rPr>
        <w:t>How</w:t>
      </w:r>
      <w:proofErr w:type="spellEnd"/>
      <w:r w:rsidRPr="00D90B79">
        <w:rPr>
          <w:rFonts w:ascii="Verdana" w:hAnsi="Verdana"/>
          <w:b/>
          <w:bCs/>
        </w:rPr>
        <w:t xml:space="preserve"> </w:t>
      </w:r>
      <w:proofErr w:type="spellStart"/>
      <w:r w:rsidRPr="00D90B79">
        <w:rPr>
          <w:rFonts w:ascii="Verdana" w:hAnsi="Verdana"/>
          <w:b/>
          <w:bCs/>
        </w:rPr>
        <w:t>old</w:t>
      </w:r>
      <w:proofErr w:type="spellEnd"/>
      <w:r w:rsidRPr="00D90B79">
        <w:rPr>
          <w:rFonts w:ascii="Verdana" w:hAnsi="Verdana"/>
          <w:b/>
          <w:bCs/>
        </w:rPr>
        <w:t xml:space="preserve"> </w:t>
      </w:r>
      <w:proofErr w:type="spellStart"/>
      <w:r w:rsidRPr="00D90B79">
        <w:rPr>
          <w:rFonts w:ascii="Verdana" w:hAnsi="Verdana"/>
          <w:b/>
          <w:bCs/>
        </w:rPr>
        <w:t>is</w:t>
      </w:r>
      <w:proofErr w:type="spellEnd"/>
      <w:r w:rsidRPr="00D90B79">
        <w:rPr>
          <w:rFonts w:ascii="Verdana" w:hAnsi="Verdana"/>
          <w:b/>
          <w:bCs/>
        </w:rPr>
        <w:t xml:space="preserve"> Mia?</w:t>
      </w:r>
    </w:p>
    <w:p w14:paraId="55A1684F" w14:textId="01001A47" w:rsidR="00AF7613" w:rsidRPr="00AF7613" w:rsidRDefault="00AF7613">
      <w:pPr>
        <w:ind w:left="426" w:hanging="426"/>
        <w:rPr>
          <w:rFonts w:ascii="Verdana" w:hAnsi="Verdana"/>
        </w:rPr>
        <w:pPrChange w:id="1864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proofErr w:type="spellStart"/>
      <w:r w:rsidRPr="00AF7613">
        <w:rPr>
          <w:rFonts w:ascii="Verdana" w:hAnsi="Verdana"/>
        </w:rPr>
        <w:t>She</w:t>
      </w:r>
      <w:proofErr w:type="spellEnd"/>
      <w:r w:rsidRPr="00AF7613">
        <w:rPr>
          <w:rFonts w:ascii="Verdana" w:hAnsi="Verdana"/>
        </w:rPr>
        <w:t xml:space="preserve"> </w:t>
      </w:r>
      <w:proofErr w:type="spellStart"/>
      <w:r w:rsidRPr="00AF7613">
        <w:rPr>
          <w:rFonts w:ascii="Verdana" w:hAnsi="Verdana"/>
        </w:rPr>
        <w:t>is</w:t>
      </w:r>
      <w:proofErr w:type="spellEnd"/>
      <w:r w:rsidRPr="00AF7613">
        <w:rPr>
          <w:rFonts w:ascii="Verdana" w:hAnsi="Verdana"/>
        </w:rPr>
        <w:t xml:space="preserve"> </w:t>
      </w:r>
      <w:proofErr w:type="spellStart"/>
      <w:r w:rsidRPr="00AF7613">
        <w:rPr>
          <w:rFonts w:ascii="Verdana" w:hAnsi="Verdana"/>
        </w:rPr>
        <w:t>seventy</w:t>
      </w:r>
      <w:proofErr w:type="spellEnd"/>
      <w:del w:id="1865" w:author="Gareth Harding" w:date="2025-07-09T11:01:00Z" w16du:dateUtc="2025-07-09T09:01:00Z">
        <w:r w:rsidRPr="00AF7613" w:rsidDel="00F915C6">
          <w:rPr>
            <w:rFonts w:ascii="Verdana" w:hAnsi="Verdana"/>
          </w:rPr>
          <w:delText>.</w:delText>
        </w:r>
      </w:del>
    </w:p>
    <w:p w14:paraId="2C2B71A5" w14:textId="21CB0C96" w:rsidR="00AF7613" w:rsidRPr="00AF7613" w:rsidRDefault="00AF7613">
      <w:pPr>
        <w:ind w:left="426" w:hanging="426"/>
        <w:rPr>
          <w:rFonts w:ascii="Verdana" w:hAnsi="Verdana"/>
        </w:rPr>
        <w:pPrChange w:id="1866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proofErr w:type="spellStart"/>
      <w:r w:rsidRPr="00AF7613">
        <w:rPr>
          <w:rFonts w:ascii="Verdana" w:hAnsi="Verdana"/>
        </w:rPr>
        <w:t>She</w:t>
      </w:r>
      <w:proofErr w:type="spellEnd"/>
      <w:r w:rsidRPr="00AF7613">
        <w:rPr>
          <w:rFonts w:ascii="Verdana" w:hAnsi="Verdana"/>
        </w:rPr>
        <w:t xml:space="preserve"> </w:t>
      </w:r>
      <w:proofErr w:type="spellStart"/>
      <w:r w:rsidRPr="00AF7613">
        <w:rPr>
          <w:rFonts w:ascii="Verdana" w:hAnsi="Verdana"/>
        </w:rPr>
        <w:t>is</w:t>
      </w:r>
      <w:proofErr w:type="spellEnd"/>
      <w:r w:rsidRPr="00AF7613">
        <w:rPr>
          <w:rFonts w:ascii="Verdana" w:hAnsi="Verdana"/>
        </w:rPr>
        <w:t xml:space="preserve"> </w:t>
      </w:r>
      <w:proofErr w:type="spellStart"/>
      <w:r w:rsidRPr="00AF7613">
        <w:rPr>
          <w:rFonts w:ascii="Verdana" w:hAnsi="Verdana"/>
        </w:rPr>
        <w:t>three</w:t>
      </w:r>
      <w:proofErr w:type="spellEnd"/>
      <w:del w:id="1867" w:author="Gareth Harding" w:date="2025-07-09T11:01:00Z" w16du:dateUtc="2025-07-09T09:01:00Z">
        <w:r w:rsidRPr="00AF7613" w:rsidDel="00F915C6">
          <w:rPr>
            <w:rFonts w:ascii="Verdana" w:hAnsi="Verdana"/>
          </w:rPr>
          <w:delText>.</w:delText>
        </w:r>
      </w:del>
    </w:p>
    <w:p w14:paraId="19B3A3B5" w14:textId="163948CD" w:rsidR="00AF7613" w:rsidRDefault="00AF7613">
      <w:pPr>
        <w:ind w:left="426" w:hanging="426"/>
        <w:rPr>
          <w:ins w:id="1868" w:author="Gareth Harding" w:date="2025-07-09T17:44:00Z" w16du:dateUtc="2025-07-09T15:44:00Z"/>
          <w:rFonts w:ascii="Verdana" w:hAnsi="Verdana"/>
        </w:rPr>
        <w:pPrChange w:id="1869" w:author="Gareth Harding" w:date="2025-07-09T17:45:00Z" w16du:dateUtc="2025-07-09T15:45:00Z">
          <w:pPr/>
        </w:pPrChange>
      </w:pPr>
      <w:proofErr w:type="spellStart"/>
      <w:r w:rsidRPr="00AF7613">
        <w:rPr>
          <w:rFonts w:ascii="Verdana" w:hAnsi="Verdana"/>
          <w:highlight w:val="yellow"/>
        </w:rPr>
        <w:t>She</w:t>
      </w:r>
      <w:proofErr w:type="spellEnd"/>
      <w:r w:rsidRPr="00AF7613">
        <w:rPr>
          <w:rFonts w:ascii="Verdana" w:hAnsi="Verdana"/>
          <w:highlight w:val="yellow"/>
        </w:rPr>
        <w:t xml:space="preserve"> </w:t>
      </w:r>
      <w:proofErr w:type="spellStart"/>
      <w:r w:rsidRPr="00AF7613">
        <w:rPr>
          <w:rFonts w:ascii="Verdana" w:hAnsi="Verdana"/>
          <w:highlight w:val="yellow"/>
        </w:rPr>
        <w:t>is</w:t>
      </w:r>
      <w:proofErr w:type="spellEnd"/>
      <w:r w:rsidRPr="00AF7613">
        <w:rPr>
          <w:rFonts w:ascii="Verdana" w:hAnsi="Verdana"/>
          <w:highlight w:val="yellow"/>
        </w:rPr>
        <w:t xml:space="preserve"> </w:t>
      </w:r>
      <w:proofErr w:type="spellStart"/>
      <w:r w:rsidRPr="00AF7613">
        <w:rPr>
          <w:rFonts w:ascii="Verdana" w:hAnsi="Verdana"/>
          <w:highlight w:val="yellow"/>
        </w:rPr>
        <w:t>seven</w:t>
      </w:r>
      <w:proofErr w:type="spellEnd"/>
      <w:del w:id="1870" w:author="Gareth Harding" w:date="2025-07-09T11:01:00Z" w16du:dateUtc="2025-07-09T09:01:00Z">
        <w:r w:rsidRPr="00AF7613" w:rsidDel="00F915C6">
          <w:rPr>
            <w:rFonts w:ascii="Verdana" w:hAnsi="Verdana"/>
            <w:highlight w:val="yellow"/>
          </w:rPr>
          <w:delText>.</w:delText>
        </w:r>
      </w:del>
    </w:p>
    <w:p w14:paraId="53B7A387" w14:textId="77777777" w:rsidR="00360E28" w:rsidRPr="00AF7613" w:rsidRDefault="00360E28">
      <w:pPr>
        <w:ind w:left="426" w:hanging="426"/>
        <w:rPr>
          <w:rFonts w:ascii="Verdana" w:hAnsi="Verdana"/>
        </w:rPr>
        <w:pPrChange w:id="1871" w:author="Gareth Harding" w:date="2025-07-09T17:45:00Z" w16du:dateUtc="2025-07-09T15:45:00Z">
          <w:pPr>
            <w:spacing w:before="100" w:beforeAutospacing="1" w:after="100" w:afterAutospacing="1"/>
          </w:pPr>
        </w:pPrChange>
      </w:pPr>
    </w:p>
    <w:p w14:paraId="1B9C0549" w14:textId="77777777" w:rsidR="00AF7613" w:rsidRPr="00223481" w:rsidRDefault="00AF7613">
      <w:pPr>
        <w:numPr>
          <w:ilvl w:val="0"/>
          <w:numId w:val="32"/>
        </w:numPr>
        <w:ind w:left="426" w:hanging="426"/>
        <w:rPr>
          <w:rFonts w:ascii="Verdana" w:hAnsi="Verdana"/>
          <w:b/>
          <w:bCs/>
          <w:lang w:val="en-GB"/>
          <w:rPrChange w:id="187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873" w:author="Gareth Harding" w:date="2025-07-09T17:45:00Z" w16du:dateUtc="2025-07-09T15:45:00Z">
          <w:pPr>
            <w:numPr>
              <w:numId w:val="32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87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What does Mia like doing?</w:t>
      </w:r>
    </w:p>
    <w:p w14:paraId="4B8393A4" w14:textId="61224541" w:rsidR="00AF7613" w:rsidRPr="00223481" w:rsidRDefault="00AF7613">
      <w:pPr>
        <w:ind w:left="426" w:hanging="426"/>
        <w:rPr>
          <w:rFonts w:ascii="Verdana" w:hAnsi="Verdana"/>
          <w:lang w:val="en-GB"/>
          <w:rPrChange w:id="1875" w:author="Gareth Harding" w:date="2025-07-09T10:21:00Z" w16du:dateUtc="2025-07-09T08:21:00Z">
            <w:rPr>
              <w:rFonts w:ascii="Verdana" w:hAnsi="Verdana"/>
            </w:rPr>
          </w:rPrChange>
        </w:rPr>
        <w:pPrChange w:id="1876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77" w:author="Gareth Harding" w:date="2025-07-09T10:21:00Z" w16du:dateUtc="2025-07-09T08:21:00Z">
            <w:rPr>
              <w:rFonts w:ascii="Verdana" w:hAnsi="Verdana"/>
            </w:rPr>
          </w:rPrChange>
        </w:rPr>
        <w:t>She likes climbing trees</w:t>
      </w:r>
      <w:del w:id="1878" w:author="Gareth Harding" w:date="2025-07-09T11:01:00Z" w16du:dateUtc="2025-07-09T09:01:00Z">
        <w:r w:rsidRPr="00223481" w:rsidDel="00F915C6">
          <w:rPr>
            <w:rFonts w:ascii="Verdana" w:hAnsi="Verdana"/>
            <w:lang w:val="en-GB"/>
            <w:rPrChange w:id="187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1C3D76B" w14:textId="1DBFACF7" w:rsidR="00AF7613" w:rsidRPr="00223481" w:rsidRDefault="00AF7613">
      <w:pPr>
        <w:ind w:left="426" w:hanging="426"/>
        <w:rPr>
          <w:rFonts w:ascii="Verdana" w:hAnsi="Verdana"/>
          <w:lang w:val="en-GB"/>
          <w:rPrChange w:id="1880" w:author="Gareth Harding" w:date="2025-07-09T10:21:00Z" w16du:dateUtc="2025-07-09T08:21:00Z">
            <w:rPr>
              <w:rFonts w:ascii="Verdana" w:hAnsi="Verdana"/>
            </w:rPr>
          </w:rPrChange>
        </w:rPr>
        <w:pPrChange w:id="1881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82" w:author="Gareth Harding" w:date="2025-07-09T10:21:00Z" w16du:dateUtc="2025-07-09T08:21:00Z">
            <w:rPr>
              <w:rFonts w:ascii="Verdana" w:hAnsi="Verdana"/>
            </w:rPr>
          </w:rPrChange>
        </w:rPr>
        <w:t>She likes playing tennis</w:t>
      </w:r>
      <w:del w:id="1883" w:author="Gareth Harding" w:date="2025-07-09T11:01:00Z" w16du:dateUtc="2025-07-09T09:01:00Z">
        <w:r w:rsidRPr="00223481" w:rsidDel="00F915C6">
          <w:rPr>
            <w:rFonts w:ascii="Verdana" w:hAnsi="Verdana"/>
            <w:lang w:val="en-GB"/>
            <w:rPrChange w:id="1884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12BD95F" w14:textId="4DC95137" w:rsidR="00AF7613" w:rsidRDefault="00AF7613">
      <w:pPr>
        <w:ind w:left="426" w:hanging="426"/>
        <w:rPr>
          <w:ins w:id="1885" w:author="Gareth Harding" w:date="2025-07-09T17:45:00Z" w16du:dateUtc="2025-07-09T15:45:00Z"/>
          <w:rFonts w:ascii="Verdana" w:hAnsi="Verdana"/>
          <w:lang w:val="en-GB"/>
        </w:rPr>
        <w:pPrChange w:id="1886" w:author="Gareth Harding" w:date="2025-07-09T17:45:00Z" w16du:dateUtc="2025-07-09T15:45:00Z">
          <w:pPr/>
        </w:pPrChange>
      </w:pPr>
      <w:r w:rsidRPr="00223481">
        <w:rPr>
          <w:rFonts w:ascii="Verdana" w:hAnsi="Verdana"/>
          <w:highlight w:val="yellow"/>
          <w:lang w:val="en-GB"/>
          <w:rPrChange w:id="1887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She likes riding her bike</w:t>
      </w:r>
      <w:del w:id="1888" w:author="Gareth Harding" w:date="2025-07-09T11:01:00Z" w16du:dateUtc="2025-07-09T09:01:00Z">
        <w:r w:rsidRPr="00223481" w:rsidDel="00F915C6">
          <w:rPr>
            <w:rFonts w:ascii="Verdana" w:hAnsi="Verdana"/>
            <w:highlight w:val="yellow"/>
            <w:lang w:val="en-GB"/>
            <w:rPrChange w:id="188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3330827D" w14:textId="77777777" w:rsidR="00360E28" w:rsidRPr="00223481" w:rsidRDefault="00360E28">
      <w:pPr>
        <w:ind w:left="426" w:hanging="426"/>
        <w:rPr>
          <w:rFonts w:ascii="Verdana" w:hAnsi="Verdana"/>
          <w:lang w:val="en-GB"/>
          <w:rPrChange w:id="1890" w:author="Gareth Harding" w:date="2025-07-09T10:21:00Z" w16du:dateUtc="2025-07-09T08:21:00Z">
            <w:rPr>
              <w:rFonts w:ascii="Verdana" w:hAnsi="Verdana"/>
            </w:rPr>
          </w:rPrChange>
        </w:rPr>
        <w:pPrChange w:id="1891" w:author="Gareth Harding" w:date="2025-07-09T17:45:00Z" w16du:dateUtc="2025-07-09T15:45:00Z">
          <w:pPr>
            <w:spacing w:before="100" w:beforeAutospacing="1" w:after="100" w:afterAutospacing="1"/>
          </w:pPr>
        </w:pPrChange>
      </w:pPr>
    </w:p>
    <w:p w14:paraId="2A3EDF84" w14:textId="77777777" w:rsidR="00AF7613" w:rsidRPr="00D90B79" w:rsidRDefault="00AF7613">
      <w:pPr>
        <w:numPr>
          <w:ilvl w:val="0"/>
          <w:numId w:val="32"/>
        </w:numPr>
        <w:ind w:left="426" w:hanging="426"/>
        <w:rPr>
          <w:rFonts w:ascii="Verdana" w:hAnsi="Verdana"/>
          <w:b/>
          <w:bCs/>
        </w:rPr>
        <w:pPrChange w:id="1892" w:author="Gareth Harding" w:date="2025-07-09T17:45:00Z" w16du:dateUtc="2025-07-09T15:45:00Z">
          <w:pPr>
            <w:numPr>
              <w:numId w:val="32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proofErr w:type="spellStart"/>
      <w:r w:rsidRPr="00AF7613">
        <w:rPr>
          <w:rFonts w:ascii="Verdana" w:hAnsi="Verdana"/>
          <w:b/>
          <w:bCs/>
        </w:rPr>
        <w:t>What</w:t>
      </w:r>
      <w:proofErr w:type="spellEnd"/>
      <w:r w:rsidRPr="00AF7613">
        <w:rPr>
          <w:rFonts w:ascii="Verdana" w:hAnsi="Verdana"/>
          <w:b/>
          <w:bCs/>
        </w:rPr>
        <w:t xml:space="preserve"> </w:t>
      </w:r>
      <w:proofErr w:type="spellStart"/>
      <w:r w:rsidRPr="00AF7613">
        <w:rPr>
          <w:rFonts w:ascii="Verdana" w:hAnsi="Verdana"/>
          <w:b/>
          <w:bCs/>
        </w:rPr>
        <w:t>doesn’t</w:t>
      </w:r>
      <w:proofErr w:type="spellEnd"/>
      <w:r w:rsidRPr="00AF7613">
        <w:rPr>
          <w:rFonts w:ascii="Verdana" w:hAnsi="Verdana"/>
          <w:b/>
          <w:bCs/>
        </w:rPr>
        <w:t xml:space="preserve"> Tom </w:t>
      </w:r>
      <w:proofErr w:type="spellStart"/>
      <w:r w:rsidRPr="00AF7613">
        <w:rPr>
          <w:rFonts w:ascii="Verdana" w:hAnsi="Verdana"/>
          <w:b/>
          <w:bCs/>
        </w:rPr>
        <w:t>like</w:t>
      </w:r>
      <w:proofErr w:type="spellEnd"/>
      <w:r w:rsidRPr="00AF7613">
        <w:rPr>
          <w:rFonts w:ascii="Verdana" w:hAnsi="Verdana"/>
          <w:b/>
          <w:bCs/>
        </w:rPr>
        <w:t>?</w:t>
      </w:r>
    </w:p>
    <w:p w14:paraId="491181CD" w14:textId="12F2E145" w:rsidR="00AF7613" w:rsidRPr="00223481" w:rsidRDefault="00AF7613">
      <w:pPr>
        <w:ind w:left="426" w:hanging="426"/>
        <w:rPr>
          <w:rFonts w:ascii="Verdana" w:hAnsi="Verdana"/>
          <w:lang w:val="en-GB"/>
          <w:rPrChange w:id="1893" w:author="Gareth Harding" w:date="2025-07-09T10:21:00Z" w16du:dateUtc="2025-07-09T08:21:00Z">
            <w:rPr>
              <w:rFonts w:ascii="Verdana" w:hAnsi="Verdana"/>
            </w:rPr>
          </w:rPrChange>
        </w:rPr>
        <w:pPrChange w:id="1894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895" w:author="Gareth Harding" w:date="2025-07-09T10:21:00Z" w16du:dateUtc="2025-07-09T08:21:00Z">
            <w:rPr>
              <w:rFonts w:ascii="Verdana" w:hAnsi="Verdana"/>
            </w:rPr>
          </w:rPrChange>
        </w:rPr>
        <w:t xml:space="preserve">He doesn’t like </w:t>
      </w:r>
      <w:r w:rsidR="000B47E7" w:rsidRPr="00223481">
        <w:rPr>
          <w:rFonts w:ascii="Verdana" w:hAnsi="Verdana"/>
          <w:lang w:val="en-GB"/>
          <w:rPrChange w:id="1896" w:author="Gareth Harding" w:date="2025-07-09T10:21:00Z" w16du:dateUtc="2025-07-09T08:21:00Z">
            <w:rPr>
              <w:rFonts w:ascii="Verdana" w:hAnsi="Verdana"/>
            </w:rPr>
          </w:rPrChange>
        </w:rPr>
        <w:t xml:space="preserve">eating </w:t>
      </w:r>
      <w:r w:rsidRPr="00223481">
        <w:rPr>
          <w:rFonts w:ascii="Verdana" w:hAnsi="Verdana"/>
          <w:lang w:val="en-GB"/>
          <w:rPrChange w:id="1897" w:author="Gareth Harding" w:date="2025-07-09T10:21:00Z" w16du:dateUtc="2025-07-09T08:21:00Z">
            <w:rPr>
              <w:rFonts w:ascii="Verdana" w:hAnsi="Verdana"/>
            </w:rPr>
          </w:rPrChange>
        </w:rPr>
        <w:t>chocolate</w:t>
      </w:r>
      <w:del w:id="1898" w:author="Gareth Harding" w:date="2025-07-09T11:01:00Z" w16du:dateUtc="2025-07-09T09:01:00Z">
        <w:r w:rsidRPr="00223481" w:rsidDel="00F915C6">
          <w:rPr>
            <w:rFonts w:ascii="Verdana" w:hAnsi="Verdana"/>
            <w:lang w:val="en-GB"/>
            <w:rPrChange w:id="1899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FAD6DD0" w14:textId="44596280" w:rsidR="00AF7613" w:rsidRPr="00223481" w:rsidRDefault="00AF7613">
      <w:pPr>
        <w:ind w:left="426" w:hanging="426"/>
        <w:rPr>
          <w:rFonts w:ascii="Verdana" w:hAnsi="Verdana"/>
          <w:lang w:val="en-GB"/>
          <w:rPrChange w:id="1900" w:author="Gareth Harding" w:date="2025-07-09T10:21:00Z" w16du:dateUtc="2025-07-09T08:21:00Z">
            <w:rPr>
              <w:rFonts w:ascii="Verdana" w:hAnsi="Verdana"/>
            </w:rPr>
          </w:rPrChange>
        </w:rPr>
        <w:pPrChange w:id="1901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02" w:author="Gareth Harding" w:date="2025-07-09T10:21:00Z" w16du:dateUtc="2025-07-09T08:21:00Z">
            <w:rPr>
              <w:rFonts w:ascii="Verdana" w:hAnsi="Verdana"/>
            </w:rPr>
          </w:rPrChange>
        </w:rPr>
        <w:t xml:space="preserve">He doesn’t like </w:t>
      </w:r>
      <w:r w:rsidR="000B47E7" w:rsidRPr="00223481">
        <w:rPr>
          <w:rFonts w:ascii="Verdana" w:hAnsi="Verdana"/>
          <w:lang w:val="en-GB"/>
          <w:rPrChange w:id="1903" w:author="Gareth Harding" w:date="2025-07-09T10:21:00Z" w16du:dateUtc="2025-07-09T08:21:00Z">
            <w:rPr>
              <w:rFonts w:ascii="Verdana" w:hAnsi="Verdana"/>
            </w:rPr>
          </w:rPrChange>
        </w:rPr>
        <w:t xml:space="preserve">drinking </w:t>
      </w:r>
      <w:r w:rsidR="00436711" w:rsidRPr="00223481">
        <w:rPr>
          <w:rFonts w:ascii="Verdana" w:hAnsi="Verdana"/>
          <w:lang w:val="en-GB"/>
          <w:rPrChange w:id="1904" w:author="Gareth Harding" w:date="2025-07-09T10:21:00Z" w16du:dateUtc="2025-07-09T08:21:00Z">
            <w:rPr>
              <w:rFonts w:ascii="Verdana" w:hAnsi="Verdana"/>
            </w:rPr>
          </w:rPrChange>
        </w:rPr>
        <w:t>co</w:t>
      </w:r>
      <w:del w:id="1905" w:author="Gareth Harding" w:date="2025-07-09T11:01:00Z" w16du:dateUtc="2025-07-09T09:01:00Z">
        <w:r w:rsidR="00436711" w:rsidRPr="00223481" w:rsidDel="00F915C6">
          <w:rPr>
            <w:rFonts w:ascii="Verdana" w:hAnsi="Verdana"/>
            <w:lang w:val="en-GB"/>
            <w:rPrChange w:id="1906" w:author="Gareth Harding" w:date="2025-07-09T10:21:00Z" w16du:dateUtc="2025-07-09T08:21:00Z">
              <w:rPr>
                <w:rFonts w:ascii="Verdana" w:hAnsi="Verdana"/>
              </w:rPr>
            </w:rPrChange>
          </w:rPr>
          <w:delText>o</w:delText>
        </w:r>
      </w:del>
      <w:r w:rsidR="00436711" w:rsidRPr="00223481">
        <w:rPr>
          <w:rFonts w:ascii="Verdana" w:hAnsi="Verdana"/>
          <w:lang w:val="en-GB"/>
          <w:rPrChange w:id="1907" w:author="Gareth Harding" w:date="2025-07-09T10:21:00Z" w16du:dateUtc="2025-07-09T08:21:00Z">
            <w:rPr>
              <w:rFonts w:ascii="Verdana" w:hAnsi="Verdana"/>
            </w:rPr>
          </w:rPrChange>
        </w:rPr>
        <w:t>ffe</w:t>
      </w:r>
      <w:ins w:id="1908" w:author="Gareth Harding" w:date="2025-07-09T11:02:00Z" w16du:dateUtc="2025-07-09T09:02:00Z">
        <w:r w:rsidR="00F915C6">
          <w:rPr>
            <w:rFonts w:ascii="Verdana" w:hAnsi="Verdana"/>
            <w:lang w:val="en-GB"/>
          </w:rPr>
          <w:t>e</w:t>
        </w:r>
      </w:ins>
      <w:del w:id="1909" w:author="Gareth Harding" w:date="2025-07-09T11:01:00Z" w16du:dateUtc="2025-07-09T09:01:00Z">
        <w:r w:rsidRPr="00223481" w:rsidDel="00F915C6">
          <w:rPr>
            <w:rFonts w:ascii="Verdana" w:hAnsi="Verdana"/>
            <w:lang w:val="en-GB"/>
            <w:rPrChange w:id="1910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B5AA451" w14:textId="7B00A05C" w:rsidR="00AF7613" w:rsidRDefault="00AF7613">
      <w:pPr>
        <w:ind w:left="426" w:hanging="426"/>
        <w:rPr>
          <w:ins w:id="1911" w:author="Gareth Harding" w:date="2025-07-09T17:45:00Z" w16du:dateUtc="2025-07-09T15:45:00Z"/>
          <w:rFonts w:ascii="Verdana" w:hAnsi="Verdana"/>
          <w:lang w:val="en-GB"/>
        </w:rPr>
        <w:pPrChange w:id="1912" w:author="Gareth Harding" w:date="2025-07-09T17:45:00Z" w16du:dateUtc="2025-07-09T15:45:00Z">
          <w:pPr/>
        </w:pPrChange>
      </w:pPr>
      <w:r w:rsidRPr="00223481">
        <w:rPr>
          <w:rFonts w:ascii="Verdana" w:hAnsi="Verdana"/>
          <w:highlight w:val="yellow"/>
          <w:lang w:val="en-GB"/>
          <w:rPrChange w:id="1913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He doesn’t like drinking milk</w:t>
      </w:r>
      <w:del w:id="1914" w:author="Gareth Harding" w:date="2025-07-09T11:02:00Z" w16du:dateUtc="2025-07-09T09:02:00Z">
        <w:r w:rsidRPr="00223481" w:rsidDel="00F915C6">
          <w:rPr>
            <w:rFonts w:ascii="Verdana" w:hAnsi="Verdana"/>
            <w:highlight w:val="yellow"/>
            <w:lang w:val="en-GB"/>
            <w:rPrChange w:id="1915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C848634" w14:textId="77777777" w:rsidR="00360E28" w:rsidRPr="00223481" w:rsidRDefault="00360E28">
      <w:pPr>
        <w:ind w:left="426" w:hanging="426"/>
        <w:rPr>
          <w:rFonts w:ascii="Verdana" w:hAnsi="Verdana"/>
          <w:lang w:val="en-GB"/>
          <w:rPrChange w:id="1916" w:author="Gareth Harding" w:date="2025-07-09T10:21:00Z" w16du:dateUtc="2025-07-09T08:21:00Z">
            <w:rPr>
              <w:rFonts w:ascii="Verdana" w:hAnsi="Verdana"/>
            </w:rPr>
          </w:rPrChange>
        </w:rPr>
        <w:pPrChange w:id="1917" w:author="Gareth Harding" w:date="2025-07-09T17:45:00Z" w16du:dateUtc="2025-07-09T15:45:00Z">
          <w:pPr>
            <w:spacing w:before="100" w:beforeAutospacing="1" w:after="100" w:afterAutospacing="1"/>
          </w:pPr>
        </w:pPrChange>
      </w:pPr>
    </w:p>
    <w:p w14:paraId="5F5EBCDF" w14:textId="77777777" w:rsidR="00AF7613" w:rsidRPr="00223481" w:rsidRDefault="00AF7613">
      <w:pPr>
        <w:numPr>
          <w:ilvl w:val="0"/>
          <w:numId w:val="32"/>
        </w:numPr>
        <w:ind w:left="426" w:hanging="426"/>
        <w:rPr>
          <w:rFonts w:ascii="Verdana" w:hAnsi="Verdana"/>
          <w:b/>
          <w:bCs/>
          <w:lang w:val="en-GB"/>
          <w:rPrChange w:id="1918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1919" w:author="Gareth Harding" w:date="2025-07-09T17:45:00Z" w16du:dateUtc="2025-07-09T15:45:00Z">
          <w:pPr>
            <w:numPr>
              <w:numId w:val="32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192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Do Mia and Tom play together?</w:t>
      </w:r>
    </w:p>
    <w:p w14:paraId="5080A42E" w14:textId="6E8C60A6" w:rsidR="00AF7613" w:rsidRPr="00223481" w:rsidRDefault="00AF7613">
      <w:pPr>
        <w:ind w:left="426" w:hanging="426"/>
        <w:rPr>
          <w:rFonts w:ascii="Verdana" w:hAnsi="Verdana"/>
          <w:lang w:val="en-GB"/>
          <w:rPrChange w:id="1921" w:author="Gareth Harding" w:date="2025-07-09T10:21:00Z" w16du:dateUtc="2025-07-09T08:21:00Z">
            <w:rPr>
              <w:rFonts w:ascii="Verdana" w:hAnsi="Verdana"/>
            </w:rPr>
          </w:rPrChange>
        </w:rPr>
        <w:pPrChange w:id="1922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23" w:author="Gareth Harding" w:date="2025-07-09T10:21:00Z" w16du:dateUtc="2025-07-09T08:21:00Z">
            <w:rPr>
              <w:rFonts w:ascii="Verdana" w:hAnsi="Verdana"/>
            </w:rPr>
          </w:rPrChange>
        </w:rPr>
        <w:t>No, they don’t know each other</w:t>
      </w:r>
      <w:del w:id="1924" w:author="Gareth Harding" w:date="2025-07-09T11:02:00Z" w16du:dateUtc="2025-07-09T09:02:00Z">
        <w:r w:rsidRPr="00223481" w:rsidDel="00F915C6">
          <w:rPr>
            <w:rFonts w:ascii="Verdana" w:hAnsi="Verdana"/>
            <w:lang w:val="en-GB"/>
            <w:rPrChange w:id="1925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72276B80" w14:textId="3C74C32F" w:rsidR="00AF7613" w:rsidRPr="00223481" w:rsidRDefault="00AF7613">
      <w:pPr>
        <w:ind w:left="426" w:hanging="426"/>
        <w:rPr>
          <w:rFonts w:ascii="Verdana" w:hAnsi="Verdana"/>
          <w:lang w:val="en-GB"/>
          <w:rPrChange w:id="1926" w:author="Gareth Harding" w:date="2025-07-09T10:21:00Z" w16du:dateUtc="2025-07-09T08:21:00Z">
            <w:rPr>
              <w:rFonts w:ascii="Verdana" w:hAnsi="Verdana"/>
            </w:rPr>
          </w:rPrChange>
        </w:rPr>
        <w:pPrChange w:id="1927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28" w:author="Gareth Harding" w:date="2025-07-09T10:21:00Z" w16du:dateUtc="2025-07-09T08:21:00Z">
            <w:rPr>
              <w:rFonts w:ascii="Verdana" w:hAnsi="Verdana"/>
            </w:rPr>
          </w:rPrChange>
        </w:rPr>
        <w:t>No, they only play on Fridays</w:t>
      </w:r>
      <w:del w:id="1929" w:author="Gareth Harding" w:date="2025-07-09T11:02:00Z" w16du:dateUtc="2025-07-09T09:02:00Z">
        <w:r w:rsidRPr="00223481" w:rsidDel="00F915C6">
          <w:rPr>
            <w:rFonts w:ascii="Verdana" w:hAnsi="Verdana"/>
            <w:lang w:val="en-GB"/>
            <w:rPrChange w:id="1930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18B3D534" w14:textId="6A9E516A" w:rsidR="00AF7613" w:rsidRDefault="00AF7613" w:rsidP="00360E28">
      <w:pPr>
        <w:ind w:left="426" w:hanging="426"/>
        <w:rPr>
          <w:ins w:id="1931" w:author="Gareth Harding" w:date="2025-07-09T17:45:00Z" w16du:dateUtc="2025-07-09T15:45:00Z"/>
          <w:rFonts w:ascii="Verdana" w:hAnsi="Verdana"/>
          <w:lang w:val="en-GB"/>
        </w:rPr>
      </w:pPr>
      <w:r w:rsidRPr="00223481">
        <w:rPr>
          <w:rFonts w:ascii="Verdana" w:hAnsi="Verdana"/>
          <w:highlight w:val="yellow"/>
          <w:lang w:val="en-GB"/>
          <w:rPrChange w:id="1932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>Yes, they play together every day</w:t>
      </w:r>
      <w:del w:id="1933" w:author="Gareth Harding" w:date="2025-07-09T11:02:00Z" w16du:dateUtc="2025-07-09T09:02:00Z">
        <w:r w:rsidRPr="00223481" w:rsidDel="00F915C6">
          <w:rPr>
            <w:rFonts w:ascii="Verdana" w:hAnsi="Verdana"/>
            <w:highlight w:val="yellow"/>
            <w:lang w:val="en-GB"/>
            <w:rPrChange w:id="1934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00BEDEA" w14:textId="77777777" w:rsidR="00360E28" w:rsidRPr="00223481" w:rsidRDefault="00360E28">
      <w:pPr>
        <w:ind w:left="426" w:hanging="426"/>
        <w:rPr>
          <w:rFonts w:ascii="Verdana" w:hAnsi="Verdana"/>
          <w:lang w:val="en-GB"/>
          <w:rPrChange w:id="1935" w:author="Gareth Harding" w:date="2025-07-09T10:21:00Z" w16du:dateUtc="2025-07-09T08:21:00Z">
            <w:rPr>
              <w:rFonts w:ascii="Verdana" w:hAnsi="Verdana"/>
            </w:rPr>
          </w:rPrChange>
        </w:rPr>
        <w:pPrChange w:id="1936" w:author="Gareth Harding" w:date="2025-07-09T17:45:00Z" w16du:dateUtc="2025-07-09T15:45:00Z">
          <w:pPr>
            <w:spacing w:before="100" w:beforeAutospacing="1" w:after="100" w:afterAutospacing="1"/>
          </w:pPr>
        </w:pPrChange>
      </w:pPr>
    </w:p>
    <w:p w14:paraId="58FAA1A0" w14:textId="77777777" w:rsidR="00BB4F09" w:rsidRPr="00BB4F09" w:rsidRDefault="00BB4F09">
      <w:pPr>
        <w:numPr>
          <w:ilvl w:val="0"/>
          <w:numId w:val="32"/>
        </w:numPr>
        <w:ind w:left="426" w:hanging="426"/>
        <w:rPr>
          <w:rFonts w:ascii="Verdana" w:hAnsi="Verdana"/>
          <w:b/>
          <w:bCs/>
        </w:rPr>
        <w:pPrChange w:id="1937" w:author="Gareth Harding" w:date="2025-07-09T17:45:00Z" w16du:dateUtc="2025-07-09T15:45:00Z">
          <w:pPr>
            <w:numPr>
              <w:numId w:val="32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BB4F09">
        <w:rPr>
          <w:rFonts w:ascii="Verdana" w:hAnsi="Verdana"/>
          <w:b/>
          <w:bCs/>
        </w:rPr>
        <w:t xml:space="preserve">Mia </w:t>
      </w:r>
      <w:proofErr w:type="spellStart"/>
      <w:r w:rsidRPr="00BB4F09">
        <w:rPr>
          <w:rFonts w:ascii="Verdana" w:hAnsi="Verdana"/>
          <w:b/>
          <w:bCs/>
        </w:rPr>
        <w:t>likes</w:t>
      </w:r>
      <w:proofErr w:type="spellEnd"/>
      <w:r w:rsidRPr="00BB4F09">
        <w:rPr>
          <w:rFonts w:ascii="Verdana" w:hAnsi="Verdana"/>
          <w:b/>
          <w:bCs/>
        </w:rPr>
        <w:t xml:space="preserve"> </w:t>
      </w:r>
      <w:proofErr w:type="spellStart"/>
      <w:r w:rsidRPr="00BB4F09">
        <w:rPr>
          <w:rFonts w:ascii="Verdana" w:hAnsi="Verdana"/>
          <w:b/>
          <w:bCs/>
        </w:rPr>
        <w:t>wearing</w:t>
      </w:r>
      <w:proofErr w:type="spellEnd"/>
      <w:r w:rsidRPr="00BB4F09">
        <w:rPr>
          <w:rFonts w:ascii="Verdana" w:hAnsi="Verdana"/>
          <w:b/>
          <w:bCs/>
        </w:rPr>
        <w:t xml:space="preserve"> </w:t>
      </w:r>
      <w:proofErr w:type="spellStart"/>
      <w:r w:rsidRPr="00BB4F09">
        <w:rPr>
          <w:rFonts w:ascii="Verdana" w:hAnsi="Verdana"/>
          <w:b/>
          <w:bCs/>
        </w:rPr>
        <w:t>sunglasses</w:t>
      </w:r>
      <w:proofErr w:type="spellEnd"/>
      <w:r w:rsidRPr="00BB4F09">
        <w:rPr>
          <w:rFonts w:ascii="Verdana" w:hAnsi="Verdana"/>
          <w:b/>
          <w:bCs/>
        </w:rPr>
        <w:t>.</w:t>
      </w:r>
    </w:p>
    <w:p w14:paraId="22176BB7" w14:textId="63138CF3" w:rsidR="00BB4F09" w:rsidRPr="00F245C1" w:rsidRDefault="00BB4F09">
      <w:pPr>
        <w:ind w:left="426" w:hanging="426"/>
        <w:rPr>
          <w:rFonts w:ascii="Verdana" w:hAnsi="Verdana"/>
        </w:rPr>
        <w:pPrChange w:id="1938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BB4F09">
        <w:rPr>
          <w:rFonts w:ascii="Verdana" w:hAnsi="Verdana"/>
          <w:highlight w:val="yellow"/>
        </w:rPr>
        <w:t>True</w:t>
      </w:r>
    </w:p>
    <w:p w14:paraId="1B7C9040" w14:textId="6519C692" w:rsidR="00BB4F09" w:rsidRDefault="00BB4F09" w:rsidP="00360E28">
      <w:pPr>
        <w:ind w:left="426" w:hanging="426"/>
        <w:rPr>
          <w:ins w:id="1939" w:author="Gareth Harding" w:date="2025-07-09T17:45:00Z" w16du:dateUtc="2025-07-09T15:45:00Z"/>
          <w:rFonts w:ascii="Verdana" w:hAnsi="Verdana"/>
        </w:rPr>
      </w:pPr>
      <w:r w:rsidRPr="00BB4F09">
        <w:rPr>
          <w:rFonts w:ascii="Verdana" w:hAnsi="Verdana"/>
        </w:rPr>
        <w:t>False</w:t>
      </w:r>
    </w:p>
    <w:p w14:paraId="36C569A0" w14:textId="77777777" w:rsidR="00360E28" w:rsidRPr="00BB4F09" w:rsidRDefault="00360E28">
      <w:pPr>
        <w:ind w:left="426" w:hanging="426"/>
        <w:rPr>
          <w:rFonts w:ascii="Verdana" w:hAnsi="Verdana"/>
        </w:rPr>
        <w:pPrChange w:id="1940" w:author="Gareth Harding" w:date="2025-07-09T17:45:00Z" w16du:dateUtc="2025-07-09T15:45:00Z">
          <w:pPr>
            <w:spacing w:before="100" w:beforeAutospacing="1" w:after="100" w:afterAutospacing="1"/>
          </w:pPr>
        </w:pPrChange>
      </w:pPr>
    </w:p>
    <w:p w14:paraId="778C173B" w14:textId="77777777" w:rsidR="00BB4F09" w:rsidRPr="00BB4F09" w:rsidRDefault="00BB4F09">
      <w:pPr>
        <w:numPr>
          <w:ilvl w:val="0"/>
          <w:numId w:val="32"/>
        </w:numPr>
        <w:ind w:left="426" w:hanging="426"/>
        <w:rPr>
          <w:rFonts w:ascii="Verdana" w:hAnsi="Verdana"/>
          <w:b/>
          <w:bCs/>
        </w:rPr>
        <w:pPrChange w:id="1941" w:author="Gareth Harding" w:date="2025-07-09T17:45:00Z" w16du:dateUtc="2025-07-09T15:45:00Z">
          <w:pPr>
            <w:numPr>
              <w:numId w:val="32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r w:rsidRPr="00BB4F09">
        <w:rPr>
          <w:rFonts w:ascii="Verdana" w:hAnsi="Verdana"/>
          <w:b/>
          <w:bCs/>
        </w:rPr>
        <w:t xml:space="preserve">Tom </w:t>
      </w:r>
      <w:proofErr w:type="spellStart"/>
      <w:r w:rsidRPr="00BB4F09">
        <w:rPr>
          <w:rFonts w:ascii="Verdana" w:hAnsi="Verdana"/>
          <w:b/>
          <w:bCs/>
        </w:rPr>
        <w:t>likes</w:t>
      </w:r>
      <w:proofErr w:type="spellEnd"/>
      <w:r w:rsidRPr="00BB4F09">
        <w:rPr>
          <w:rFonts w:ascii="Verdana" w:hAnsi="Verdana"/>
          <w:b/>
          <w:bCs/>
        </w:rPr>
        <w:t xml:space="preserve"> </w:t>
      </w:r>
      <w:proofErr w:type="spellStart"/>
      <w:r w:rsidRPr="00BB4F09">
        <w:rPr>
          <w:rFonts w:ascii="Verdana" w:hAnsi="Verdana"/>
          <w:b/>
          <w:bCs/>
        </w:rPr>
        <w:t>drinking</w:t>
      </w:r>
      <w:proofErr w:type="spellEnd"/>
      <w:r w:rsidRPr="00BB4F09">
        <w:rPr>
          <w:rFonts w:ascii="Verdana" w:hAnsi="Verdana"/>
          <w:b/>
          <w:bCs/>
        </w:rPr>
        <w:t xml:space="preserve"> </w:t>
      </w:r>
      <w:proofErr w:type="spellStart"/>
      <w:r w:rsidRPr="00BB4F09">
        <w:rPr>
          <w:rFonts w:ascii="Verdana" w:hAnsi="Verdana"/>
          <w:b/>
          <w:bCs/>
        </w:rPr>
        <w:t>milk</w:t>
      </w:r>
      <w:proofErr w:type="spellEnd"/>
      <w:r w:rsidRPr="00BB4F09">
        <w:rPr>
          <w:rFonts w:ascii="Verdana" w:hAnsi="Verdana"/>
          <w:b/>
          <w:bCs/>
        </w:rPr>
        <w:t>.</w:t>
      </w:r>
    </w:p>
    <w:p w14:paraId="546424C6" w14:textId="20DC7350" w:rsidR="00BB4F09" w:rsidRPr="00F245C1" w:rsidRDefault="00BB4F09">
      <w:pPr>
        <w:ind w:left="426" w:hanging="426"/>
        <w:rPr>
          <w:rFonts w:ascii="Verdana" w:hAnsi="Verdana"/>
        </w:rPr>
        <w:pPrChange w:id="1942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BB4F09">
        <w:rPr>
          <w:rFonts w:ascii="Verdana" w:hAnsi="Verdana"/>
          <w:highlight w:val="yellow"/>
        </w:rPr>
        <w:t>False</w:t>
      </w:r>
    </w:p>
    <w:p w14:paraId="5B4D46E1" w14:textId="48725453" w:rsidR="00BB4F09" w:rsidRPr="00BB4F09" w:rsidRDefault="00BB4F09">
      <w:pPr>
        <w:ind w:left="426" w:hanging="426"/>
        <w:rPr>
          <w:rFonts w:ascii="Verdana" w:hAnsi="Verdana"/>
        </w:rPr>
        <w:pPrChange w:id="1943" w:author="Gareth Harding" w:date="2025-07-09T17:45:00Z" w16du:dateUtc="2025-07-09T15:45:00Z">
          <w:pPr>
            <w:spacing w:before="100" w:beforeAutospacing="1" w:after="100" w:afterAutospacing="1"/>
          </w:pPr>
        </w:pPrChange>
      </w:pPr>
      <w:r w:rsidRPr="00BB4F09">
        <w:rPr>
          <w:rFonts w:ascii="Verdana" w:hAnsi="Verdana"/>
        </w:rPr>
        <w:t>True</w:t>
      </w:r>
    </w:p>
    <w:p w14:paraId="13ABF6C8" w14:textId="4CBD45C9" w:rsidR="001A7C7B" w:rsidRDefault="001A7C7B" w:rsidP="00360E28">
      <w:pPr>
        <w:ind w:left="426" w:hanging="426"/>
        <w:rPr>
          <w:ins w:id="1944" w:author="Gareth Harding" w:date="2025-07-09T17:45:00Z" w16du:dateUtc="2025-07-09T15:45:00Z"/>
          <w:rStyle w:val="s1"/>
          <w:rFonts w:ascii="Verdana" w:eastAsiaTheme="majorEastAsia" w:hAnsi="Verdana"/>
        </w:rPr>
      </w:pPr>
    </w:p>
    <w:p w14:paraId="1CF1BAAA" w14:textId="77777777" w:rsidR="00360E28" w:rsidRDefault="00360E28" w:rsidP="00360E28">
      <w:pPr>
        <w:ind w:left="426" w:hanging="426"/>
        <w:rPr>
          <w:ins w:id="1945" w:author="Gareth Harding" w:date="2025-07-09T17:45:00Z" w16du:dateUtc="2025-07-09T15:45:00Z"/>
          <w:rStyle w:val="s1"/>
          <w:rFonts w:ascii="Verdana" w:eastAsiaTheme="majorEastAsia" w:hAnsi="Verdana"/>
        </w:rPr>
      </w:pPr>
    </w:p>
    <w:p w14:paraId="5E0E19F3" w14:textId="77777777" w:rsidR="00360E28" w:rsidRDefault="00360E28" w:rsidP="00360E28">
      <w:pPr>
        <w:ind w:left="426" w:hanging="426"/>
        <w:rPr>
          <w:ins w:id="1946" w:author="Gareth Harding" w:date="2025-07-09T17:45:00Z" w16du:dateUtc="2025-07-09T15:45:00Z"/>
          <w:rStyle w:val="s1"/>
          <w:rFonts w:ascii="Verdana" w:eastAsiaTheme="majorEastAsia" w:hAnsi="Verdana"/>
        </w:rPr>
      </w:pPr>
    </w:p>
    <w:p w14:paraId="354D9D4B" w14:textId="77777777" w:rsidR="00360E28" w:rsidRPr="00F245C1" w:rsidRDefault="00360E28">
      <w:pPr>
        <w:ind w:left="426" w:hanging="426"/>
        <w:rPr>
          <w:rStyle w:val="s1"/>
          <w:rFonts w:ascii="Verdana" w:eastAsiaTheme="majorEastAsia" w:hAnsi="Verdana"/>
        </w:rPr>
        <w:pPrChange w:id="1947" w:author="Gareth Harding" w:date="2025-07-09T17:45:00Z" w16du:dateUtc="2025-07-09T15:45:00Z">
          <w:pPr/>
        </w:pPrChange>
      </w:pPr>
    </w:p>
    <w:p w14:paraId="47270F14" w14:textId="77777777" w:rsidR="001A7C7B" w:rsidRPr="00F245C1" w:rsidRDefault="001A7C7B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hAnsi="Verdana"/>
          <w:b/>
          <w:bCs/>
          <w:color w:val="215E99" w:themeColor="text2" w:themeTint="BF"/>
        </w:rPr>
        <w:pPrChange w:id="1948" w:author="Gareth Harding" w:date="2025-07-09T17:45:00Z" w16du:dateUtc="2025-07-09T15:45:00Z">
          <w:pPr>
            <w:pStyle w:val="Prrafodelista"/>
            <w:numPr>
              <w:numId w:val="1"/>
            </w:numPr>
            <w:adjustRightInd w:val="0"/>
            <w:snapToGrid w:val="0"/>
            <w:ind w:hanging="360"/>
            <w:contextualSpacing w:val="0"/>
          </w:pPr>
        </w:pPrChange>
      </w:pP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lastRenderedPageBreak/>
        <w:t>Where’s</w:t>
      </w:r>
      <w:proofErr w:type="spellEnd"/>
      <w:r w:rsidRPr="00F245C1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My</w:t>
      </w:r>
      <w:proofErr w:type="spellEnd"/>
      <w:r w:rsidRPr="00F245C1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F245C1">
        <w:rPr>
          <w:rFonts w:ascii="Verdana" w:hAnsi="Verdana"/>
          <w:b/>
          <w:bCs/>
          <w:color w:val="215E99" w:themeColor="text2" w:themeTint="BF"/>
        </w:rPr>
        <w:t>Dog</w:t>
      </w:r>
      <w:proofErr w:type="spellEnd"/>
      <w:r w:rsidRPr="00F245C1">
        <w:rPr>
          <w:rFonts w:ascii="Verdana" w:hAnsi="Verdana"/>
          <w:b/>
          <w:bCs/>
          <w:color w:val="215E99" w:themeColor="text2" w:themeTint="BF"/>
        </w:rPr>
        <w:t>?</w:t>
      </w:r>
    </w:p>
    <w:p w14:paraId="407A437D" w14:textId="77777777" w:rsidR="001A7C7B" w:rsidRPr="00F245C1" w:rsidRDefault="001A7C7B">
      <w:pPr>
        <w:pStyle w:val="p3"/>
        <w:spacing w:before="0" w:beforeAutospacing="0" w:after="0" w:afterAutospacing="0"/>
        <w:rPr>
          <w:rFonts w:ascii="Verdana" w:hAnsi="Verdana"/>
        </w:rPr>
        <w:pPrChange w:id="1949" w:author="Gareth Harding" w:date="2025-07-09T17:30:00Z" w16du:dateUtc="2025-07-09T15:30:00Z">
          <w:pPr>
            <w:pStyle w:val="p3"/>
          </w:pPr>
        </w:pPrChange>
      </w:pPr>
    </w:p>
    <w:p w14:paraId="2D7BE85B" w14:textId="77777777" w:rsidR="001A7C7B" w:rsidRPr="00F245C1" w:rsidRDefault="001A7C7B">
      <w:pPr>
        <w:rPr>
          <w:rFonts w:ascii="Verdana" w:hAnsi="Verdana"/>
        </w:rPr>
        <w:pPrChange w:id="1950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</w:rPr>
        <w:t xml:space="preserve">Daniel has a </w:t>
      </w:r>
      <w:proofErr w:type="spellStart"/>
      <w:r w:rsidRPr="00F245C1">
        <w:rPr>
          <w:rFonts w:ascii="Verdana" w:hAnsi="Verdana"/>
        </w:rPr>
        <w:t>dog</w:t>
      </w:r>
      <w:proofErr w:type="spellEnd"/>
      <w:r w:rsidRPr="00F245C1">
        <w:rPr>
          <w:rFonts w:ascii="Verdana" w:hAnsi="Verdana"/>
        </w:rPr>
        <w:t>.</w:t>
      </w:r>
    </w:p>
    <w:p w14:paraId="058DABA7" w14:textId="3BB1E1F6" w:rsidR="001A7C7B" w:rsidRPr="00F245C1" w:rsidRDefault="001A7C7B">
      <w:pPr>
        <w:rPr>
          <w:rFonts w:ascii="Verdana" w:hAnsi="Verdana"/>
        </w:rPr>
        <w:pPrChange w:id="195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proofErr w:type="spellStart"/>
      <w:r w:rsidRPr="00F245C1">
        <w:rPr>
          <w:rFonts w:ascii="Verdana" w:hAnsi="Verdana"/>
        </w:rPr>
        <w:t>His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name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is</w:t>
      </w:r>
      <w:proofErr w:type="spellEnd"/>
      <w:r w:rsidRPr="00F245C1">
        <w:rPr>
          <w:rFonts w:ascii="Verdana" w:hAnsi="Verdana"/>
        </w:rPr>
        <w:t xml:space="preserve"> </w:t>
      </w:r>
      <w:del w:id="1952" w:author="48105" w:date="2025-07-24T17:47:00Z" w16du:dateUtc="2025-07-24T15:47:00Z">
        <w:r w:rsidRPr="00F245C1" w:rsidDel="00B8746B">
          <w:rPr>
            <w:rFonts w:ascii="Verdana" w:hAnsi="Verdana"/>
          </w:rPr>
          <w:delText>Max</w:delText>
        </w:r>
      </w:del>
      <w:ins w:id="1953" w:author="48105" w:date="2025-07-24T17:47:00Z" w16du:dateUtc="2025-07-24T15:47:00Z">
        <w:r w:rsidR="00B8746B">
          <w:rPr>
            <w:rFonts w:ascii="Verdana" w:hAnsi="Verdana"/>
          </w:rPr>
          <w:t>Bob</w:t>
        </w:r>
      </w:ins>
      <w:r w:rsidRPr="00F245C1">
        <w:rPr>
          <w:rFonts w:ascii="Verdana" w:hAnsi="Verdana"/>
        </w:rPr>
        <w:t>.</w:t>
      </w:r>
    </w:p>
    <w:p w14:paraId="26FEC8D0" w14:textId="7362D808" w:rsidR="001A7C7B" w:rsidRPr="00F245C1" w:rsidRDefault="001A7C7B">
      <w:pPr>
        <w:rPr>
          <w:rFonts w:ascii="Verdana" w:hAnsi="Verdana"/>
        </w:rPr>
        <w:pPrChange w:id="195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F245C1">
        <w:rPr>
          <w:rFonts w:ascii="Verdana" w:hAnsi="Verdana"/>
        </w:rPr>
        <w:t xml:space="preserve">Daniel </w:t>
      </w:r>
      <w:proofErr w:type="spellStart"/>
      <w:r w:rsidRPr="00F245C1">
        <w:rPr>
          <w:rFonts w:ascii="Verdana" w:hAnsi="Verdana"/>
        </w:rPr>
        <w:t>can’t</w:t>
      </w:r>
      <w:proofErr w:type="spellEnd"/>
      <w:r w:rsidRPr="00F245C1">
        <w:rPr>
          <w:rFonts w:ascii="Verdana" w:hAnsi="Verdana"/>
        </w:rPr>
        <w:t xml:space="preserve"> </w:t>
      </w:r>
      <w:proofErr w:type="spellStart"/>
      <w:r w:rsidRPr="00F245C1">
        <w:rPr>
          <w:rFonts w:ascii="Verdana" w:hAnsi="Verdana"/>
        </w:rPr>
        <w:t>see</w:t>
      </w:r>
      <w:proofErr w:type="spellEnd"/>
      <w:r w:rsidRPr="00F245C1">
        <w:rPr>
          <w:rFonts w:ascii="Verdana" w:hAnsi="Verdana"/>
        </w:rPr>
        <w:t xml:space="preserve"> </w:t>
      </w:r>
      <w:ins w:id="1955" w:author="48105" w:date="2025-07-24T17:48:00Z" w16du:dateUtc="2025-07-24T15:48:00Z">
        <w:r w:rsidR="00B8746B">
          <w:rPr>
            <w:rFonts w:ascii="Verdana" w:hAnsi="Verdana"/>
          </w:rPr>
          <w:t>Bob</w:t>
        </w:r>
      </w:ins>
      <w:ins w:id="1956" w:author="48105" w:date="2025-07-24T17:51:00Z" w16du:dateUtc="2025-07-24T15:51:00Z">
        <w:r w:rsidR="006D60FC">
          <w:rPr>
            <w:rFonts w:ascii="Verdana" w:hAnsi="Verdana"/>
          </w:rPr>
          <w:t>i</w:t>
        </w:r>
      </w:ins>
      <w:del w:id="1957" w:author="48105" w:date="2025-07-24T17:48:00Z" w16du:dateUtc="2025-07-24T15:48:00Z">
        <w:r w:rsidRPr="00F245C1" w:rsidDel="00B8746B">
          <w:rPr>
            <w:rFonts w:ascii="Verdana" w:hAnsi="Verdana"/>
          </w:rPr>
          <w:delText>Max</w:delText>
        </w:r>
      </w:del>
      <w:r w:rsidRPr="00F245C1">
        <w:rPr>
          <w:rFonts w:ascii="Verdana" w:hAnsi="Verdana"/>
        </w:rPr>
        <w:t>.</w:t>
      </w:r>
    </w:p>
    <w:p w14:paraId="176A8E4F" w14:textId="46E2C0C9" w:rsidR="001A7C7B" w:rsidRPr="00223481" w:rsidRDefault="001A7C7B">
      <w:pPr>
        <w:rPr>
          <w:rFonts w:ascii="Verdana" w:hAnsi="Verdana"/>
          <w:lang w:val="en-GB"/>
          <w:rPrChange w:id="1958" w:author="Gareth Harding" w:date="2025-07-09T10:21:00Z" w16du:dateUtc="2025-07-09T08:21:00Z">
            <w:rPr>
              <w:rFonts w:ascii="Verdana" w:hAnsi="Verdana"/>
            </w:rPr>
          </w:rPrChange>
        </w:rPr>
        <w:pPrChange w:id="195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60" w:author="Gareth Harding" w:date="2025-07-09T10:21:00Z" w16du:dateUtc="2025-07-09T08:21:00Z">
            <w:rPr>
              <w:rFonts w:ascii="Verdana" w:hAnsi="Verdana"/>
            </w:rPr>
          </w:rPrChange>
        </w:rPr>
        <w:t xml:space="preserve">“Where is </w:t>
      </w:r>
      <w:ins w:id="1961" w:author="48105" w:date="2025-07-24T17:52:00Z" w16du:dateUtc="2025-07-24T15:52:00Z">
        <w:r w:rsidR="00D77609">
          <w:rPr>
            <w:rFonts w:ascii="Verdana" w:hAnsi="Verdana"/>
          </w:rPr>
          <w:t>Bob</w:t>
        </w:r>
      </w:ins>
      <w:del w:id="1962" w:author="48105" w:date="2025-07-24T17:52:00Z" w16du:dateUtc="2025-07-24T15:52:00Z">
        <w:r w:rsidRPr="00223481" w:rsidDel="00D77609">
          <w:rPr>
            <w:rFonts w:ascii="Verdana" w:hAnsi="Verdana"/>
            <w:lang w:val="en-GB"/>
            <w:rPrChange w:id="1963" w:author="Gareth Harding" w:date="2025-07-09T10:21:00Z" w16du:dateUtc="2025-07-09T08:21:00Z">
              <w:rPr>
                <w:rFonts w:ascii="Verdana" w:hAnsi="Verdana"/>
              </w:rPr>
            </w:rPrChange>
          </w:rPr>
          <w:delText>Max</w:delText>
        </w:r>
      </w:del>
      <w:r w:rsidRPr="00223481">
        <w:rPr>
          <w:rFonts w:ascii="Verdana" w:hAnsi="Verdana"/>
          <w:lang w:val="en-GB"/>
          <w:rPrChange w:id="1964" w:author="Gareth Harding" w:date="2025-07-09T10:21:00Z" w16du:dateUtc="2025-07-09T08:21:00Z">
            <w:rPr>
              <w:rFonts w:ascii="Verdana" w:hAnsi="Verdana"/>
            </w:rPr>
          </w:rPrChange>
        </w:rPr>
        <w:t>?” says Daniel.</w:t>
      </w:r>
    </w:p>
    <w:p w14:paraId="6DE22FC2" w14:textId="77777777" w:rsidR="001A7C7B" w:rsidRPr="00223481" w:rsidRDefault="001A7C7B">
      <w:pPr>
        <w:rPr>
          <w:rFonts w:ascii="Verdana" w:hAnsi="Verdana"/>
          <w:lang w:val="en-GB"/>
          <w:rPrChange w:id="1965" w:author="Gareth Harding" w:date="2025-07-09T10:21:00Z" w16du:dateUtc="2025-07-09T08:21:00Z">
            <w:rPr>
              <w:rFonts w:ascii="Verdana" w:hAnsi="Verdana"/>
            </w:rPr>
          </w:rPrChange>
        </w:rPr>
        <w:pPrChange w:id="196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194F151F" w14:textId="77777777" w:rsidR="001A7C7B" w:rsidRPr="00223481" w:rsidRDefault="001A7C7B">
      <w:pPr>
        <w:rPr>
          <w:rFonts w:ascii="Verdana" w:hAnsi="Verdana"/>
          <w:lang w:val="en-GB"/>
          <w:rPrChange w:id="1967" w:author="Gareth Harding" w:date="2025-07-09T10:21:00Z" w16du:dateUtc="2025-07-09T08:21:00Z">
            <w:rPr>
              <w:rFonts w:ascii="Verdana" w:hAnsi="Verdana"/>
            </w:rPr>
          </w:rPrChange>
        </w:rPr>
        <w:pPrChange w:id="196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69" w:author="Gareth Harding" w:date="2025-07-09T10:21:00Z" w16du:dateUtc="2025-07-09T08:21:00Z">
            <w:rPr>
              <w:rFonts w:ascii="Verdana" w:hAnsi="Verdana"/>
            </w:rPr>
          </w:rPrChange>
        </w:rPr>
        <w:t xml:space="preserve">Daniel looks </w:t>
      </w:r>
      <w:r w:rsidRPr="00223481">
        <w:rPr>
          <w:rFonts w:ascii="Verdana" w:hAnsi="Verdana"/>
          <w:b/>
          <w:bCs/>
          <w:lang w:val="en-GB"/>
          <w:rPrChange w:id="197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in</w:t>
      </w:r>
      <w:r w:rsidRPr="00223481">
        <w:rPr>
          <w:rFonts w:ascii="Verdana" w:hAnsi="Verdana"/>
          <w:lang w:val="en-GB"/>
          <w:rPrChange w:id="1971" w:author="Gareth Harding" w:date="2025-07-09T10:21:00Z" w16du:dateUtc="2025-07-09T08:21:00Z">
            <w:rPr>
              <w:rFonts w:ascii="Verdana" w:hAnsi="Verdana"/>
            </w:rPr>
          </w:rPrChange>
        </w:rPr>
        <w:t xml:space="preserve"> the box.</w:t>
      </w:r>
    </w:p>
    <w:p w14:paraId="09EA1278" w14:textId="77777777" w:rsidR="001A7C7B" w:rsidRPr="00223481" w:rsidRDefault="001A7C7B">
      <w:pPr>
        <w:rPr>
          <w:rFonts w:ascii="Verdana" w:hAnsi="Verdana"/>
          <w:lang w:val="en-GB"/>
          <w:rPrChange w:id="1972" w:author="Gareth Harding" w:date="2025-07-09T10:21:00Z" w16du:dateUtc="2025-07-09T08:21:00Z">
            <w:rPr>
              <w:rFonts w:ascii="Verdana" w:hAnsi="Verdana"/>
            </w:rPr>
          </w:rPrChange>
        </w:rPr>
        <w:pPrChange w:id="197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74" w:author="Gareth Harding" w:date="2025-07-09T10:21:00Z" w16du:dateUtc="2025-07-09T08:21:00Z">
            <w:rPr>
              <w:rFonts w:ascii="Verdana" w:hAnsi="Verdana"/>
            </w:rPr>
          </w:rPrChange>
        </w:rPr>
        <w:t>The dog isn’t there.</w:t>
      </w:r>
    </w:p>
    <w:p w14:paraId="73D32EA7" w14:textId="77777777" w:rsidR="001A7C7B" w:rsidRPr="00223481" w:rsidRDefault="001A7C7B">
      <w:pPr>
        <w:rPr>
          <w:rFonts w:ascii="Verdana" w:hAnsi="Verdana"/>
          <w:lang w:val="en-GB"/>
          <w:rPrChange w:id="1975" w:author="Gareth Harding" w:date="2025-07-09T10:21:00Z" w16du:dateUtc="2025-07-09T08:21:00Z">
            <w:rPr>
              <w:rFonts w:ascii="Verdana" w:hAnsi="Verdana"/>
            </w:rPr>
          </w:rPrChange>
        </w:rPr>
        <w:pPrChange w:id="197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07B1AB31" w14:textId="77777777" w:rsidR="001A7C7B" w:rsidRPr="00223481" w:rsidRDefault="001A7C7B">
      <w:pPr>
        <w:rPr>
          <w:rFonts w:ascii="Verdana" w:hAnsi="Verdana"/>
          <w:lang w:val="en-GB"/>
          <w:rPrChange w:id="1977" w:author="Gareth Harding" w:date="2025-07-09T10:21:00Z" w16du:dateUtc="2025-07-09T08:21:00Z">
            <w:rPr>
              <w:rFonts w:ascii="Verdana" w:hAnsi="Verdana"/>
            </w:rPr>
          </w:rPrChange>
        </w:rPr>
        <w:pPrChange w:id="197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79" w:author="Gareth Harding" w:date="2025-07-09T10:21:00Z" w16du:dateUtc="2025-07-09T08:21:00Z">
            <w:rPr>
              <w:rFonts w:ascii="Verdana" w:hAnsi="Verdana"/>
            </w:rPr>
          </w:rPrChange>
        </w:rPr>
        <w:t xml:space="preserve">Daniel looks </w:t>
      </w:r>
      <w:r w:rsidRPr="00223481">
        <w:rPr>
          <w:rFonts w:ascii="Verdana" w:hAnsi="Verdana"/>
          <w:b/>
          <w:bCs/>
          <w:lang w:val="en-GB"/>
          <w:rPrChange w:id="198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on</w:t>
      </w:r>
      <w:r w:rsidRPr="00223481">
        <w:rPr>
          <w:rFonts w:ascii="Verdana" w:hAnsi="Verdana"/>
          <w:lang w:val="en-GB"/>
          <w:rPrChange w:id="1981" w:author="Gareth Harding" w:date="2025-07-09T10:21:00Z" w16du:dateUtc="2025-07-09T08:21:00Z">
            <w:rPr>
              <w:rFonts w:ascii="Verdana" w:hAnsi="Verdana"/>
            </w:rPr>
          </w:rPrChange>
        </w:rPr>
        <w:t xml:space="preserve"> the box.</w:t>
      </w:r>
    </w:p>
    <w:p w14:paraId="46012748" w14:textId="09DA8EC2" w:rsidR="001A7C7B" w:rsidRPr="00223481" w:rsidRDefault="001A7C7B">
      <w:pPr>
        <w:rPr>
          <w:rFonts w:ascii="Verdana" w:hAnsi="Verdana"/>
          <w:lang w:val="en-GB"/>
          <w:rPrChange w:id="1982" w:author="Gareth Harding" w:date="2025-07-09T10:21:00Z" w16du:dateUtc="2025-07-09T08:21:00Z">
            <w:rPr>
              <w:rFonts w:ascii="Verdana" w:hAnsi="Verdana"/>
            </w:rPr>
          </w:rPrChange>
        </w:rPr>
        <w:pPrChange w:id="1983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84" w:author="Gareth Harding" w:date="2025-07-09T10:21:00Z" w16du:dateUtc="2025-07-09T08:21:00Z">
            <w:rPr>
              <w:rFonts w:ascii="Verdana" w:hAnsi="Verdana"/>
            </w:rPr>
          </w:rPrChange>
        </w:rPr>
        <w:t>The dog isn’t there</w:t>
      </w:r>
      <w:ins w:id="1985" w:author="48105" w:date="2025-07-24T17:47:00Z" w16du:dateUtc="2025-07-24T15:47:00Z">
        <w:r w:rsidR="00B8746B">
          <w:rPr>
            <w:rFonts w:ascii="Verdana" w:hAnsi="Verdana"/>
            <w:lang w:val="en-GB"/>
          </w:rPr>
          <w:t>!</w:t>
        </w:r>
      </w:ins>
      <w:del w:id="1986" w:author="48105" w:date="2025-07-24T17:47:00Z" w16du:dateUtc="2025-07-24T15:47:00Z">
        <w:r w:rsidRPr="00223481" w:rsidDel="00B8746B">
          <w:rPr>
            <w:rFonts w:ascii="Verdana" w:hAnsi="Verdana"/>
            <w:lang w:val="en-GB"/>
            <w:rPrChange w:id="1987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54CBCA4" w14:textId="77777777" w:rsidR="001A7C7B" w:rsidRPr="00223481" w:rsidRDefault="001A7C7B">
      <w:pPr>
        <w:rPr>
          <w:rFonts w:ascii="Verdana" w:hAnsi="Verdana"/>
          <w:lang w:val="en-GB"/>
          <w:rPrChange w:id="1988" w:author="Gareth Harding" w:date="2025-07-09T10:21:00Z" w16du:dateUtc="2025-07-09T08:21:00Z">
            <w:rPr>
              <w:rFonts w:ascii="Verdana" w:hAnsi="Verdana"/>
            </w:rPr>
          </w:rPrChange>
        </w:rPr>
        <w:pPrChange w:id="1989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BED9DFE" w14:textId="77777777" w:rsidR="001A7C7B" w:rsidRPr="00223481" w:rsidRDefault="001A7C7B">
      <w:pPr>
        <w:rPr>
          <w:rFonts w:ascii="Verdana" w:hAnsi="Verdana"/>
          <w:lang w:val="en-GB"/>
          <w:rPrChange w:id="1990" w:author="Gareth Harding" w:date="2025-07-09T10:21:00Z" w16du:dateUtc="2025-07-09T08:21:00Z">
            <w:rPr>
              <w:rFonts w:ascii="Verdana" w:hAnsi="Verdana"/>
            </w:rPr>
          </w:rPrChange>
        </w:rPr>
        <w:pPrChange w:id="199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92" w:author="Gareth Harding" w:date="2025-07-09T10:21:00Z" w16du:dateUtc="2025-07-09T08:21:00Z">
            <w:rPr>
              <w:rFonts w:ascii="Verdana" w:hAnsi="Verdana"/>
            </w:rPr>
          </w:rPrChange>
        </w:rPr>
        <w:t xml:space="preserve">Daniel looks </w:t>
      </w:r>
      <w:r w:rsidRPr="00223481">
        <w:rPr>
          <w:rFonts w:ascii="Verdana" w:hAnsi="Verdana"/>
          <w:b/>
          <w:bCs/>
          <w:lang w:val="en-GB"/>
          <w:rPrChange w:id="199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under</w:t>
      </w:r>
      <w:r w:rsidRPr="00223481">
        <w:rPr>
          <w:rFonts w:ascii="Verdana" w:hAnsi="Verdana"/>
          <w:lang w:val="en-GB"/>
          <w:rPrChange w:id="1994" w:author="Gareth Harding" w:date="2025-07-09T10:21:00Z" w16du:dateUtc="2025-07-09T08:21:00Z">
            <w:rPr>
              <w:rFonts w:ascii="Verdana" w:hAnsi="Verdana"/>
            </w:rPr>
          </w:rPrChange>
        </w:rPr>
        <w:t xml:space="preserve"> the box.</w:t>
      </w:r>
    </w:p>
    <w:p w14:paraId="45D2FEE0" w14:textId="77777777" w:rsidR="001A7C7B" w:rsidRPr="00223481" w:rsidRDefault="001A7C7B">
      <w:pPr>
        <w:rPr>
          <w:rFonts w:ascii="Verdana" w:hAnsi="Verdana"/>
          <w:lang w:val="en-GB"/>
          <w:rPrChange w:id="1995" w:author="Gareth Harding" w:date="2025-07-09T10:21:00Z" w16du:dateUtc="2025-07-09T08:21:00Z">
            <w:rPr>
              <w:rFonts w:ascii="Verdana" w:hAnsi="Verdana"/>
            </w:rPr>
          </w:rPrChange>
        </w:rPr>
        <w:pPrChange w:id="199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1997" w:author="Gareth Harding" w:date="2025-07-09T10:21:00Z" w16du:dateUtc="2025-07-09T08:21:00Z">
            <w:rPr>
              <w:rFonts w:ascii="Verdana" w:hAnsi="Verdana"/>
            </w:rPr>
          </w:rPrChange>
        </w:rPr>
        <w:t>The dog isn’t there!</w:t>
      </w:r>
    </w:p>
    <w:p w14:paraId="4A88BCE7" w14:textId="77777777" w:rsidR="001A7C7B" w:rsidRPr="00223481" w:rsidRDefault="001A7C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1998" w:author="Gareth Harding" w:date="2025-07-09T10:21:00Z" w16du:dateUtc="2025-07-09T08:21:00Z">
            <w:rPr>
              <w:rFonts w:ascii="Verdana" w:hAnsi="Verdana"/>
            </w:rPr>
          </w:rPrChange>
        </w:rPr>
        <w:pPrChange w:id="1999" w:author="Gareth Harding" w:date="2025-07-09T17:30:00Z" w16du:dateUtc="2025-07-09T15:30:00Z">
          <w:pPr>
            <w:pStyle w:val="p3"/>
          </w:pPr>
        </w:pPrChange>
      </w:pPr>
    </w:p>
    <w:p w14:paraId="7AC3C879" w14:textId="77777777" w:rsidR="001A7C7B" w:rsidRPr="00223481" w:rsidRDefault="001A7C7B">
      <w:pPr>
        <w:rPr>
          <w:rFonts w:ascii="Verdana" w:hAnsi="Verdana"/>
          <w:lang w:val="en-GB"/>
          <w:rPrChange w:id="2000" w:author="Gareth Harding" w:date="2025-07-09T10:21:00Z" w16du:dateUtc="2025-07-09T08:21:00Z">
            <w:rPr>
              <w:rFonts w:ascii="Verdana" w:hAnsi="Verdana"/>
            </w:rPr>
          </w:rPrChange>
        </w:rPr>
        <w:pPrChange w:id="2001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02" w:author="Gareth Harding" w:date="2025-07-09T10:21:00Z" w16du:dateUtc="2025-07-09T08:21:00Z">
            <w:rPr>
              <w:rFonts w:ascii="Verdana" w:hAnsi="Verdana"/>
            </w:rPr>
          </w:rPrChange>
        </w:rPr>
        <w:t xml:space="preserve">Daniel looks </w:t>
      </w:r>
      <w:r w:rsidRPr="00223481">
        <w:rPr>
          <w:rFonts w:ascii="Verdana" w:hAnsi="Verdana"/>
          <w:b/>
          <w:bCs/>
          <w:lang w:val="en-GB"/>
          <w:rPrChange w:id="200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behind</w:t>
      </w:r>
      <w:r w:rsidRPr="00223481">
        <w:rPr>
          <w:rFonts w:ascii="Verdana" w:hAnsi="Verdana"/>
          <w:lang w:val="en-GB"/>
          <w:rPrChange w:id="2004" w:author="Gareth Harding" w:date="2025-07-09T10:21:00Z" w16du:dateUtc="2025-07-09T08:21:00Z">
            <w:rPr>
              <w:rFonts w:ascii="Verdana" w:hAnsi="Verdana"/>
            </w:rPr>
          </w:rPrChange>
        </w:rPr>
        <w:t xml:space="preserve"> the box.</w:t>
      </w:r>
    </w:p>
    <w:p w14:paraId="43EED300" w14:textId="17B8C556" w:rsidR="001A7C7B" w:rsidRPr="00223481" w:rsidRDefault="001A7C7B">
      <w:pPr>
        <w:rPr>
          <w:rFonts w:ascii="Verdana" w:hAnsi="Verdana"/>
          <w:lang w:val="en-GB"/>
          <w:rPrChange w:id="2005" w:author="Gareth Harding" w:date="2025-07-09T10:21:00Z" w16du:dateUtc="2025-07-09T08:21:00Z">
            <w:rPr>
              <w:rFonts w:ascii="Verdana" w:hAnsi="Verdana"/>
            </w:rPr>
          </w:rPrChange>
        </w:rPr>
        <w:pPrChange w:id="2006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07" w:author="Gareth Harding" w:date="2025-07-09T10:21:00Z" w16du:dateUtc="2025-07-09T08:21:00Z">
            <w:rPr>
              <w:rFonts w:ascii="Verdana" w:hAnsi="Verdana"/>
            </w:rPr>
          </w:rPrChange>
        </w:rPr>
        <w:t>The dog isn’t there</w:t>
      </w:r>
      <w:ins w:id="2008" w:author="48105" w:date="2025-07-24T17:47:00Z" w16du:dateUtc="2025-07-24T15:47:00Z">
        <w:r w:rsidR="00B8746B">
          <w:rPr>
            <w:rFonts w:ascii="Verdana" w:hAnsi="Verdana"/>
            <w:lang w:val="en-GB"/>
          </w:rPr>
          <w:t>!</w:t>
        </w:r>
      </w:ins>
      <w:del w:id="2009" w:author="48105" w:date="2025-07-24T17:47:00Z" w16du:dateUtc="2025-07-24T15:47:00Z">
        <w:r w:rsidRPr="00223481" w:rsidDel="00B8746B">
          <w:rPr>
            <w:rFonts w:ascii="Verdana" w:hAnsi="Verdana"/>
            <w:lang w:val="en-GB"/>
            <w:rPrChange w:id="2010" w:author="Gareth Harding" w:date="2025-07-09T10:21:00Z" w16du:dateUtc="2025-07-09T08:21:00Z">
              <w:rPr>
                <w:rFonts w:ascii="Verdana" w:hAnsi="Verdana"/>
              </w:rPr>
            </w:rPrChange>
          </w:rPr>
          <w:delText>…</w:delText>
        </w:r>
      </w:del>
    </w:p>
    <w:p w14:paraId="3C218962" w14:textId="77777777" w:rsidR="001A7C7B" w:rsidRPr="00223481" w:rsidRDefault="001A7C7B">
      <w:pPr>
        <w:rPr>
          <w:rFonts w:ascii="Verdana" w:hAnsi="Verdana"/>
          <w:lang w:val="en-GB"/>
          <w:rPrChange w:id="2011" w:author="Gareth Harding" w:date="2025-07-09T10:21:00Z" w16du:dateUtc="2025-07-09T08:21:00Z">
            <w:rPr>
              <w:rFonts w:ascii="Verdana" w:hAnsi="Verdana"/>
            </w:rPr>
          </w:rPrChange>
        </w:rPr>
        <w:pPrChange w:id="2012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DA03B08" w14:textId="77777777" w:rsidR="001A7C7B" w:rsidRPr="00223481" w:rsidRDefault="001A7C7B">
      <w:pPr>
        <w:rPr>
          <w:rFonts w:ascii="Verdana" w:hAnsi="Verdana"/>
          <w:lang w:val="en-GB"/>
          <w:rPrChange w:id="2013" w:author="Gareth Harding" w:date="2025-07-09T10:21:00Z" w16du:dateUtc="2025-07-09T08:21:00Z">
            <w:rPr>
              <w:rFonts w:ascii="Verdana" w:hAnsi="Verdana"/>
            </w:rPr>
          </w:rPrChange>
        </w:rPr>
        <w:pPrChange w:id="201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15" w:author="Gareth Harding" w:date="2025-07-09T10:21:00Z" w16du:dateUtc="2025-07-09T08:21:00Z">
            <w:rPr>
              <w:rFonts w:ascii="Verdana" w:hAnsi="Verdana"/>
            </w:rPr>
          </w:rPrChange>
        </w:rPr>
        <w:t xml:space="preserve">Daniel looks </w:t>
      </w:r>
      <w:r w:rsidRPr="00223481">
        <w:rPr>
          <w:rFonts w:ascii="Verdana" w:hAnsi="Verdana"/>
          <w:b/>
          <w:bCs/>
          <w:lang w:val="en-GB"/>
          <w:rPrChange w:id="201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in front of</w:t>
      </w:r>
      <w:r w:rsidRPr="00223481">
        <w:rPr>
          <w:rFonts w:ascii="Verdana" w:hAnsi="Verdana"/>
          <w:lang w:val="en-GB"/>
          <w:rPrChange w:id="2017" w:author="Gareth Harding" w:date="2025-07-09T10:21:00Z" w16du:dateUtc="2025-07-09T08:21:00Z">
            <w:rPr>
              <w:rFonts w:ascii="Verdana" w:hAnsi="Verdana"/>
            </w:rPr>
          </w:rPrChange>
        </w:rPr>
        <w:t xml:space="preserve"> the box.</w:t>
      </w:r>
    </w:p>
    <w:p w14:paraId="37059838" w14:textId="77777777" w:rsidR="001A7C7B" w:rsidRPr="00223481" w:rsidRDefault="001A7C7B">
      <w:pPr>
        <w:rPr>
          <w:rFonts w:ascii="Verdana" w:hAnsi="Verdana"/>
          <w:lang w:val="en-GB"/>
          <w:rPrChange w:id="2018" w:author="Gareth Harding" w:date="2025-07-09T10:21:00Z" w16du:dateUtc="2025-07-09T08:21:00Z">
            <w:rPr>
              <w:rFonts w:ascii="Verdana" w:hAnsi="Verdana"/>
            </w:rPr>
          </w:rPrChange>
        </w:rPr>
        <w:pPrChange w:id="201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20" w:author="Gareth Harding" w:date="2025-07-09T10:21:00Z" w16du:dateUtc="2025-07-09T08:21:00Z">
            <w:rPr>
              <w:rFonts w:ascii="Verdana" w:hAnsi="Verdana"/>
            </w:rPr>
          </w:rPrChange>
        </w:rPr>
        <w:t>The dog isn’t there!</w:t>
      </w:r>
    </w:p>
    <w:p w14:paraId="6CAD6EFD" w14:textId="77777777" w:rsidR="001A7C7B" w:rsidRPr="00223481" w:rsidRDefault="001A7C7B">
      <w:pPr>
        <w:rPr>
          <w:rFonts w:ascii="Verdana" w:hAnsi="Verdana"/>
          <w:lang w:val="en-GB"/>
          <w:rPrChange w:id="2021" w:author="Gareth Harding" w:date="2025-07-09T10:21:00Z" w16du:dateUtc="2025-07-09T08:21:00Z">
            <w:rPr>
              <w:rFonts w:ascii="Verdana" w:hAnsi="Verdana"/>
            </w:rPr>
          </w:rPrChange>
        </w:rPr>
        <w:pPrChange w:id="2022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5487C729" w14:textId="77777777" w:rsidR="001A7C7B" w:rsidRPr="00223481" w:rsidRDefault="001A7C7B">
      <w:pPr>
        <w:rPr>
          <w:rFonts w:ascii="Verdana" w:hAnsi="Verdana"/>
          <w:lang w:val="en-GB"/>
          <w:rPrChange w:id="2023" w:author="Gareth Harding" w:date="2025-07-09T10:21:00Z" w16du:dateUtc="2025-07-09T08:21:00Z">
            <w:rPr>
              <w:rFonts w:ascii="Verdana" w:hAnsi="Verdana"/>
            </w:rPr>
          </w:rPrChange>
        </w:rPr>
        <w:pPrChange w:id="2024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25" w:author="Gareth Harding" w:date="2025-07-09T10:21:00Z" w16du:dateUtc="2025-07-09T08:21:00Z">
            <w:rPr>
              <w:rFonts w:ascii="Verdana" w:hAnsi="Verdana"/>
            </w:rPr>
          </w:rPrChange>
        </w:rPr>
        <w:t xml:space="preserve">Daniel looks </w:t>
      </w:r>
      <w:r w:rsidRPr="00223481">
        <w:rPr>
          <w:rFonts w:ascii="Verdana" w:hAnsi="Verdana"/>
          <w:b/>
          <w:bCs/>
          <w:lang w:val="en-GB"/>
          <w:rPrChange w:id="202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between</w:t>
      </w:r>
      <w:r w:rsidRPr="00223481">
        <w:rPr>
          <w:rFonts w:ascii="Verdana" w:hAnsi="Verdana"/>
          <w:lang w:val="en-GB"/>
          <w:rPrChange w:id="2027" w:author="Gareth Harding" w:date="2025-07-09T10:21:00Z" w16du:dateUtc="2025-07-09T08:21:00Z">
            <w:rPr>
              <w:rFonts w:ascii="Verdana" w:hAnsi="Verdana"/>
            </w:rPr>
          </w:rPrChange>
        </w:rPr>
        <w:t xml:space="preserve"> two boxes…</w:t>
      </w:r>
    </w:p>
    <w:p w14:paraId="77F05545" w14:textId="0C679CC8" w:rsidR="001A7C7B" w:rsidRPr="00223481" w:rsidRDefault="001A7C7B">
      <w:pPr>
        <w:rPr>
          <w:rFonts w:ascii="Verdana" w:hAnsi="Verdana"/>
          <w:lang w:val="en-GB"/>
          <w:rPrChange w:id="2028" w:author="Gareth Harding" w:date="2025-07-09T10:21:00Z" w16du:dateUtc="2025-07-09T08:21:00Z">
            <w:rPr>
              <w:rFonts w:ascii="Verdana" w:hAnsi="Verdana"/>
            </w:rPr>
          </w:rPrChange>
        </w:rPr>
        <w:pPrChange w:id="2029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30" w:author="Gareth Harding" w:date="2025-07-09T10:21:00Z" w16du:dateUtc="2025-07-09T08:21:00Z">
            <w:rPr>
              <w:rFonts w:ascii="Verdana" w:hAnsi="Verdana"/>
            </w:rPr>
          </w:rPrChange>
        </w:rPr>
        <w:t xml:space="preserve">There’s </w:t>
      </w:r>
      <w:ins w:id="2031" w:author="48105" w:date="2025-07-24T17:48:00Z" w16du:dateUtc="2025-07-24T15:48:00Z">
        <w:r w:rsidR="00B8746B">
          <w:rPr>
            <w:rFonts w:ascii="Verdana" w:hAnsi="Verdana"/>
            <w:lang w:val="en-GB"/>
          </w:rPr>
          <w:t>Bob</w:t>
        </w:r>
      </w:ins>
      <w:del w:id="2032" w:author="48105" w:date="2025-07-24T17:48:00Z" w16du:dateUtc="2025-07-24T15:48:00Z">
        <w:r w:rsidRPr="00223481" w:rsidDel="00B8746B">
          <w:rPr>
            <w:rFonts w:ascii="Verdana" w:hAnsi="Verdana"/>
            <w:lang w:val="en-GB"/>
            <w:rPrChange w:id="2033" w:author="Gareth Harding" w:date="2025-07-09T10:21:00Z" w16du:dateUtc="2025-07-09T08:21:00Z">
              <w:rPr>
                <w:rFonts w:ascii="Verdana" w:hAnsi="Verdana"/>
              </w:rPr>
            </w:rPrChange>
          </w:rPr>
          <w:delText>Max</w:delText>
        </w:r>
      </w:del>
      <w:r w:rsidRPr="00223481">
        <w:rPr>
          <w:rFonts w:ascii="Verdana" w:hAnsi="Verdana"/>
          <w:lang w:val="en-GB"/>
          <w:rPrChange w:id="2034" w:author="Gareth Harding" w:date="2025-07-09T10:21:00Z" w16du:dateUtc="2025-07-09T08:21:00Z">
            <w:rPr>
              <w:rFonts w:ascii="Verdana" w:hAnsi="Verdana"/>
            </w:rPr>
          </w:rPrChange>
        </w:rPr>
        <w:t>!</w:t>
      </w:r>
    </w:p>
    <w:p w14:paraId="5A042F0D" w14:textId="77777777" w:rsidR="001A7C7B" w:rsidRPr="00223481" w:rsidRDefault="001A7C7B">
      <w:pPr>
        <w:rPr>
          <w:rFonts w:ascii="Verdana" w:hAnsi="Verdana"/>
          <w:lang w:val="en-GB"/>
          <w:rPrChange w:id="2035" w:author="Gareth Harding" w:date="2025-07-09T10:21:00Z" w16du:dateUtc="2025-07-09T08:21:00Z">
            <w:rPr>
              <w:rFonts w:ascii="Verdana" w:hAnsi="Verdana"/>
            </w:rPr>
          </w:rPrChange>
        </w:rPr>
        <w:pPrChange w:id="2036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p w14:paraId="6D8DF0A5" w14:textId="546F1BAE" w:rsidR="001A7C7B" w:rsidRPr="00223481" w:rsidRDefault="001A7C7B">
      <w:pPr>
        <w:rPr>
          <w:rFonts w:ascii="Verdana" w:hAnsi="Verdana"/>
          <w:lang w:val="en-GB"/>
          <w:rPrChange w:id="2037" w:author="Gareth Harding" w:date="2025-07-09T10:21:00Z" w16du:dateUtc="2025-07-09T08:21:00Z">
            <w:rPr>
              <w:rFonts w:ascii="Verdana" w:hAnsi="Verdana"/>
            </w:rPr>
          </w:rPrChange>
        </w:rPr>
        <w:pPrChange w:id="2038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39" w:author="Gareth Harding" w:date="2025-07-09T10:21:00Z" w16du:dateUtc="2025-07-09T08:21:00Z">
            <w:rPr>
              <w:rFonts w:ascii="Verdana" w:hAnsi="Verdana"/>
            </w:rPr>
          </w:rPrChange>
        </w:rPr>
        <w:t xml:space="preserve">“Woof!” says </w:t>
      </w:r>
      <w:ins w:id="2040" w:author="48105" w:date="2025-07-24T17:48:00Z" w16du:dateUtc="2025-07-24T15:48:00Z">
        <w:r w:rsidR="00B8746B">
          <w:rPr>
            <w:rFonts w:ascii="Verdana" w:hAnsi="Verdana"/>
            <w:lang w:val="en-GB"/>
          </w:rPr>
          <w:t>Bob</w:t>
        </w:r>
      </w:ins>
      <w:del w:id="2041" w:author="48105" w:date="2025-07-24T17:48:00Z" w16du:dateUtc="2025-07-24T15:48:00Z">
        <w:r w:rsidRPr="00223481" w:rsidDel="00B8746B">
          <w:rPr>
            <w:rFonts w:ascii="Verdana" w:hAnsi="Verdana"/>
            <w:lang w:val="en-GB"/>
            <w:rPrChange w:id="2042" w:author="Gareth Harding" w:date="2025-07-09T10:21:00Z" w16du:dateUtc="2025-07-09T08:21:00Z">
              <w:rPr>
                <w:rFonts w:ascii="Verdana" w:hAnsi="Verdana"/>
              </w:rPr>
            </w:rPrChange>
          </w:rPr>
          <w:delText>Max</w:delText>
        </w:r>
      </w:del>
      <w:r w:rsidRPr="00223481">
        <w:rPr>
          <w:rFonts w:ascii="Verdana" w:hAnsi="Verdana"/>
          <w:lang w:val="en-GB"/>
          <w:rPrChange w:id="2043" w:author="Gareth Harding" w:date="2025-07-09T10:21:00Z" w16du:dateUtc="2025-07-09T08:21:00Z">
            <w:rPr>
              <w:rFonts w:ascii="Verdana" w:hAnsi="Verdana"/>
            </w:rPr>
          </w:rPrChange>
        </w:rPr>
        <w:t>.</w:t>
      </w:r>
    </w:p>
    <w:p w14:paraId="7955CB7F" w14:textId="77777777" w:rsidR="001A7C7B" w:rsidRPr="00223481" w:rsidRDefault="001A7C7B">
      <w:pPr>
        <w:rPr>
          <w:rFonts w:ascii="Verdana" w:hAnsi="Verdana"/>
          <w:lang w:val="en-GB"/>
          <w:rPrChange w:id="2044" w:author="Gareth Harding" w:date="2025-07-09T10:21:00Z" w16du:dateUtc="2025-07-09T08:21:00Z">
            <w:rPr>
              <w:rFonts w:ascii="Verdana" w:hAnsi="Verdana"/>
            </w:rPr>
          </w:rPrChange>
        </w:rPr>
        <w:pPrChange w:id="2045" w:author="Gareth Harding" w:date="2025-07-09T17:30:00Z" w16du:dateUtc="2025-07-09T15:30:00Z">
          <w:pPr>
            <w:spacing w:before="100" w:beforeAutospacing="1" w:after="100" w:afterAutospacing="1"/>
          </w:pPr>
        </w:pPrChange>
      </w:pPr>
      <w:r w:rsidRPr="00223481">
        <w:rPr>
          <w:rFonts w:ascii="Verdana" w:hAnsi="Verdana"/>
          <w:lang w:val="en-GB"/>
          <w:rPrChange w:id="2046" w:author="Gareth Harding" w:date="2025-07-09T10:21:00Z" w16du:dateUtc="2025-07-09T08:21:00Z">
            <w:rPr>
              <w:rFonts w:ascii="Verdana" w:hAnsi="Verdana"/>
            </w:rPr>
          </w:rPrChange>
        </w:rPr>
        <w:t>Daniel laughs. “Silly dog!”</w:t>
      </w:r>
    </w:p>
    <w:p w14:paraId="23BFF16B" w14:textId="77777777" w:rsidR="001A7C7B" w:rsidRPr="00223481" w:rsidRDefault="001A7C7B">
      <w:pPr>
        <w:pStyle w:val="p4"/>
        <w:spacing w:before="0" w:beforeAutospacing="0" w:after="0" w:afterAutospacing="0"/>
        <w:rPr>
          <w:rFonts w:ascii="Verdana" w:hAnsi="Verdana"/>
          <w:lang w:val="en-GB"/>
          <w:rPrChange w:id="2047" w:author="Gareth Harding" w:date="2025-07-09T10:21:00Z" w16du:dateUtc="2025-07-09T08:21:00Z">
            <w:rPr>
              <w:rFonts w:ascii="Verdana" w:hAnsi="Verdana"/>
            </w:rPr>
          </w:rPrChange>
        </w:rPr>
        <w:pPrChange w:id="2048" w:author="Gareth Harding" w:date="2025-07-09T17:30:00Z" w16du:dateUtc="2025-07-09T15:30:00Z">
          <w:pPr>
            <w:pStyle w:val="p4"/>
          </w:pPr>
        </w:pPrChange>
      </w:pPr>
    </w:p>
    <w:p w14:paraId="29ED6572" w14:textId="77777777" w:rsidR="001A7C7B" w:rsidRPr="00223481" w:rsidRDefault="001A7C7B" w:rsidP="004D7559">
      <w:pPr>
        <w:adjustRightInd w:val="0"/>
        <w:snapToGrid w:val="0"/>
        <w:rPr>
          <w:rFonts w:ascii="Verdana" w:hAnsi="Verdana"/>
          <w:b/>
          <w:bCs/>
          <w:color w:val="00B050"/>
          <w:lang w:val="en-GB"/>
          <w:rPrChange w:id="2049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</w:pPr>
      <w:r w:rsidRPr="00223481">
        <w:rPr>
          <w:rFonts w:ascii="Verdana" w:hAnsi="Verdana"/>
          <w:b/>
          <w:bCs/>
          <w:color w:val="00B050"/>
          <w:lang w:val="en-GB"/>
          <w:rPrChange w:id="2050" w:author="Gareth Harding" w:date="2025-07-09T10:21:00Z" w16du:dateUtc="2025-07-09T08:21:00Z">
            <w:rPr>
              <w:rFonts w:ascii="Verdana" w:hAnsi="Verdana"/>
              <w:b/>
              <w:bCs/>
              <w:color w:val="00B050"/>
            </w:rPr>
          </w:rPrChange>
        </w:rPr>
        <w:t>Comprehension Questions</w:t>
      </w:r>
    </w:p>
    <w:p w14:paraId="73602427" w14:textId="77777777" w:rsidR="007A370C" w:rsidRPr="00223481" w:rsidRDefault="007A370C">
      <w:pPr>
        <w:pStyle w:val="p4"/>
        <w:spacing w:before="0" w:beforeAutospacing="0" w:after="0" w:afterAutospacing="0"/>
        <w:rPr>
          <w:rFonts w:ascii="Verdana" w:hAnsi="Verdana"/>
          <w:lang w:val="en-GB"/>
          <w:rPrChange w:id="2051" w:author="Gareth Harding" w:date="2025-07-09T10:21:00Z" w16du:dateUtc="2025-07-09T08:21:00Z">
            <w:rPr>
              <w:rFonts w:ascii="Verdana" w:hAnsi="Verdana"/>
            </w:rPr>
          </w:rPrChange>
        </w:rPr>
        <w:pPrChange w:id="2052" w:author="Gareth Harding" w:date="2025-07-09T17:30:00Z" w16du:dateUtc="2025-07-09T15:30:00Z">
          <w:pPr>
            <w:pStyle w:val="p4"/>
          </w:pPr>
        </w:pPrChange>
      </w:pPr>
    </w:p>
    <w:p w14:paraId="1D835140" w14:textId="319D85EA" w:rsidR="00EC0BFD" w:rsidRPr="00223481" w:rsidRDefault="00D77609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053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2054" w:author="Gareth Harding" w:date="2025-07-09T17:30:00Z" w16du:dateUtc="2025-07-09T15:30:00Z">
          <w:pPr>
            <w:pStyle w:val="p1"/>
            <w:numPr>
              <w:numId w:val="37"/>
            </w:numPr>
            <w:ind w:left="360" w:hanging="360"/>
          </w:pPr>
        </w:pPrChange>
      </w:pPr>
      <w:ins w:id="2055" w:author="48105" w:date="2025-07-24T17:52:00Z" w16du:dateUtc="2025-07-24T15:52:00Z">
        <w:r>
          <w:rPr>
            <w:rFonts w:ascii="Verdana" w:hAnsi="Verdana"/>
            <w:b/>
            <w:bCs/>
            <w:lang w:val="en-GB"/>
          </w:rPr>
          <w:t>B</w:t>
        </w:r>
      </w:ins>
      <w:ins w:id="2056" w:author="48105" w:date="2025-07-24T17:53:00Z" w16du:dateUtc="2025-07-24T15:53:00Z">
        <w:r>
          <w:rPr>
            <w:rFonts w:ascii="Verdana" w:hAnsi="Verdana"/>
            <w:b/>
            <w:bCs/>
            <w:lang w:val="en-GB"/>
          </w:rPr>
          <w:t>ob</w:t>
        </w:r>
      </w:ins>
      <w:del w:id="2057" w:author="48105" w:date="2025-07-24T17:52:00Z" w16du:dateUtc="2025-07-24T15:52:00Z">
        <w:r w:rsidR="00EC0BFD" w:rsidRPr="00223481" w:rsidDel="00D77609">
          <w:rPr>
            <w:rFonts w:ascii="Verdana" w:hAnsi="Verdana"/>
            <w:b/>
            <w:bCs/>
            <w:lang w:val="en-GB"/>
            <w:rPrChange w:id="2058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>Max</w:delText>
        </w:r>
      </w:del>
      <w:r w:rsidR="00EC0BFD" w:rsidRPr="00223481">
        <w:rPr>
          <w:rFonts w:ascii="Verdana" w:hAnsi="Verdana"/>
          <w:b/>
          <w:bCs/>
          <w:lang w:val="en-GB"/>
          <w:rPrChange w:id="205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is on top of the box.</w:t>
      </w:r>
    </w:p>
    <w:p w14:paraId="3ACE870E" w14:textId="77777777" w:rsidR="00EC0BFD" w:rsidRPr="00F245C1" w:rsidRDefault="00EC0BFD">
      <w:pPr>
        <w:pStyle w:val="p1"/>
        <w:spacing w:before="0" w:beforeAutospacing="0" w:after="0" w:afterAutospacing="0"/>
        <w:rPr>
          <w:rFonts w:ascii="Verdana" w:hAnsi="Verdana"/>
        </w:rPr>
        <w:pPrChange w:id="2060" w:author="Gareth Harding" w:date="2025-07-09T17:30:00Z" w16du:dateUtc="2025-07-09T15:30:00Z">
          <w:pPr>
            <w:pStyle w:val="p1"/>
          </w:pPr>
        </w:pPrChange>
      </w:pPr>
      <w:r w:rsidRPr="00F245C1">
        <w:rPr>
          <w:rFonts w:ascii="Verdana" w:hAnsi="Verdana"/>
        </w:rPr>
        <w:t>True</w:t>
      </w:r>
    </w:p>
    <w:p w14:paraId="46CA69BB" w14:textId="18CED2F2" w:rsidR="00960B83" w:rsidRDefault="00EC0BFD" w:rsidP="004D7559">
      <w:pPr>
        <w:pStyle w:val="p1"/>
        <w:spacing w:before="0" w:beforeAutospacing="0" w:after="0" w:afterAutospacing="0"/>
        <w:rPr>
          <w:ins w:id="2061" w:author="Gareth Harding" w:date="2025-07-09T17:46:00Z" w16du:dateUtc="2025-07-09T15:46:00Z"/>
          <w:rStyle w:val="s1"/>
          <w:rFonts w:ascii="Verdana" w:eastAsiaTheme="majorEastAsia" w:hAnsi="Verdana"/>
        </w:rPr>
      </w:pPr>
      <w:r w:rsidRPr="00F245C1">
        <w:rPr>
          <w:rStyle w:val="s1"/>
          <w:rFonts w:ascii="Verdana" w:eastAsiaTheme="majorEastAsia" w:hAnsi="Verdana"/>
          <w:highlight w:val="yellow"/>
        </w:rPr>
        <w:t>False</w:t>
      </w:r>
      <w:del w:id="2062" w:author="Gareth Harding" w:date="2025-07-09T11:03:00Z" w16du:dateUtc="2025-07-09T09:03:00Z">
        <w:r w:rsidRPr="00F245C1" w:rsidDel="00F915C6">
          <w:rPr>
            <w:rStyle w:val="s1"/>
            <w:rFonts w:ascii="Verdana" w:eastAsiaTheme="majorEastAsia" w:hAnsi="Verdana"/>
            <w:highlight w:val="yellow"/>
          </w:rPr>
          <w:delText>.</w:delText>
        </w:r>
      </w:del>
    </w:p>
    <w:p w14:paraId="03FB1270" w14:textId="77777777" w:rsidR="006751CB" w:rsidRPr="00F245C1" w:rsidRDefault="006751CB">
      <w:pPr>
        <w:pStyle w:val="p1"/>
        <w:spacing w:before="0" w:beforeAutospacing="0" w:after="0" w:afterAutospacing="0"/>
        <w:rPr>
          <w:rStyle w:val="s1"/>
          <w:rFonts w:ascii="Verdana" w:eastAsiaTheme="majorEastAsia" w:hAnsi="Verdana"/>
        </w:rPr>
        <w:pPrChange w:id="2063" w:author="Gareth Harding" w:date="2025-07-09T17:30:00Z" w16du:dateUtc="2025-07-09T15:30:00Z">
          <w:pPr>
            <w:pStyle w:val="p1"/>
          </w:pPr>
        </w:pPrChange>
      </w:pPr>
    </w:p>
    <w:p w14:paraId="5F56A8E5" w14:textId="6D63F1FD" w:rsidR="00960B83" w:rsidRPr="00223481" w:rsidRDefault="00D77609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06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2065" w:author="Gareth Harding" w:date="2025-07-09T17:30:00Z" w16du:dateUtc="2025-07-09T15:30:00Z">
          <w:pPr>
            <w:pStyle w:val="p1"/>
            <w:numPr>
              <w:numId w:val="37"/>
            </w:numPr>
            <w:ind w:left="360" w:hanging="360"/>
          </w:pPr>
        </w:pPrChange>
      </w:pPr>
      <w:ins w:id="2066" w:author="48105" w:date="2025-07-24T17:53:00Z" w16du:dateUtc="2025-07-24T15:53:00Z">
        <w:r>
          <w:rPr>
            <w:rFonts w:ascii="Verdana" w:hAnsi="Verdana"/>
            <w:b/>
            <w:bCs/>
            <w:lang w:val="en-GB"/>
          </w:rPr>
          <w:t>Bob</w:t>
        </w:r>
      </w:ins>
      <w:del w:id="2067" w:author="48105" w:date="2025-07-24T17:53:00Z" w16du:dateUtc="2025-07-24T15:53:00Z">
        <w:r w:rsidR="00960B83" w:rsidRPr="00223481" w:rsidDel="00D77609">
          <w:rPr>
            <w:rFonts w:ascii="Verdana" w:hAnsi="Verdana"/>
            <w:b/>
            <w:bCs/>
            <w:lang w:val="en-GB"/>
            <w:rPrChange w:id="2068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>Max</w:delText>
        </w:r>
      </w:del>
      <w:r w:rsidR="00960B83" w:rsidRPr="00223481">
        <w:rPr>
          <w:rFonts w:ascii="Verdana" w:hAnsi="Verdana"/>
          <w:b/>
          <w:bCs/>
          <w:lang w:val="en-GB"/>
          <w:rPrChange w:id="206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is in the box.</w:t>
      </w:r>
    </w:p>
    <w:p w14:paraId="1A9A374E" w14:textId="77777777" w:rsidR="00960B83" w:rsidRPr="00F245C1" w:rsidRDefault="00960B83">
      <w:pPr>
        <w:pStyle w:val="p1"/>
        <w:spacing w:before="0" w:beforeAutospacing="0" w:after="0" w:afterAutospacing="0"/>
        <w:rPr>
          <w:rFonts w:ascii="Verdana" w:hAnsi="Verdana"/>
        </w:rPr>
        <w:pPrChange w:id="2070" w:author="Gareth Harding" w:date="2025-07-09T17:30:00Z" w16du:dateUtc="2025-07-09T15:30:00Z">
          <w:pPr>
            <w:pStyle w:val="p1"/>
          </w:pPr>
        </w:pPrChange>
      </w:pPr>
      <w:r w:rsidRPr="00F245C1">
        <w:rPr>
          <w:rFonts w:ascii="Verdana" w:hAnsi="Verdana"/>
        </w:rPr>
        <w:t>True</w:t>
      </w:r>
    </w:p>
    <w:p w14:paraId="64E2795C" w14:textId="6CE49902" w:rsidR="00960B83" w:rsidRDefault="00960B83" w:rsidP="004D7559">
      <w:pPr>
        <w:pStyle w:val="p1"/>
        <w:spacing w:before="0" w:beforeAutospacing="0" w:after="0" w:afterAutospacing="0"/>
        <w:rPr>
          <w:ins w:id="2071" w:author="Gareth Harding" w:date="2025-07-09T17:46:00Z" w16du:dateUtc="2025-07-09T15:46:00Z"/>
          <w:rStyle w:val="s1"/>
          <w:rFonts w:ascii="Verdana" w:eastAsiaTheme="majorEastAsia" w:hAnsi="Verdana"/>
        </w:rPr>
      </w:pPr>
      <w:r w:rsidRPr="00F245C1">
        <w:rPr>
          <w:rStyle w:val="s1"/>
          <w:rFonts w:ascii="Verdana" w:eastAsiaTheme="majorEastAsia" w:hAnsi="Verdana"/>
          <w:highlight w:val="yellow"/>
        </w:rPr>
        <w:t>False</w:t>
      </w:r>
      <w:del w:id="2072" w:author="Gareth Harding" w:date="2025-07-09T11:03:00Z" w16du:dateUtc="2025-07-09T09:03:00Z">
        <w:r w:rsidRPr="00F245C1" w:rsidDel="00F915C6">
          <w:rPr>
            <w:rStyle w:val="s1"/>
            <w:rFonts w:ascii="Verdana" w:eastAsiaTheme="majorEastAsia" w:hAnsi="Verdana"/>
            <w:highlight w:val="yellow"/>
          </w:rPr>
          <w:delText>.</w:delText>
        </w:r>
      </w:del>
    </w:p>
    <w:p w14:paraId="7EAB06FE" w14:textId="77777777" w:rsidR="006751CB" w:rsidRPr="00F245C1" w:rsidRDefault="006751CB">
      <w:pPr>
        <w:pStyle w:val="p1"/>
        <w:spacing w:before="0" w:beforeAutospacing="0" w:after="0" w:afterAutospacing="0"/>
        <w:rPr>
          <w:rStyle w:val="s1"/>
          <w:rFonts w:ascii="Verdana" w:eastAsiaTheme="majorEastAsia" w:hAnsi="Verdana"/>
        </w:rPr>
        <w:pPrChange w:id="2073" w:author="Gareth Harding" w:date="2025-07-09T17:30:00Z" w16du:dateUtc="2025-07-09T15:30:00Z">
          <w:pPr>
            <w:pStyle w:val="p1"/>
          </w:pPr>
        </w:pPrChange>
      </w:pPr>
    </w:p>
    <w:p w14:paraId="5AD38C34" w14:textId="43783A48" w:rsidR="00960B83" w:rsidRPr="00223481" w:rsidRDefault="00D77609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07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2075" w:author="Gareth Harding" w:date="2025-07-09T17:30:00Z" w16du:dateUtc="2025-07-09T15:30:00Z">
          <w:pPr>
            <w:pStyle w:val="p1"/>
            <w:numPr>
              <w:numId w:val="37"/>
            </w:numPr>
            <w:ind w:left="360" w:hanging="360"/>
          </w:pPr>
        </w:pPrChange>
      </w:pPr>
      <w:ins w:id="2076" w:author="48105" w:date="2025-07-24T17:53:00Z" w16du:dateUtc="2025-07-24T15:53:00Z">
        <w:r>
          <w:rPr>
            <w:rFonts w:ascii="Verdana" w:hAnsi="Verdana"/>
            <w:b/>
            <w:bCs/>
            <w:lang w:val="en-GB"/>
          </w:rPr>
          <w:t>Bob</w:t>
        </w:r>
      </w:ins>
      <w:del w:id="2077" w:author="48105" w:date="2025-07-24T17:53:00Z" w16du:dateUtc="2025-07-24T15:53:00Z">
        <w:r w:rsidR="00960B83" w:rsidRPr="00223481" w:rsidDel="00D77609">
          <w:rPr>
            <w:rFonts w:ascii="Verdana" w:hAnsi="Verdana"/>
            <w:b/>
            <w:bCs/>
            <w:lang w:val="en-GB"/>
            <w:rPrChange w:id="2078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>Max</w:delText>
        </w:r>
      </w:del>
      <w:r w:rsidR="00960B83" w:rsidRPr="00223481">
        <w:rPr>
          <w:rFonts w:ascii="Verdana" w:hAnsi="Verdana"/>
          <w:b/>
          <w:bCs/>
          <w:lang w:val="en-GB"/>
          <w:rPrChange w:id="2079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is in front of the box.</w:t>
      </w:r>
    </w:p>
    <w:p w14:paraId="00B699AF" w14:textId="77777777" w:rsidR="00960B83" w:rsidRPr="00F245C1" w:rsidRDefault="00960B83">
      <w:pPr>
        <w:pStyle w:val="p1"/>
        <w:spacing w:before="0" w:beforeAutospacing="0" w:after="0" w:afterAutospacing="0"/>
        <w:rPr>
          <w:rFonts w:ascii="Verdana" w:hAnsi="Verdana"/>
        </w:rPr>
        <w:pPrChange w:id="2080" w:author="Gareth Harding" w:date="2025-07-09T17:30:00Z" w16du:dateUtc="2025-07-09T15:30:00Z">
          <w:pPr>
            <w:pStyle w:val="p1"/>
          </w:pPr>
        </w:pPrChange>
      </w:pPr>
      <w:r w:rsidRPr="00F245C1">
        <w:rPr>
          <w:rFonts w:ascii="Verdana" w:hAnsi="Verdana"/>
        </w:rPr>
        <w:t>True</w:t>
      </w:r>
    </w:p>
    <w:p w14:paraId="3249F89E" w14:textId="5D464C29" w:rsidR="00960B83" w:rsidRDefault="00960B83" w:rsidP="004D7559">
      <w:pPr>
        <w:pStyle w:val="p1"/>
        <w:spacing w:before="0" w:beforeAutospacing="0" w:after="0" w:afterAutospacing="0"/>
        <w:rPr>
          <w:ins w:id="2081" w:author="Gareth Harding" w:date="2025-07-09T17:46:00Z" w16du:dateUtc="2025-07-09T15:46:00Z"/>
          <w:rStyle w:val="s1"/>
          <w:rFonts w:ascii="Verdana" w:eastAsiaTheme="majorEastAsia" w:hAnsi="Verdana"/>
        </w:rPr>
      </w:pPr>
      <w:r w:rsidRPr="00F245C1">
        <w:rPr>
          <w:rStyle w:val="s1"/>
          <w:rFonts w:ascii="Verdana" w:eastAsiaTheme="majorEastAsia" w:hAnsi="Verdana"/>
          <w:highlight w:val="yellow"/>
        </w:rPr>
        <w:t>False</w:t>
      </w:r>
      <w:del w:id="2082" w:author="Gareth Harding" w:date="2025-07-09T11:03:00Z" w16du:dateUtc="2025-07-09T09:03:00Z">
        <w:r w:rsidRPr="00F245C1" w:rsidDel="00F915C6">
          <w:rPr>
            <w:rStyle w:val="s1"/>
            <w:rFonts w:ascii="Verdana" w:eastAsiaTheme="majorEastAsia" w:hAnsi="Verdana"/>
            <w:highlight w:val="yellow"/>
          </w:rPr>
          <w:delText>.</w:delText>
        </w:r>
      </w:del>
    </w:p>
    <w:p w14:paraId="62725653" w14:textId="77777777" w:rsidR="006751CB" w:rsidRPr="00F245C1" w:rsidRDefault="006751CB">
      <w:pPr>
        <w:pStyle w:val="p1"/>
        <w:spacing w:before="0" w:beforeAutospacing="0" w:after="0" w:afterAutospacing="0"/>
        <w:rPr>
          <w:rStyle w:val="s1"/>
          <w:rFonts w:ascii="Verdana" w:eastAsiaTheme="majorEastAsia" w:hAnsi="Verdana"/>
        </w:rPr>
        <w:pPrChange w:id="2083" w:author="Gareth Harding" w:date="2025-07-09T17:30:00Z" w16du:dateUtc="2025-07-09T15:30:00Z">
          <w:pPr>
            <w:pStyle w:val="p1"/>
          </w:pPr>
        </w:pPrChange>
      </w:pPr>
    </w:p>
    <w:p w14:paraId="27863771" w14:textId="4E742EAD" w:rsidR="00EC0BFD" w:rsidRPr="00223481" w:rsidRDefault="00EC0BFD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084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2085" w:author="Gareth Harding" w:date="2025-07-09T17:30:00Z" w16du:dateUtc="2025-07-09T15:30:00Z">
          <w:pPr>
            <w:pStyle w:val="p1"/>
            <w:numPr>
              <w:numId w:val="37"/>
            </w:numPr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2086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Daniel finds </w:t>
      </w:r>
      <w:ins w:id="2087" w:author="48105" w:date="2025-07-24T17:53:00Z" w16du:dateUtc="2025-07-24T15:53:00Z">
        <w:r w:rsidR="00D77609">
          <w:rPr>
            <w:rFonts w:ascii="Verdana" w:hAnsi="Verdana"/>
            <w:b/>
            <w:bCs/>
            <w:lang w:val="en-GB"/>
          </w:rPr>
          <w:t>Bob</w:t>
        </w:r>
      </w:ins>
      <w:del w:id="2088" w:author="48105" w:date="2025-07-24T17:53:00Z" w16du:dateUtc="2025-07-24T15:53:00Z">
        <w:r w:rsidRPr="00223481" w:rsidDel="00D77609">
          <w:rPr>
            <w:rFonts w:ascii="Verdana" w:hAnsi="Verdana"/>
            <w:b/>
            <w:bCs/>
            <w:lang w:val="en-GB"/>
            <w:rPrChange w:id="2089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>Max</w:delText>
        </w:r>
      </w:del>
      <w:r w:rsidRPr="00223481">
        <w:rPr>
          <w:rFonts w:ascii="Verdana" w:hAnsi="Verdana"/>
          <w:b/>
          <w:bCs/>
          <w:lang w:val="en-GB"/>
          <w:rPrChange w:id="2090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behind the box.</w:t>
      </w:r>
    </w:p>
    <w:p w14:paraId="7AD4DB41" w14:textId="77777777" w:rsidR="00EC0BFD" w:rsidRPr="00F245C1" w:rsidRDefault="00EC0BFD">
      <w:pPr>
        <w:pStyle w:val="p1"/>
        <w:spacing w:before="0" w:beforeAutospacing="0" w:after="0" w:afterAutospacing="0"/>
        <w:rPr>
          <w:rStyle w:val="s1"/>
          <w:rFonts w:ascii="Verdana" w:eastAsiaTheme="majorEastAsia" w:hAnsi="Verdana"/>
        </w:rPr>
        <w:pPrChange w:id="2091" w:author="Gareth Harding" w:date="2025-07-09T17:30:00Z" w16du:dateUtc="2025-07-09T15:30:00Z">
          <w:pPr>
            <w:pStyle w:val="p1"/>
          </w:pPr>
        </w:pPrChange>
      </w:pPr>
      <w:r w:rsidRPr="00F245C1">
        <w:rPr>
          <w:rStyle w:val="s1"/>
          <w:rFonts w:ascii="Verdana" w:eastAsiaTheme="majorEastAsia" w:hAnsi="Verdana"/>
        </w:rPr>
        <w:t>True</w:t>
      </w:r>
    </w:p>
    <w:p w14:paraId="69A3FA92" w14:textId="2E64AA7C" w:rsidR="00EC0BFD" w:rsidRDefault="00EC0BFD" w:rsidP="004D7559">
      <w:pPr>
        <w:pStyle w:val="p1"/>
        <w:spacing w:before="0" w:beforeAutospacing="0" w:after="0" w:afterAutospacing="0"/>
        <w:rPr>
          <w:ins w:id="2092" w:author="Gareth Harding" w:date="2025-07-09T17:46:00Z" w16du:dateUtc="2025-07-09T15:46:00Z"/>
          <w:rStyle w:val="s1"/>
          <w:rFonts w:ascii="Verdana" w:eastAsiaTheme="majorEastAsia" w:hAnsi="Verdana"/>
        </w:rPr>
      </w:pPr>
      <w:r w:rsidRPr="00F245C1">
        <w:rPr>
          <w:rStyle w:val="s1"/>
          <w:rFonts w:ascii="Verdana" w:eastAsiaTheme="majorEastAsia" w:hAnsi="Verdana"/>
          <w:highlight w:val="yellow"/>
        </w:rPr>
        <w:t>False</w:t>
      </w:r>
      <w:del w:id="2093" w:author="Gareth Harding" w:date="2025-07-09T11:03:00Z" w16du:dateUtc="2025-07-09T09:03:00Z">
        <w:r w:rsidRPr="00F245C1" w:rsidDel="00F915C6">
          <w:rPr>
            <w:rStyle w:val="s1"/>
            <w:rFonts w:ascii="Verdana" w:eastAsiaTheme="majorEastAsia" w:hAnsi="Verdana"/>
            <w:highlight w:val="yellow"/>
          </w:rPr>
          <w:delText>.</w:delText>
        </w:r>
      </w:del>
    </w:p>
    <w:p w14:paraId="68C72D05" w14:textId="77777777" w:rsidR="006751CB" w:rsidRPr="00F245C1" w:rsidRDefault="006751CB">
      <w:pPr>
        <w:pStyle w:val="p1"/>
        <w:spacing w:before="0" w:beforeAutospacing="0" w:after="0" w:afterAutospacing="0"/>
        <w:rPr>
          <w:rStyle w:val="s1"/>
          <w:rFonts w:ascii="Verdana" w:hAnsi="Verdana"/>
        </w:rPr>
        <w:pPrChange w:id="2094" w:author="Gareth Harding" w:date="2025-07-09T17:30:00Z" w16du:dateUtc="2025-07-09T15:30:00Z">
          <w:pPr>
            <w:pStyle w:val="p1"/>
          </w:pPr>
        </w:pPrChange>
      </w:pPr>
    </w:p>
    <w:p w14:paraId="565025A1" w14:textId="77777777" w:rsidR="0036515F" w:rsidRPr="00223481" w:rsidRDefault="0036515F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095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2096" w:author="Gareth Harding" w:date="2025-07-09T17:30:00Z" w16du:dateUtc="2025-07-09T15:30:00Z">
          <w:pPr>
            <w:pStyle w:val="p1"/>
            <w:numPr>
              <w:numId w:val="37"/>
            </w:numPr>
            <w:ind w:left="360" w:hanging="360"/>
          </w:pPr>
        </w:pPrChange>
      </w:pPr>
      <w:r w:rsidRPr="00223481">
        <w:rPr>
          <w:rFonts w:ascii="Verdana" w:hAnsi="Verdana"/>
          <w:b/>
          <w:bCs/>
          <w:lang w:val="en-GB"/>
          <w:rPrChange w:id="209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>Daniel looks under the box.</w:t>
      </w:r>
    </w:p>
    <w:p w14:paraId="563CF9A0" w14:textId="77777777" w:rsidR="0036515F" w:rsidRPr="00F245C1" w:rsidRDefault="0036515F">
      <w:pPr>
        <w:pStyle w:val="p1"/>
        <w:spacing w:before="0" w:beforeAutospacing="0" w:after="0" w:afterAutospacing="0"/>
        <w:rPr>
          <w:rStyle w:val="s1"/>
          <w:rFonts w:ascii="Verdana" w:eastAsiaTheme="majorEastAsia" w:hAnsi="Verdana"/>
        </w:rPr>
        <w:pPrChange w:id="2098" w:author="Gareth Harding" w:date="2025-07-09T17:30:00Z" w16du:dateUtc="2025-07-09T15:30:00Z">
          <w:pPr>
            <w:pStyle w:val="p1"/>
          </w:pPr>
        </w:pPrChange>
      </w:pPr>
      <w:r w:rsidRPr="00F245C1">
        <w:rPr>
          <w:rStyle w:val="s1"/>
          <w:rFonts w:ascii="Verdana" w:eastAsiaTheme="majorEastAsia" w:hAnsi="Verdana"/>
          <w:highlight w:val="yellow"/>
        </w:rPr>
        <w:t>True</w:t>
      </w:r>
    </w:p>
    <w:p w14:paraId="4E4BBFAC" w14:textId="0A37EC48" w:rsidR="00EC0BFD" w:rsidRDefault="0036515F" w:rsidP="004D7559">
      <w:pPr>
        <w:pStyle w:val="p1"/>
        <w:spacing w:before="0" w:beforeAutospacing="0" w:after="0" w:afterAutospacing="0"/>
        <w:rPr>
          <w:ins w:id="2099" w:author="Gareth Harding" w:date="2025-07-09T17:46:00Z" w16du:dateUtc="2025-07-09T15:46:00Z"/>
          <w:rStyle w:val="s1"/>
          <w:rFonts w:ascii="Verdana" w:eastAsiaTheme="majorEastAsia" w:hAnsi="Verdana"/>
        </w:rPr>
      </w:pPr>
      <w:r w:rsidRPr="00F245C1">
        <w:rPr>
          <w:rStyle w:val="s1"/>
          <w:rFonts w:ascii="Verdana" w:eastAsiaTheme="majorEastAsia" w:hAnsi="Verdana"/>
        </w:rPr>
        <w:lastRenderedPageBreak/>
        <w:t>False</w:t>
      </w:r>
      <w:del w:id="2100" w:author="Gareth Harding" w:date="2025-07-09T11:03:00Z" w16du:dateUtc="2025-07-09T09:03:00Z">
        <w:r w:rsidRPr="00F245C1" w:rsidDel="00F915C6">
          <w:rPr>
            <w:rStyle w:val="s1"/>
            <w:rFonts w:ascii="Verdana" w:eastAsiaTheme="majorEastAsia" w:hAnsi="Verdana"/>
          </w:rPr>
          <w:delText>.</w:delText>
        </w:r>
      </w:del>
    </w:p>
    <w:p w14:paraId="54D4FCCD" w14:textId="77777777" w:rsidR="006751CB" w:rsidRPr="00F245C1" w:rsidRDefault="006751CB">
      <w:pPr>
        <w:pStyle w:val="p1"/>
        <w:spacing w:before="0" w:beforeAutospacing="0" w:after="0" w:afterAutospacing="0"/>
        <w:rPr>
          <w:rStyle w:val="s1"/>
          <w:rFonts w:ascii="Verdana" w:hAnsi="Verdana"/>
        </w:rPr>
        <w:pPrChange w:id="2101" w:author="Gareth Harding" w:date="2025-07-09T17:30:00Z" w16du:dateUtc="2025-07-09T15:30:00Z">
          <w:pPr>
            <w:pStyle w:val="p1"/>
          </w:pPr>
        </w:pPrChange>
      </w:pPr>
    </w:p>
    <w:p w14:paraId="1B8B6C57" w14:textId="2C8B6538" w:rsidR="0036515F" w:rsidRPr="00223481" w:rsidRDefault="00D77609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102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pPrChange w:id="2103" w:author="Gareth Harding" w:date="2025-07-09T17:30:00Z" w16du:dateUtc="2025-07-09T15:30:00Z">
          <w:pPr>
            <w:pStyle w:val="p1"/>
            <w:numPr>
              <w:numId w:val="37"/>
            </w:numPr>
            <w:ind w:left="360" w:hanging="360"/>
          </w:pPr>
        </w:pPrChange>
      </w:pPr>
      <w:ins w:id="2104" w:author="48105" w:date="2025-07-24T17:53:00Z" w16du:dateUtc="2025-07-24T15:53:00Z">
        <w:r>
          <w:rPr>
            <w:rFonts w:ascii="Verdana" w:hAnsi="Verdana"/>
            <w:b/>
            <w:bCs/>
            <w:lang w:val="en-GB"/>
          </w:rPr>
          <w:t>Bob</w:t>
        </w:r>
      </w:ins>
      <w:del w:id="2105" w:author="48105" w:date="2025-07-24T17:53:00Z" w16du:dateUtc="2025-07-24T15:53:00Z">
        <w:r w:rsidR="0036515F" w:rsidRPr="00223481" w:rsidDel="00D77609">
          <w:rPr>
            <w:rFonts w:ascii="Verdana" w:hAnsi="Verdana"/>
            <w:b/>
            <w:bCs/>
            <w:lang w:val="en-GB"/>
            <w:rPrChange w:id="2106" w:author="Gareth Harding" w:date="2025-07-09T10:21:00Z" w16du:dateUtc="2025-07-09T08:21:00Z">
              <w:rPr>
                <w:rFonts w:ascii="Verdana" w:hAnsi="Verdana"/>
                <w:b/>
                <w:bCs/>
              </w:rPr>
            </w:rPrChange>
          </w:rPr>
          <w:delText>Max</w:delText>
        </w:r>
      </w:del>
      <w:r w:rsidR="0036515F" w:rsidRPr="00223481">
        <w:rPr>
          <w:rFonts w:ascii="Verdana" w:hAnsi="Verdana"/>
          <w:b/>
          <w:bCs/>
          <w:lang w:val="en-GB"/>
          <w:rPrChange w:id="2107" w:author="Gareth Harding" w:date="2025-07-09T10:21:00Z" w16du:dateUtc="2025-07-09T08:21:00Z">
            <w:rPr>
              <w:rFonts w:ascii="Verdana" w:hAnsi="Verdana"/>
              <w:b/>
              <w:bCs/>
            </w:rPr>
          </w:rPrChange>
        </w:rPr>
        <w:t xml:space="preserve"> is hiding between two boxes.</w:t>
      </w:r>
    </w:p>
    <w:p w14:paraId="58EE3161" w14:textId="77777777" w:rsidR="0036515F" w:rsidRPr="00F245C1" w:rsidRDefault="0036515F">
      <w:pPr>
        <w:pStyle w:val="p1"/>
        <w:spacing w:before="0" w:beforeAutospacing="0" w:after="0" w:afterAutospacing="0"/>
        <w:rPr>
          <w:rStyle w:val="s1"/>
          <w:rFonts w:ascii="Verdana" w:eastAsiaTheme="majorEastAsia" w:hAnsi="Verdana"/>
        </w:rPr>
        <w:pPrChange w:id="2108" w:author="Gareth Harding" w:date="2025-07-09T17:30:00Z" w16du:dateUtc="2025-07-09T15:30:00Z">
          <w:pPr>
            <w:pStyle w:val="p1"/>
          </w:pPr>
        </w:pPrChange>
      </w:pPr>
      <w:r w:rsidRPr="00F245C1">
        <w:rPr>
          <w:rStyle w:val="s1"/>
          <w:rFonts w:ascii="Verdana" w:eastAsiaTheme="majorEastAsia" w:hAnsi="Verdana"/>
          <w:highlight w:val="yellow"/>
        </w:rPr>
        <w:t>True</w:t>
      </w:r>
    </w:p>
    <w:p w14:paraId="1606E14C" w14:textId="517F5312" w:rsidR="00AD7E2C" w:rsidRDefault="0036515F" w:rsidP="004D7559">
      <w:pPr>
        <w:pStyle w:val="p1"/>
        <w:spacing w:before="0" w:beforeAutospacing="0" w:after="0" w:afterAutospacing="0"/>
        <w:rPr>
          <w:ins w:id="2109" w:author="Gareth Harding" w:date="2025-07-09T17:46:00Z" w16du:dateUtc="2025-07-09T15:46:00Z"/>
          <w:rStyle w:val="s1"/>
          <w:rFonts w:ascii="Verdana" w:eastAsiaTheme="majorEastAsia" w:hAnsi="Verdana"/>
        </w:rPr>
      </w:pPr>
      <w:r w:rsidRPr="00F245C1">
        <w:rPr>
          <w:rStyle w:val="s1"/>
          <w:rFonts w:ascii="Verdana" w:eastAsiaTheme="majorEastAsia" w:hAnsi="Verdana"/>
        </w:rPr>
        <w:t>False</w:t>
      </w:r>
      <w:del w:id="2110" w:author="Gareth Harding" w:date="2025-07-09T11:03:00Z" w16du:dateUtc="2025-07-09T09:03:00Z">
        <w:r w:rsidRPr="00F245C1" w:rsidDel="00F915C6">
          <w:rPr>
            <w:rStyle w:val="s1"/>
            <w:rFonts w:ascii="Verdana" w:eastAsiaTheme="majorEastAsia" w:hAnsi="Verdana"/>
          </w:rPr>
          <w:delText>.</w:delText>
        </w:r>
      </w:del>
    </w:p>
    <w:p w14:paraId="73185E69" w14:textId="77777777" w:rsidR="006751CB" w:rsidRPr="00F245C1" w:rsidRDefault="006751CB">
      <w:pPr>
        <w:pStyle w:val="p1"/>
        <w:spacing w:before="0" w:beforeAutospacing="0" w:after="0" w:afterAutospacing="0"/>
        <w:rPr>
          <w:rStyle w:val="s1"/>
          <w:rFonts w:ascii="Verdana" w:eastAsiaTheme="majorEastAsia" w:hAnsi="Verdana"/>
        </w:rPr>
        <w:pPrChange w:id="2111" w:author="Gareth Harding" w:date="2025-07-09T17:30:00Z" w16du:dateUtc="2025-07-09T15:30:00Z">
          <w:pPr>
            <w:pStyle w:val="p1"/>
          </w:pPr>
        </w:pPrChange>
      </w:pPr>
    </w:p>
    <w:p w14:paraId="3062F536" w14:textId="32EC0B7C" w:rsidR="0036515F" w:rsidRPr="00F245C1" w:rsidRDefault="00AD7E2C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</w:rPr>
        <w:pPrChange w:id="2112" w:author="Gareth Harding" w:date="2025-07-09T17:30:00Z" w16du:dateUtc="2025-07-09T15:30:00Z">
          <w:pPr>
            <w:pStyle w:val="p1"/>
            <w:numPr>
              <w:numId w:val="37"/>
            </w:numPr>
            <w:ind w:left="360" w:hanging="360"/>
          </w:pPr>
        </w:pPrChange>
      </w:pPr>
      <w:proofErr w:type="spellStart"/>
      <w:r w:rsidRPr="00F245C1">
        <w:rPr>
          <w:rFonts w:ascii="Verdana" w:hAnsi="Verdana"/>
          <w:b/>
          <w:bCs/>
        </w:rPr>
        <w:t>Where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proofErr w:type="spellStart"/>
      <w:r w:rsidRPr="00F245C1">
        <w:rPr>
          <w:rFonts w:ascii="Verdana" w:hAnsi="Verdana"/>
          <w:b/>
          <w:bCs/>
        </w:rPr>
        <w:t>is</w:t>
      </w:r>
      <w:proofErr w:type="spellEnd"/>
      <w:r w:rsidRPr="00F245C1">
        <w:rPr>
          <w:rFonts w:ascii="Verdana" w:hAnsi="Verdana"/>
          <w:b/>
          <w:bCs/>
        </w:rPr>
        <w:t xml:space="preserve"> </w:t>
      </w:r>
      <w:ins w:id="2113" w:author="48105" w:date="2025-07-24T17:53:00Z" w16du:dateUtc="2025-07-24T15:53:00Z">
        <w:r w:rsidR="00D77609">
          <w:rPr>
            <w:rFonts w:ascii="Verdana" w:hAnsi="Verdana"/>
            <w:b/>
            <w:bCs/>
            <w:lang w:val="en-GB"/>
          </w:rPr>
          <w:t>Bob</w:t>
        </w:r>
      </w:ins>
      <w:del w:id="2114" w:author="48105" w:date="2025-07-24T17:53:00Z" w16du:dateUtc="2025-07-24T15:53:00Z">
        <w:r w:rsidRPr="00F245C1" w:rsidDel="00D77609">
          <w:rPr>
            <w:rFonts w:ascii="Verdana" w:hAnsi="Verdana"/>
            <w:b/>
            <w:bCs/>
          </w:rPr>
          <w:delText>Max</w:delText>
        </w:r>
      </w:del>
      <w:r w:rsidRPr="00F245C1">
        <w:rPr>
          <w:rFonts w:ascii="Verdana" w:hAnsi="Verdana"/>
          <w:b/>
          <w:bCs/>
        </w:rPr>
        <w:t>?</w:t>
      </w:r>
    </w:p>
    <w:p w14:paraId="2B6720DE" w14:textId="767891A8" w:rsidR="0036515F" w:rsidRPr="00223481" w:rsidRDefault="00D77609">
      <w:pPr>
        <w:pStyle w:val="p1"/>
        <w:spacing w:before="0" w:beforeAutospacing="0" w:after="0" w:afterAutospacing="0"/>
        <w:ind w:left="720"/>
        <w:rPr>
          <w:rFonts w:ascii="Verdana" w:hAnsi="Verdana"/>
          <w:lang w:val="en-GB"/>
          <w:rPrChange w:id="2115" w:author="Gareth Harding" w:date="2025-07-09T10:21:00Z" w16du:dateUtc="2025-07-09T08:21:00Z">
            <w:rPr>
              <w:rFonts w:ascii="Verdana" w:hAnsi="Verdana"/>
            </w:rPr>
          </w:rPrChange>
        </w:rPr>
        <w:pPrChange w:id="2116" w:author="Gareth Harding" w:date="2025-07-09T17:30:00Z" w16du:dateUtc="2025-07-09T15:30:00Z">
          <w:pPr>
            <w:pStyle w:val="p1"/>
            <w:ind w:left="720"/>
          </w:pPr>
        </w:pPrChange>
      </w:pPr>
      <w:ins w:id="2117" w:author="48105" w:date="2025-07-24T17:53:00Z" w16du:dateUtc="2025-07-24T15:53:00Z">
        <w:r>
          <w:rPr>
            <w:rFonts w:ascii="Verdana" w:hAnsi="Verdana"/>
            <w:highlight w:val="yellow"/>
            <w:lang w:val="en-GB"/>
          </w:rPr>
          <w:t>Bob</w:t>
        </w:r>
      </w:ins>
      <w:del w:id="2118" w:author="48105" w:date="2025-07-24T17:53:00Z" w16du:dateUtc="2025-07-24T15:53:00Z">
        <w:r w:rsidR="00AD7E2C" w:rsidRPr="00223481" w:rsidDel="00D77609">
          <w:rPr>
            <w:rFonts w:ascii="Verdana" w:hAnsi="Verdana"/>
            <w:highlight w:val="yellow"/>
            <w:lang w:val="en-GB"/>
            <w:rPrChange w:id="2119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Max</w:delText>
        </w:r>
      </w:del>
      <w:r w:rsidR="00AD7E2C" w:rsidRPr="00223481">
        <w:rPr>
          <w:rFonts w:ascii="Verdana" w:hAnsi="Verdana"/>
          <w:highlight w:val="yellow"/>
          <w:lang w:val="en-GB"/>
          <w:rPrChange w:id="2120" w:author="Gareth Harding" w:date="2025-07-09T10:21:00Z" w16du:dateUtc="2025-07-09T08:21:00Z">
            <w:rPr>
              <w:rFonts w:ascii="Verdana" w:hAnsi="Verdana"/>
              <w:highlight w:val="yellow"/>
            </w:rPr>
          </w:rPrChange>
        </w:rPr>
        <w:t xml:space="preserve"> is hiding between two boxes</w:t>
      </w:r>
      <w:del w:id="2121" w:author="Gareth Harding" w:date="2025-07-09T11:03:00Z" w16du:dateUtc="2025-07-09T09:03:00Z">
        <w:r w:rsidR="00AD7E2C" w:rsidRPr="00223481" w:rsidDel="00F915C6">
          <w:rPr>
            <w:rFonts w:ascii="Verdana" w:hAnsi="Verdana"/>
            <w:highlight w:val="yellow"/>
            <w:lang w:val="en-GB"/>
            <w:rPrChange w:id="2122" w:author="Gareth Harding" w:date="2025-07-09T10:21:00Z" w16du:dateUtc="2025-07-09T08:21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8A22D6A" w14:textId="3A25A56B" w:rsidR="00AD7E2C" w:rsidRPr="00223481" w:rsidRDefault="00D77609">
      <w:pPr>
        <w:pStyle w:val="p1"/>
        <w:spacing w:before="0" w:beforeAutospacing="0" w:after="0" w:afterAutospacing="0"/>
        <w:ind w:left="720"/>
        <w:rPr>
          <w:rFonts w:ascii="Verdana" w:hAnsi="Verdana"/>
          <w:lang w:val="en-GB"/>
          <w:rPrChange w:id="2123" w:author="Gareth Harding" w:date="2025-07-09T10:21:00Z" w16du:dateUtc="2025-07-09T08:21:00Z">
            <w:rPr>
              <w:rFonts w:ascii="Verdana" w:hAnsi="Verdana"/>
            </w:rPr>
          </w:rPrChange>
        </w:rPr>
        <w:pPrChange w:id="2124" w:author="Gareth Harding" w:date="2025-07-09T17:30:00Z" w16du:dateUtc="2025-07-09T15:30:00Z">
          <w:pPr>
            <w:pStyle w:val="p1"/>
            <w:ind w:left="720"/>
          </w:pPr>
        </w:pPrChange>
      </w:pPr>
      <w:ins w:id="2125" w:author="48105" w:date="2025-07-24T17:53:00Z" w16du:dateUtc="2025-07-24T15:53:00Z">
        <w:r>
          <w:rPr>
            <w:rFonts w:ascii="Verdana" w:hAnsi="Verdana"/>
            <w:lang w:val="en-GB"/>
          </w:rPr>
          <w:t>Bob</w:t>
        </w:r>
      </w:ins>
      <w:del w:id="2126" w:author="48105" w:date="2025-07-24T17:53:00Z" w16du:dateUtc="2025-07-24T15:53:00Z">
        <w:r w:rsidR="00AD7E2C" w:rsidRPr="00223481" w:rsidDel="00D77609">
          <w:rPr>
            <w:rFonts w:ascii="Verdana" w:hAnsi="Verdana"/>
            <w:lang w:val="en-GB"/>
            <w:rPrChange w:id="2127" w:author="Gareth Harding" w:date="2025-07-09T10:21:00Z" w16du:dateUtc="2025-07-09T08:21:00Z">
              <w:rPr>
                <w:rFonts w:ascii="Verdana" w:hAnsi="Verdana"/>
              </w:rPr>
            </w:rPrChange>
          </w:rPr>
          <w:delText>Max</w:delText>
        </w:r>
      </w:del>
      <w:r w:rsidR="00AD7E2C" w:rsidRPr="00223481">
        <w:rPr>
          <w:rFonts w:ascii="Verdana" w:hAnsi="Verdana"/>
          <w:lang w:val="en-GB"/>
          <w:rPrChange w:id="2128" w:author="Gareth Harding" w:date="2025-07-09T10:21:00Z" w16du:dateUtc="2025-07-09T08:21:00Z">
            <w:rPr>
              <w:rFonts w:ascii="Verdana" w:hAnsi="Verdana"/>
            </w:rPr>
          </w:rPrChange>
        </w:rPr>
        <w:t xml:space="preserve"> is studying at school</w:t>
      </w:r>
      <w:del w:id="2129" w:author="Gareth Harding" w:date="2025-07-09T11:03:00Z" w16du:dateUtc="2025-07-09T09:03:00Z">
        <w:r w:rsidR="00AD7E2C" w:rsidRPr="00223481" w:rsidDel="00F915C6">
          <w:rPr>
            <w:rFonts w:ascii="Verdana" w:hAnsi="Verdana"/>
            <w:lang w:val="en-GB"/>
            <w:rPrChange w:id="2130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26707429" w14:textId="6001D882" w:rsidR="007A370C" w:rsidRPr="00223481" w:rsidRDefault="00D77609">
      <w:pPr>
        <w:pStyle w:val="p1"/>
        <w:spacing w:before="0" w:beforeAutospacing="0" w:after="0" w:afterAutospacing="0"/>
        <w:ind w:left="720"/>
        <w:rPr>
          <w:rFonts w:ascii="Verdana" w:hAnsi="Verdana"/>
          <w:lang w:val="en-GB"/>
          <w:rPrChange w:id="2131" w:author="Gareth Harding" w:date="2025-07-09T10:21:00Z" w16du:dateUtc="2025-07-09T08:21:00Z">
            <w:rPr>
              <w:rFonts w:ascii="Verdana" w:hAnsi="Verdana"/>
            </w:rPr>
          </w:rPrChange>
        </w:rPr>
        <w:pPrChange w:id="2132" w:author="Gareth Harding" w:date="2025-07-09T17:30:00Z" w16du:dateUtc="2025-07-09T15:30:00Z">
          <w:pPr>
            <w:pStyle w:val="p1"/>
            <w:ind w:left="720"/>
          </w:pPr>
        </w:pPrChange>
      </w:pPr>
      <w:ins w:id="2133" w:author="48105" w:date="2025-07-24T17:53:00Z" w16du:dateUtc="2025-07-24T15:53:00Z">
        <w:r>
          <w:rPr>
            <w:rFonts w:ascii="Verdana" w:hAnsi="Verdana"/>
            <w:lang w:val="en-GB"/>
          </w:rPr>
          <w:t>Bob</w:t>
        </w:r>
      </w:ins>
      <w:del w:id="2134" w:author="48105" w:date="2025-07-24T17:53:00Z" w16du:dateUtc="2025-07-24T15:53:00Z">
        <w:r w:rsidR="00AD7E2C" w:rsidRPr="00223481" w:rsidDel="00D77609">
          <w:rPr>
            <w:rFonts w:ascii="Verdana" w:hAnsi="Verdana"/>
            <w:lang w:val="en-GB"/>
            <w:rPrChange w:id="2135" w:author="Gareth Harding" w:date="2025-07-09T10:21:00Z" w16du:dateUtc="2025-07-09T08:21:00Z">
              <w:rPr>
                <w:rFonts w:ascii="Verdana" w:hAnsi="Verdana"/>
              </w:rPr>
            </w:rPrChange>
          </w:rPr>
          <w:delText>Max</w:delText>
        </w:r>
      </w:del>
      <w:r w:rsidR="00AD7E2C" w:rsidRPr="00223481">
        <w:rPr>
          <w:rFonts w:ascii="Verdana" w:hAnsi="Verdana"/>
          <w:lang w:val="en-GB"/>
          <w:rPrChange w:id="2136" w:author="Gareth Harding" w:date="2025-07-09T10:21:00Z" w16du:dateUtc="2025-07-09T08:21:00Z">
            <w:rPr>
              <w:rFonts w:ascii="Verdana" w:hAnsi="Verdana"/>
            </w:rPr>
          </w:rPrChange>
        </w:rPr>
        <w:t xml:space="preserve"> is eating a big bone</w:t>
      </w:r>
      <w:del w:id="2137" w:author="Gareth Harding" w:date="2025-07-09T11:03:00Z" w16du:dateUtc="2025-07-09T09:03:00Z">
        <w:r w:rsidR="00AD7E2C" w:rsidRPr="00223481" w:rsidDel="00F915C6">
          <w:rPr>
            <w:rFonts w:ascii="Verdana" w:hAnsi="Verdana"/>
            <w:lang w:val="en-GB"/>
            <w:rPrChange w:id="2138" w:author="Gareth Harding" w:date="2025-07-09T10:21:00Z" w16du:dateUtc="2025-07-09T08:21:00Z">
              <w:rPr>
                <w:rFonts w:ascii="Verdana" w:hAnsi="Verdana"/>
              </w:rPr>
            </w:rPrChange>
          </w:rPr>
          <w:delText>.</w:delText>
        </w:r>
      </w:del>
    </w:p>
    <w:p w14:paraId="39660F25" w14:textId="77777777" w:rsidR="001A7C7B" w:rsidRPr="00223481" w:rsidRDefault="001A7C7B">
      <w:pPr>
        <w:rPr>
          <w:rFonts w:ascii="Verdana" w:hAnsi="Verdana"/>
          <w:lang w:val="en-GB"/>
          <w:rPrChange w:id="2139" w:author="Gareth Harding" w:date="2025-07-09T10:21:00Z" w16du:dateUtc="2025-07-09T08:21:00Z">
            <w:rPr>
              <w:rFonts w:ascii="Verdana" w:hAnsi="Verdana"/>
            </w:rPr>
          </w:rPrChange>
        </w:rPr>
        <w:pPrChange w:id="2140" w:author="Gareth Harding" w:date="2025-07-09T17:30:00Z" w16du:dateUtc="2025-07-09T15:30:00Z">
          <w:pPr>
            <w:spacing w:before="100" w:beforeAutospacing="1" w:after="100" w:afterAutospacing="1"/>
          </w:pPr>
        </w:pPrChange>
      </w:pPr>
    </w:p>
    <w:sectPr w:rsidR="001A7C7B" w:rsidRPr="00223481" w:rsidSect="009B03F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983"/>
    <w:multiLevelType w:val="multilevel"/>
    <w:tmpl w:val="ECE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1B02"/>
    <w:multiLevelType w:val="hybridMultilevel"/>
    <w:tmpl w:val="036A7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37836"/>
    <w:multiLevelType w:val="multilevel"/>
    <w:tmpl w:val="E3806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F2D7F"/>
    <w:multiLevelType w:val="multilevel"/>
    <w:tmpl w:val="20F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15AE"/>
    <w:multiLevelType w:val="multilevel"/>
    <w:tmpl w:val="B06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847B4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97F85"/>
    <w:multiLevelType w:val="hybridMultilevel"/>
    <w:tmpl w:val="12CEDFF0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F45F38"/>
    <w:multiLevelType w:val="hybridMultilevel"/>
    <w:tmpl w:val="198EA30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7954CC"/>
    <w:multiLevelType w:val="hybridMultilevel"/>
    <w:tmpl w:val="8A92974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7D678B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2525B"/>
    <w:multiLevelType w:val="multilevel"/>
    <w:tmpl w:val="81DC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30E87"/>
    <w:multiLevelType w:val="multilevel"/>
    <w:tmpl w:val="E38061F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63767"/>
    <w:multiLevelType w:val="hybridMultilevel"/>
    <w:tmpl w:val="7730DE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06022"/>
    <w:multiLevelType w:val="multilevel"/>
    <w:tmpl w:val="D06A0326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96733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D726A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A2902"/>
    <w:multiLevelType w:val="multilevel"/>
    <w:tmpl w:val="CC5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05BB2"/>
    <w:multiLevelType w:val="multilevel"/>
    <w:tmpl w:val="E3806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51025E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10537D"/>
    <w:multiLevelType w:val="hybridMultilevel"/>
    <w:tmpl w:val="183E569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6551F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C52ADA"/>
    <w:multiLevelType w:val="multilevel"/>
    <w:tmpl w:val="69FC88DE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3CB7411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A6658F"/>
    <w:multiLevelType w:val="multilevel"/>
    <w:tmpl w:val="E22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B2360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C145A3D"/>
    <w:multiLevelType w:val="hybridMultilevel"/>
    <w:tmpl w:val="E3CA5D0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02F37"/>
    <w:multiLevelType w:val="multilevel"/>
    <w:tmpl w:val="81B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97133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9D175F"/>
    <w:multiLevelType w:val="multilevel"/>
    <w:tmpl w:val="E38061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CD4788"/>
    <w:multiLevelType w:val="multilevel"/>
    <w:tmpl w:val="F7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A13E5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592B43"/>
    <w:multiLevelType w:val="multilevel"/>
    <w:tmpl w:val="E3806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EE5826"/>
    <w:multiLevelType w:val="multilevel"/>
    <w:tmpl w:val="E38061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8A1024"/>
    <w:multiLevelType w:val="multilevel"/>
    <w:tmpl w:val="E3806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9C45B1"/>
    <w:multiLevelType w:val="multilevel"/>
    <w:tmpl w:val="E38061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D26ADA"/>
    <w:multiLevelType w:val="multilevel"/>
    <w:tmpl w:val="E3806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B52692"/>
    <w:multiLevelType w:val="hybridMultilevel"/>
    <w:tmpl w:val="183E56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D1A71"/>
    <w:multiLevelType w:val="multilevel"/>
    <w:tmpl w:val="19E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142BB"/>
    <w:multiLevelType w:val="multilevel"/>
    <w:tmpl w:val="E38061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771787">
    <w:abstractNumId w:val="19"/>
  </w:num>
  <w:num w:numId="2" w16cid:durableId="1270359730">
    <w:abstractNumId w:val="4"/>
  </w:num>
  <w:num w:numId="3" w16cid:durableId="1244756943">
    <w:abstractNumId w:val="23"/>
  </w:num>
  <w:num w:numId="4" w16cid:durableId="943805370">
    <w:abstractNumId w:val="3"/>
  </w:num>
  <w:num w:numId="5" w16cid:durableId="922884363">
    <w:abstractNumId w:val="29"/>
  </w:num>
  <w:num w:numId="6" w16cid:durableId="1448426350">
    <w:abstractNumId w:val="37"/>
  </w:num>
  <w:num w:numId="7" w16cid:durableId="1968388206">
    <w:abstractNumId w:val="31"/>
  </w:num>
  <w:num w:numId="8" w16cid:durableId="48920049">
    <w:abstractNumId w:val="10"/>
  </w:num>
  <w:num w:numId="9" w16cid:durableId="1079903629">
    <w:abstractNumId w:val="1"/>
  </w:num>
  <w:num w:numId="10" w16cid:durableId="1846089942">
    <w:abstractNumId w:val="35"/>
  </w:num>
  <w:num w:numId="11" w16cid:durableId="1651985033">
    <w:abstractNumId w:val="0"/>
  </w:num>
  <w:num w:numId="12" w16cid:durableId="1317566430">
    <w:abstractNumId w:val="28"/>
  </w:num>
  <w:num w:numId="13" w16cid:durableId="591360654">
    <w:abstractNumId w:val="26"/>
  </w:num>
  <w:num w:numId="14" w16cid:durableId="721908710">
    <w:abstractNumId w:val="12"/>
  </w:num>
  <w:num w:numId="15" w16cid:durableId="552431022">
    <w:abstractNumId w:val="25"/>
  </w:num>
  <w:num w:numId="16" w16cid:durableId="1207331440">
    <w:abstractNumId w:val="16"/>
  </w:num>
  <w:num w:numId="17" w16cid:durableId="2077892718">
    <w:abstractNumId w:val="27"/>
  </w:num>
  <w:num w:numId="18" w16cid:durableId="736707635">
    <w:abstractNumId w:val="7"/>
  </w:num>
  <w:num w:numId="19" w16cid:durableId="1246065699">
    <w:abstractNumId w:val="20"/>
  </w:num>
  <w:num w:numId="20" w16cid:durableId="1940602833">
    <w:abstractNumId w:val="6"/>
  </w:num>
  <w:num w:numId="21" w16cid:durableId="941689535">
    <w:abstractNumId w:val="13"/>
  </w:num>
  <w:num w:numId="22" w16cid:durableId="1836608777">
    <w:abstractNumId w:val="8"/>
  </w:num>
  <w:num w:numId="23" w16cid:durableId="1466394108">
    <w:abstractNumId w:val="24"/>
  </w:num>
  <w:num w:numId="24" w16cid:durableId="1604454675">
    <w:abstractNumId w:val="36"/>
  </w:num>
  <w:num w:numId="25" w16cid:durableId="201016594">
    <w:abstractNumId w:val="5"/>
  </w:num>
  <w:num w:numId="26" w16cid:durableId="28190357">
    <w:abstractNumId w:val="9"/>
  </w:num>
  <w:num w:numId="27" w16cid:durableId="1828667279">
    <w:abstractNumId w:val="34"/>
  </w:num>
  <w:num w:numId="28" w16cid:durableId="661082435">
    <w:abstractNumId w:val="15"/>
  </w:num>
  <w:num w:numId="29" w16cid:durableId="60293140">
    <w:abstractNumId w:val="22"/>
  </w:num>
  <w:num w:numId="30" w16cid:durableId="159194987">
    <w:abstractNumId w:val="18"/>
  </w:num>
  <w:num w:numId="31" w16cid:durableId="1601645604">
    <w:abstractNumId w:val="30"/>
  </w:num>
  <w:num w:numId="32" w16cid:durableId="1932540503">
    <w:abstractNumId w:val="11"/>
  </w:num>
  <w:num w:numId="33" w16cid:durableId="1796213668">
    <w:abstractNumId w:val="14"/>
  </w:num>
  <w:num w:numId="34" w16cid:durableId="338897632">
    <w:abstractNumId w:val="17"/>
  </w:num>
  <w:num w:numId="35" w16cid:durableId="1533691617">
    <w:abstractNumId w:val="33"/>
  </w:num>
  <w:num w:numId="36" w16cid:durableId="4943770">
    <w:abstractNumId w:val="2"/>
  </w:num>
  <w:num w:numId="37" w16cid:durableId="823277519">
    <w:abstractNumId w:val="21"/>
  </w:num>
  <w:num w:numId="38" w16cid:durableId="1976449198">
    <w:abstractNumId w:val="32"/>
  </w:num>
  <w:num w:numId="39" w16cid:durableId="958533553">
    <w:abstractNumId w:val="3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48105">
    <w15:presenceInfo w15:providerId="AD" w15:userId="S::o48105@365up.club::1f827a6a-e2c2-40c4-a745-8d8adbeb1b48"/>
  </w15:person>
  <w15:person w15:author="Gareth Harding">
    <w15:presenceInfo w15:providerId="Windows Live" w15:userId="739763ae743ce3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activeWritingStyle w:appName="MSWord" w:lang="en-GB" w:vendorID="64" w:dllVersion="0" w:nlCheck="1" w:checkStyle="0"/>
  <w:activeWritingStyle w:appName="MSWord" w:lang="es-ES" w:vendorID="64" w:dllVersion="0" w:nlCheck="1" w:checkStyle="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7F"/>
    <w:rsid w:val="00003FF1"/>
    <w:rsid w:val="00013BA9"/>
    <w:rsid w:val="00021800"/>
    <w:rsid w:val="00026A4E"/>
    <w:rsid w:val="000279E4"/>
    <w:rsid w:val="0006772C"/>
    <w:rsid w:val="000747BF"/>
    <w:rsid w:val="00094A30"/>
    <w:rsid w:val="000A5890"/>
    <w:rsid w:val="000A6B92"/>
    <w:rsid w:val="000B47E7"/>
    <w:rsid w:val="000B5506"/>
    <w:rsid w:val="000C20CA"/>
    <w:rsid w:val="000C7332"/>
    <w:rsid w:val="0010339E"/>
    <w:rsid w:val="001064B8"/>
    <w:rsid w:val="001554A4"/>
    <w:rsid w:val="001819AC"/>
    <w:rsid w:val="001868FB"/>
    <w:rsid w:val="00187DA7"/>
    <w:rsid w:val="001A7C7B"/>
    <w:rsid w:val="001E0272"/>
    <w:rsid w:val="00206D51"/>
    <w:rsid w:val="00223481"/>
    <w:rsid w:val="002A32EB"/>
    <w:rsid w:val="002B5A47"/>
    <w:rsid w:val="002B6597"/>
    <w:rsid w:val="002E1A2B"/>
    <w:rsid w:val="0031297D"/>
    <w:rsid w:val="00335FCA"/>
    <w:rsid w:val="00341FCD"/>
    <w:rsid w:val="003512C3"/>
    <w:rsid w:val="00360E28"/>
    <w:rsid w:val="0036515F"/>
    <w:rsid w:val="00367321"/>
    <w:rsid w:val="003D7945"/>
    <w:rsid w:val="003E2115"/>
    <w:rsid w:val="003E3209"/>
    <w:rsid w:val="00401AF3"/>
    <w:rsid w:val="004134B3"/>
    <w:rsid w:val="00421684"/>
    <w:rsid w:val="00421C02"/>
    <w:rsid w:val="00427525"/>
    <w:rsid w:val="00436711"/>
    <w:rsid w:val="0045045E"/>
    <w:rsid w:val="004535FE"/>
    <w:rsid w:val="0046588F"/>
    <w:rsid w:val="00465DBB"/>
    <w:rsid w:val="004D7559"/>
    <w:rsid w:val="00551767"/>
    <w:rsid w:val="00555108"/>
    <w:rsid w:val="005675C4"/>
    <w:rsid w:val="005A4CE8"/>
    <w:rsid w:val="005A58F0"/>
    <w:rsid w:val="005B13D0"/>
    <w:rsid w:val="005B3F6B"/>
    <w:rsid w:val="005C281E"/>
    <w:rsid w:val="005C6FA8"/>
    <w:rsid w:val="005E256B"/>
    <w:rsid w:val="00616E9D"/>
    <w:rsid w:val="006540DC"/>
    <w:rsid w:val="006751CB"/>
    <w:rsid w:val="0068173E"/>
    <w:rsid w:val="006D60FC"/>
    <w:rsid w:val="007058F4"/>
    <w:rsid w:val="00706ACD"/>
    <w:rsid w:val="00717235"/>
    <w:rsid w:val="00751DCD"/>
    <w:rsid w:val="00775552"/>
    <w:rsid w:val="007A370C"/>
    <w:rsid w:val="007C043E"/>
    <w:rsid w:val="007C4C96"/>
    <w:rsid w:val="007E0F2F"/>
    <w:rsid w:val="008028D5"/>
    <w:rsid w:val="00816AC4"/>
    <w:rsid w:val="00823240"/>
    <w:rsid w:val="008530E6"/>
    <w:rsid w:val="00855CB1"/>
    <w:rsid w:val="00856D1E"/>
    <w:rsid w:val="00860CDA"/>
    <w:rsid w:val="00863C05"/>
    <w:rsid w:val="008850CA"/>
    <w:rsid w:val="008C5109"/>
    <w:rsid w:val="008E1016"/>
    <w:rsid w:val="00942AED"/>
    <w:rsid w:val="00956089"/>
    <w:rsid w:val="00956314"/>
    <w:rsid w:val="0095737F"/>
    <w:rsid w:val="00960B83"/>
    <w:rsid w:val="009768AD"/>
    <w:rsid w:val="009972D1"/>
    <w:rsid w:val="009B03F9"/>
    <w:rsid w:val="009D2AD9"/>
    <w:rsid w:val="009F07AB"/>
    <w:rsid w:val="00A1009E"/>
    <w:rsid w:val="00A324FF"/>
    <w:rsid w:val="00A410A7"/>
    <w:rsid w:val="00AB337B"/>
    <w:rsid w:val="00AC564E"/>
    <w:rsid w:val="00AD67EA"/>
    <w:rsid w:val="00AD6B90"/>
    <w:rsid w:val="00AD7E2C"/>
    <w:rsid w:val="00AF7613"/>
    <w:rsid w:val="00B01E43"/>
    <w:rsid w:val="00B21AB3"/>
    <w:rsid w:val="00B42EEF"/>
    <w:rsid w:val="00B50ECB"/>
    <w:rsid w:val="00B51B23"/>
    <w:rsid w:val="00B538D1"/>
    <w:rsid w:val="00B755DB"/>
    <w:rsid w:val="00B8746B"/>
    <w:rsid w:val="00BA7934"/>
    <w:rsid w:val="00BB4F09"/>
    <w:rsid w:val="00BC6E7B"/>
    <w:rsid w:val="00BF172B"/>
    <w:rsid w:val="00C05C0A"/>
    <w:rsid w:val="00C21F2F"/>
    <w:rsid w:val="00C331B1"/>
    <w:rsid w:val="00C5577A"/>
    <w:rsid w:val="00C67908"/>
    <w:rsid w:val="00C90488"/>
    <w:rsid w:val="00CA386F"/>
    <w:rsid w:val="00CB67DB"/>
    <w:rsid w:val="00CE4F65"/>
    <w:rsid w:val="00D2720C"/>
    <w:rsid w:val="00D5095E"/>
    <w:rsid w:val="00D77609"/>
    <w:rsid w:val="00D85686"/>
    <w:rsid w:val="00D90B79"/>
    <w:rsid w:val="00DB22EB"/>
    <w:rsid w:val="00DD52BB"/>
    <w:rsid w:val="00E06175"/>
    <w:rsid w:val="00E2267D"/>
    <w:rsid w:val="00E40FC5"/>
    <w:rsid w:val="00E4236B"/>
    <w:rsid w:val="00E51CD2"/>
    <w:rsid w:val="00E72D87"/>
    <w:rsid w:val="00E817B8"/>
    <w:rsid w:val="00E87B85"/>
    <w:rsid w:val="00EC0BFD"/>
    <w:rsid w:val="00EE40DF"/>
    <w:rsid w:val="00EF423B"/>
    <w:rsid w:val="00EF4ABF"/>
    <w:rsid w:val="00F00DD5"/>
    <w:rsid w:val="00F17AA6"/>
    <w:rsid w:val="00F245C1"/>
    <w:rsid w:val="00F24CD9"/>
    <w:rsid w:val="00F660BD"/>
    <w:rsid w:val="00F915C6"/>
    <w:rsid w:val="00F91633"/>
    <w:rsid w:val="00F96C9A"/>
    <w:rsid w:val="00FB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09DB1"/>
  <w15:chartTrackingRefBased/>
  <w15:docId w15:val="{CB1FECF7-4E37-B949-BAE6-3213663E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F09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5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3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3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3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3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3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3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5737F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37F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37F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37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37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37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37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573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37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3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37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57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37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573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3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37F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5737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2A32EB"/>
  </w:style>
  <w:style w:type="paragraph" w:customStyle="1" w:styleId="p2">
    <w:name w:val="p2"/>
    <w:basedOn w:val="Normal"/>
    <w:rsid w:val="002A32EB"/>
    <w:pPr>
      <w:spacing w:before="100" w:beforeAutospacing="1" w:after="100" w:afterAutospacing="1"/>
    </w:pPr>
  </w:style>
  <w:style w:type="paragraph" w:customStyle="1" w:styleId="p3">
    <w:name w:val="p3"/>
    <w:basedOn w:val="Normal"/>
    <w:rsid w:val="002A32EB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2A32EB"/>
  </w:style>
  <w:style w:type="paragraph" w:customStyle="1" w:styleId="p4">
    <w:name w:val="p4"/>
    <w:basedOn w:val="Normal"/>
    <w:rsid w:val="002A32EB"/>
    <w:pPr>
      <w:spacing w:before="100" w:beforeAutospacing="1" w:after="100" w:afterAutospacing="1"/>
    </w:pPr>
  </w:style>
  <w:style w:type="character" w:customStyle="1" w:styleId="s3">
    <w:name w:val="s3"/>
    <w:basedOn w:val="Fuentedeprrafopredeter"/>
    <w:rsid w:val="002A32EB"/>
  </w:style>
  <w:style w:type="paragraph" w:customStyle="1" w:styleId="p1">
    <w:name w:val="p1"/>
    <w:basedOn w:val="Normal"/>
    <w:rsid w:val="006540DC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A324FF"/>
  </w:style>
  <w:style w:type="numbering" w:customStyle="1" w:styleId="Listaactual1">
    <w:name w:val="Lista actual1"/>
    <w:uiPriority w:val="99"/>
    <w:rsid w:val="00021800"/>
    <w:pPr>
      <w:numPr>
        <w:numId w:val="21"/>
      </w:numPr>
    </w:pPr>
  </w:style>
  <w:style w:type="paragraph" w:styleId="Revisin">
    <w:name w:val="Revision"/>
    <w:hidden/>
    <w:uiPriority w:val="99"/>
    <w:semiHidden/>
    <w:rsid w:val="00223481"/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16</Pages>
  <Words>1963</Words>
  <Characters>10798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48105</dc:creator>
  <cp:keywords/>
  <dc:description/>
  <cp:lastModifiedBy>48105</cp:lastModifiedBy>
  <cp:revision>7</cp:revision>
  <dcterms:created xsi:type="dcterms:W3CDTF">2025-07-09T08:20:00Z</dcterms:created>
  <dcterms:modified xsi:type="dcterms:W3CDTF">2025-07-31T08:09:00Z</dcterms:modified>
</cp:coreProperties>
</file>