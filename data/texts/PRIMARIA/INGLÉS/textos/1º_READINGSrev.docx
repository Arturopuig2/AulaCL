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11C46" w14:textId="65468AE9" w:rsidR="001316BE" w:rsidRPr="004E5A07" w:rsidRDefault="001316BE" w:rsidP="002A2F0F">
      <w:pPr>
        <w:adjustRightInd w:val="0"/>
        <w:snapToGrid w:val="0"/>
        <w:rPr>
          <w:rFonts w:ascii="Verdana" w:hAnsi="Verdana"/>
          <w:b/>
          <w:bCs/>
        </w:rPr>
      </w:pPr>
      <w:r w:rsidRPr="004E5A07">
        <w:rPr>
          <w:rFonts w:ascii="Verdana" w:hAnsi="Verdana"/>
          <w:b/>
          <w:bCs/>
        </w:rPr>
        <w:t>1º PRIMARIA</w:t>
      </w:r>
    </w:p>
    <w:p w14:paraId="22A4BFE6" w14:textId="77777777" w:rsidR="001316BE" w:rsidRPr="004E5A07" w:rsidRDefault="001316BE" w:rsidP="002A2F0F">
      <w:pPr>
        <w:adjustRightInd w:val="0"/>
        <w:snapToGrid w:val="0"/>
        <w:rPr>
          <w:rFonts w:ascii="Verdana" w:hAnsi="Verdana"/>
          <w:b/>
          <w:bCs/>
        </w:rPr>
      </w:pPr>
    </w:p>
    <w:p w14:paraId="68119E17" w14:textId="49DDFC33" w:rsidR="00706ACD" w:rsidRPr="004E5A07" w:rsidRDefault="00DC516B" w:rsidP="002A2F0F">
      <w:pPr>
        <w:adjustRightInd w:val="0"/>
        <w:snapToGrid w:val="0"/>
        <w:rPr>
          <w:rFonts w:ascii="Verdana" w:hAnsi="Verdana"/>
          <w:b/>
          <w:bCs/>
        </w:rPr>
      </w:pPr>
      <w:r w:rsidRPr="004E5A07">
        <w:rPr>
          <w:rFonts w:ascii="Verdana" w:hAnsi="Verdana"/>
          <w:b/>
          <w:bCs/>
        </w:rPr>
        <w:t>READINGS</w:t>
      </w:r>
      <w:r w:rsidR="001316BE" w:rsidRPr="004E5A07">
        <w:rPr>
          <w:rFonts w:ascii="Verdana" w:hAnsi="Verdana"/>
          <w:b/>
          <w:bCs/>
        </w:rPr>
        <w:t xml:space="preserve"> </w:t>
      </w:r>
    </w:p>
    <w:p w14:paraId="571172E2" w14:textId="77777777" w:rsidR="00C01947" w:rsidRPr="004E5A07" w:rsidRDefault="00C01947" w:rsidP="002A2F0F">
      <w:pPr>
        <w:adjustRightInd w:val="0"/>
        <w:snapToGrid w:val="0"/>
        <w:rPr>
          <w:rFonts w:ascii="Verdana" w:hAnsi="Verdana"/>
          <w:b/>
          <w:bCs/>
        </w:rPr>
      </w:pPr>
    </w:p>
    <w:p w14:paraId="73CCD002" w14:textId="6EDAC8CC" w:rsidR="00C01947" w:rsidRPr="004E5A07" w:rsidRDefault="00C01947" w:rsidP="002A2F0F">
      <w:pPr>
        <w:pStyle w:val="Prrafodelista"/>
        <w:numPr>
          <w:ilvl w:val="0"/>
          <w:numId w:val="15"/>
        </w:numPr>
        <w:adjustRightInd w:val="0"/>
        <w:snapToGrid w:val="0"/>
        <w:contextualSpacing w:val="0"/>
        <w:rPr>
          <w:rFonts w:ascii="Verdana" w:hAnsi="Verdana"/>
          <w:b/>
          <w:bCs/>
          <w:color w:val="215E99" w:themeColor="text2" w:themeTint="BF"/>
          <w:lang w:val="es-ES_tradnl"/>
        </w:rPr>
      </w:pPr>
      <w:r w:rsidRPr="004E5A07">
        <w:rPr>
          <w:rFonts w:ascii="Verdana" w:hAnsi="Verdana"/>
          <w:b/>
          <w:bCs/>
          <w:color w:val="215E99" w:themeColor="text2" w:themeTint="BF"/>
        </w:rPr>
        <w:t>The Happy Cat</w:t>
      </w:r>
      <w:r w:rsidR="00087FF7" w:rsidRPr="004E5A07">
        <w:rPr>
          <w:rFonts w:ascii="Verdana" w:hAnsi="Verdana"/>
          <w:b/>
          <w:bCs/>
          <w:color w:val="215E99" w:themeColor="text2" w:themeTint="BF"/>
        </w:rPr>
        <w:t>.</w:t>
      </w:r>
    </w:p>
    <w:p w14:paraId="45FAAF23" w14:textId="77777777" w:rsidR="0032236C" w:rsidRDefault="0032236C" w:rsidP="002A2F0F">
      <w:pPr>
        <w:adjustRightInd w:val="0"/>
        <w:snapToGrid w:val="0"/>
        <w:rPr>
          <w:ins w:id="0" w:author="Gareth Harding" w:date="2025-07-09T17:04:00Z" w16du:dateUtc="2025-07-09T15:04:00Z"/>
          <w:rFonts w:ascii="Verdana" w:hAnsi="Verdana"/>
          <w:lang w:val="en-GB"/>
        </w:rPr>
      </w:pPr>
    </w:p>
    <w:p w14:paraId="7571CCD1" w14:textId="17557F20" w:rsidR="00DC516B" w:rsidRPr="003504AA" w:rsidRDefault="00DC516B" w:rsidP="002A2F0F">
      <w:pPr>
        <w:adjustRightInd w:val="0"/>
        <w:snapToGrid w:val="0"/>
        <w:rPr>
          <w:rFonts w:ascii="Verdana" w:hAnsi="Verdana"/>
          <w:lang w:val="en-GB"/>
          <w:rPrChange w:id="1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2" w:author="Gareth Harding" w:date="2025-07-09T09:58:00Z" w16du:dateUtc="2025-07-09T07:58:00Z">
            <w:rPr>
              <w:rFonts w:ascii="Verdana" w:hAnsi="Verdana"/>
            </w:rPr>
          </w:rPrChange>
        </w:rPr>
        <w:t>Tom is a little cat.</w:t>
      </w:r>
    </w:p>
    <w:p w14:paraId="29CB5986" w14:textId="77777777" w:rsidR="00DC516B" w:rsidRPr="003504AA" w:rsidRDefault="00DC516B" w:rsidP="002A2F0F">
      <w:pPr>
        <w:adjustRightInd w:val="0"/>
        <w:snapToGrid w:val="0"/>
        <w:rPr>
          <w:rFonts w:ascii="Verdana" w:hAnsi="Verdana"/>
          <w:lang w:val="en-GB"/>
          <w:rPrChange w:id="3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4" w:author="Gareth Harding" w:date="2025-07-09T09:58:00Z" w16du:dateUtc="2025-07-09T07:58:00Z">
            <w:rPr>
              <w:rFonts w:ascii="Verdana" w:hAnsi="Verdana"/>
            </w:rPr>
          </w:rPrChange>
        </w:rPr>
        <w:t>He is black and white.</w:t>
      </w:r>
    </w:p>
    <w:p w14:paraId="79363D39" w14:textId="77777777" w:rsidR="00DC516B" w:rsidRPr="003504AA" w:rsidRDefault="00DC516B" w:rsidP="002A2F0F">
      <w:pPr>
        <w:adjustRightInd w:val="0"/>
        <w:snapToGrid w:val="0"/>
        <w:rPr>
          <w:rFonts w:ascii="Verdana" w:hAnsi="Verdana"/>
          <w:lang w:val="en-GB"/>
          <w:rPrChange w:id="5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6" w:author="Gareth Harding" w:date="2025-07-09T09:58:00Z" w16du:dateUtc="2025-07-09T07:58:00Z">
            <w:rPr>
              <w:rFonts w:ascii="Verdana" w:hAnsi="Verdana"/>
            </w:rPr>
          </w:rPrChange>
        </w:rPr>
        <w:t>Tom likes to jump and run.</w:t>
      </w:r>
    </w:p>
    <w:p w14:paraId="30D7A1DA" w14:textId="77777777" w:rsidR="00DC516B" w:rsidRPr="003504AA" w:rsidRDefault="00DC516B" w:rsidP="002A2F0F">
      <w:pPr>
        <w:adjustRightInd w:val="0"/>
        <w:snapToGrid w:val="0"/>
        <w:rPr>
          <w:rFonts w:ascii="Verdana" w:hAnsi="Verdana"/>
          <w:lang w:val="en-GB"/>
          <w:rPrChange w:id="7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8" w:author="Gareth Harding" w:date="2025-07-09T09:58:00Z" w16du:dateUtc="2025-07-09T07:58:00Z">
            <w:rPr>
              <w:rFonts w:ascii="Verdana" w:hAnsi="Verdana"/>
            </w:rPr>
          </w:rPrChange>
        </w:rPr>
        <w:t>He plays with a red ball.</w:t>
      </w:r>
    </w:p>
    <w:p w14:paraId="5B69027C" w14:textId="77777777" w:rsidR="00DC516B" w:rsidRPr="003504AA" w:rsidRDefault="00DC516B" w:rsidP="002A2F0F">
      <w:pPr>
        <w:adjustRightInd w:val="0"/>
        <w:snapToGrid w:val="0"/>
        <w:rPr>
          <w:rFonts w:ascii="Verdana" w:hAnsi="Verdana"/>
          <w:lang w:val="en-GB"/>
          <w:rPrChange w:id="9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10" w:author="Gareth Harding" w:date="2025-07-09T09:58:00Z" w16du:dateUtc="2025-07-09T07:58:00Z">
            <w:rPr>
              <w:rFonts w:ascii="Verdana" w:hAnsi="Verdana"/>
            </w:rPr>
          </w:rPrChange>
        </w:rPr>
        <w:t>Tom is happy when he plays.</w:t>
      </w:r>
    </w:p>
    <w:p w14:paraId="6691242A" w14:textId="77777777" w:rsidR="00DC516B" w:rsidRPr="003504AA" w:rsidRDefault="00DC516B" w:rsidP="002A2F0F">
      <w:pPr>
        <w:adjustRightInd w:val="0"/>
        <w:snapToGrid w:val="0"/>
        <w:rPr>
          <w:rFonts w:ascii="Verdana" w:hAnsi="Verdana"/>
          <w:lang w:val="en-GB"/>
          <w:rPrChange w:id="11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12" w:author="Gareth Harding" w:date="2025-07-09T09:58:00Z" w16du:dateUtc="2025-07-09T07:58:00Z">
            <w:rPr>
              <w:rFonts w:ascii="Verdana" w:hAnsi="Verdana"/>
            </w:rPr>
          </w:rPrChange>
        </w:rPr>
        <w:t>He sleeps in a big box.</w:t>
      </w:r>
    </w:p>
    <w:p w14:paraId="451AAC7E" w14:textId="69254648" w:rsidR="00DC516B" w:rsidRPr="003504AA" w:rsidRDefault="00DC516B" w:rsidP="002A2F0F">
      <w:pPr>
        <w:adjustRightInd w:val="0"/>
        <w:snapToGrid w:val="0"/>
        <w:rPr>
          <w:rFonts w:ascii="Verdana" w:hAnsi="Verdana"/>
          <w:lang w:val="en-GB"/>
          <w:rPrChange w:id="13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14" w:author="Gareth Harding" w:date="2025-07-09T09:58:00Z" w16du:dateUtc="2025-07-09T07:58:00Z">
            <w:rPr>
              <w:rFonts w:ascii="Verdana" w:hAnsi="Verdana"/>
            </w:rPr>
          </w:rPrChange>
        </w:rPr>
        <w:t>Tom loves his box!</w:t>
      </w:r>
    </w:p>
    <w:p w14:paraId="53A5E514" w14:textId="77777777" w:rsidR="00DC516B" w:rsidRPr="003504AA" w:rsidRDefault="00DC516B" w:rsidP="002A2F0F">
      <w:pPr>
        <w:adjustRightInd w:val="0"/>
        <w:snapToGrid w:val="0"/>
        <w:rPr>
          <w:rFonts w:ascii="Verdana" w:hAnsi="Verdana"/>
          <w:lang w:val="en-GB"/>
          <w:rPrChange w:id="15" w:author="Gareth Harding" w:date="2025-07-09T09:58:00Z" w16du:dateUtc="2025-07-09T07:58:00Z">
            <w:rPr>
              <w:rFonts w:ascii="Verdana" w:hAnsi="Verdana"/>
            </w:rPr>
          </w:rPrChange>
        </w:rPr>
      </w:pPr>
    </w:p>
    <w:p w14:paraId="5F291E15" w14:textId="3C03EBA4" w:rsidR="00C01947" w:rsidRPr="003504AA" w:rsidRDefault="00C01947" w:rsidP="002A2F0F">
      <w:pPr>
        <w:adjustRightInd w:val="0"/>
        <w:snapToGrid w:val="0"/>
        <w:rPr>
          <w:rFonts w:ascii="Verdana" w:hAnsi="Verdana"/>
          <w:b/>
          <w:bCs/>
          <w:color w:val="00B050"/>
          <w:lang w:val="en-GB"/>
          <w:rPrChange w:id="16" w:author="Gareth Harding" w:date="2025-07-09T09:58:00Z" w16du:dateUtc="2025-07-09T07:58:00Z">
            <w:rPr>
              <w:rFonts w:ascii="Verdana" w:hAnsi="Verdana"/>
              <w:b/>
              <w:bCs/>
              <w:color w:val="00B050"/>
            </w:rPr>
          </w:rPrChange>
        </w:rPr>
      </w:pPr>
      <w:r w:rsidRPr="003504AA">
        <w:rPr>
          <w:rFonts w:ascii="Verdana" w:hAnsi="Verdana"/>
          <w:b/>
          <w:bCs/>
          <w:color w:val="00B050"/>
          <w:lang w:val="en-GB"/>
          <w:rPrChange w:id="17" w:author="Gareth Harding" w:date="2025-07-09T09:58:00Z" w16du:dateUtc="2025-07-09T07:58:00Z">
            <w:rPr>
              <w:rFonts w:ascii="Verdana" w:hAnsi="Verdana"/>
              <w:b/>
              <w:bCs/>
              <w:color w:val="00B050"/>
            </w:rPr>
          </w:rPrChange>
        </w:rPr>
        <w:t>Comprehension Questions</w:t>
      </w:r>
    </w:p>
    <w:p w14:paraId="3C659579" w14:textId="77777777" w:rsidR="00DC516B" w:rsidRPr="003504AA" w:rsidRDefault="00DC516B" w:rsidP="002A2F0F">
      <w:pPr>
        <w:adjustRightInd w:val="0"/>
        <w:snapToGrid w:val="0"/>
        <w:rPr>
          <w:rFonts w:ascii="Verdana" w:hAnsi="Verdana"/>
          <w:b/>
          <w:bCs/>
          <w:lang w:val="en-GB"/>
          <w:rPrChange w:id="18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</w:pPr>
    </w:p>
    <w:p w14:paraId="21891147" w14:textId="502C00AD" w:rsidR="00DC516B" w:rsidRPr="004E5A07" w:rsidRDefault="00DC516B" w:rsidP="002A2F0F">
      <w:pPr>
        <w:pStyle w:val="Prrafodelista"/>
        <w:numPr>
          <w:ilvl w:val="0"/>
          <w:numId w:val="1"/>
        </w:numPr>
        <w:adjustRightInd w:val="0"/>
        <w:snapToGrid w:val="0"/>
        <w:contextualSpacing w:val="0"/>
        <w:rPr>
          <w:rFonts w:ascii="Verdana" w:hAnsi="Verdana"/>
          <w:b/>
          <w:bCs/>
        </w:rPr>
      </w:pPr>
      <w:r w:rsidRPr="004E5A07">
        <w:rPr>
          <w:rFonts w:ascii="Verdana" w:hAnsi="Verdana"/>
          <w:b/>
          <w:bCs/>
        </w:rPr>
        <w:t xml:space="preserve">Who </w:t>
      </w:r>
      <w:proofErr w:type="spellStart"/>
      <w:r w:rsidRPr="004E5A07">
        <w:rPr>
          <w:rFonts w:ascii="Verdana" w:hAnsi="Verdana"/>
          <w:b/>
          <w:bCs/>
        </w:rPr>
        <w:t>is</w:t>
      </w:r>
      <w:proofErr w:type="spellEnd"/>
      <w:r w:rsidRPr="004E5A07">
        <w:rPr>
          <w:rFonts w:ascii="Verdana" w:hAnsi="Verdana"/>
          <w:b/>
          <w:bCs/>
        </w:rPr>
        <w:t xml:space="preserve"> Tom?</w:t>
      </w:r>
    </w:p>
    <w:p w14:paraId="26BD302A" w14:textId="67B87D2B" w:rsidR="00DC516B" w:rsidRPr="003504AA" w:rsidRDefault="00DC516B" w:rsidP="002A2F0F">
      <w:pPr>
        <w:adjustRightInd w:val="0"/>
        <w:snapToGrid w:val="0"/>
        <w:rPr>
          <w:rFonts w:ascii="Verdana" w:hAnsi="Verdana"/>
          <w:lang w:val="en-GB"/>
          <w:rPrChange w:id="19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20" w:author="Gareth Harding" w:date="2025-07-09T09:59:00Z" w16du:dateUtc="2025-07-09T07:59:00Z">
            <w:rPr>
              <w:rFonts w:ascii="Verdana" w:hAnsi="Verdana"/>
              <w:highlight w:val="yellow"/>
            </w:rPr>
          </w:rPrChange>
        </w:rPr>
        <w:t xml:space="preserve">Tom is a </w:t>
      </w:r>
      <w:r w:rsidR="00AC251C" w:rsidRPr="003504AA">
        <w:rPr>
          <w:rFonts w:ascii="Verdana" w:hAnsi="Verdana"/>
          <w:lang w:val="en-GB"/>
          <w:rPrChange w:id="21" w:author="Gareth Harding" w:date="2025-07-09T09:59:00Z" w16du:dateUtc="2025-07-09T07:59:00Z">
            <w:rPr>
              <w:rFonts w:ascii="Verdana" w:hAnsi="Verdana"/>
              <w:highlight w:val="yellow"/>
            </w:rPr>
          </w:rPrChange>
        </w:rPr>
        <w:t xml:space="preserve">big </w:t>
      </w:r>
      <w:r w:rsidRPr="003504AA">
        <w:rPr>
          <w:rFonts w:ascii="Verdana" w:hAnsi="Verdana"/>
          <w:lang w:val="en-GB"/>
          <w:rPrChange w:id="22" w:author="Gareth Harding" w:date="2025-07-09T09:59:00Z" w16du:dateUtc="2025-07-09T07:59:00Z">
            <w:rPr>
              <w:rFonts w:ascii="Verdana" w:hAnsi="Verdana"/>
              <w:highlight w:val="yellow"/>
            </w:rPr>
          </w:rPrChange>
        </w:rPr>
        <w:t>dog</w:t>
      </w:r>
      <w:del w:id="23" w:author="Gareth Harding" w:date="2025-07-09T17:03:00Z" w16du:dateUtc="2025-07-09T15:03:00Z">
        <w:r w:rsidRPr="003504AA" w:rsidDel="0032236C">
          <w:rPr>
            <w:rFonts w:ascii="Verdana" w:hAnsi="Verdana"/>
            <w:lang w:val="en-GB"/>
            <w:rPrChange w:id="24" w:author="Gareth Harding" w:date="2025-07-09T09:59:00Z" w16du:dateUtc="2025-07-09T07:59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6AB75BA9" w14:textId="39009B07" w:rsidR="00DC516B" w:rsidRPr="003504AA" w:rsidRDefault="00DC516B" w:rsidP="002A2F0F">
      <w:pPr>
        <w:adjustRightInd w:val="0"/>
        <w:snapToGrid w:val="0"/>
        <w:rPr>
          <w:rFonts w:ascii="Verdana" w:hAnsi="Verdana"/>
          <w:lang w:val="en-GB"/>
          <w:rPrChange w:id="25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highlight w:val="yellow"/>
          <w:lang w:val="en-GB"/>
          <w:rPrChange w:id="26" w:author="Gareth Harding" w:date="2025-07-09T09:59:00Z" w16du:dateUtc="2025-07-09T07:59:00Z">
            <w:rPr>
              <w:rFonts w:ascii="Verdana" w:hAnsi="Verdana"/>
            </w:rPr>
          </w:rPrChange>
        </w:rPr>
        <w:t xml:space="preserve">Tom is a </w:t>
      </w:r>
      <w:r w:rsidR="00AC251C" w:rsidRPr="003504AA">
        <w:rPr>
          <w:rFonts w:ascii="Verdana" w:hAnsi="Verdana"/>
          <w:highlight w:val="yellow"/>
          <w:lang w:val="en-GB"/>
          <w:rPrChange w:id="27" w:author="Gareth Harding" w:date="2025-07-09T09:59:00Z" w16du:dateUtc="2025-07-09T07:59:00Z">
            <w:rPr>
              <w:rFonts w:ascii="Verdana" w:hAnsi="Verdana"/>
            </w:rPr>
          </w:rPrChange>
        </w:rPr>
        <w:t xml:space="preserve">little </w:t>
      </w:r>
      <w:r w:rsidRPr="003504AA">
        <w:rPr>
          <w:rFonts w:ascii="Verdana" w:hAnsi="Verdana"/>
          <w:highlight w:val="yellow"/>
          <w:lang w:val="en-GB"/>
          <w:rPrChange w:id="28" w:author="Gareth Harding" w:date="2025-07-09T09:59:00Z" w16du:dateUtc="2025-07-09T07:59:00Z">
            <w:rPr>
              <w:rFonts w:ascii="Verdana" w:hAnsi="Verdana"/>
            </w:rPr>
          </w:rPrChange>
        </w:rPr>
        <w:t>cat</w:t>
      </w:r>
      <w:del w:id="29" w:author="Gareth Harding" w:date="2025-07-09T17:03:00Z" w16du:dateUtc="2025-07-09T15:03:00Z">
        <w:r w:rsidRPr="003504AA" w:rsidDel="0032236C">
          <w:rPr>
            <w:rFonts w:ascii="Verdana" w:hAnsi="Verdana"/>
            <w:highlight w:val="yellow"/>
            <w:lang w:val="en-GB"/>
            <w:rPrChange w:id="30" w:author="Gareth Harding" w:date="2025-07-09T09:59:00Z" w16du:dateUtc="2025-07-09T07:59:00Z">
              <w:rPr>
                <w:rFonts w:ascii="Verdana" w:hAnsi="Verdana"/>
              </w:rPr>
            </w:rPrChange>
          </w:rPr>
          <w:delText>.</w:delText>
        </w:r>
      </w:del>
    </w:p>
    <w:p w14:paraId="683F0457" w14:textId="77777777" w:rsidR="00DC516B" w:rsidRPr="003504AA" w:rsidRDefault="00DC516B" w:rsidP="002A2F0F">
      <w:pPr>
        <w:adjustRightInd w:val="0"/>
        <w:snapToGrid w:val="0"/>
        <w:ind w:firstLine="708"/>
        <w:rPr>
          <w:rFonts w:ascii="Verdana" w:hAnsi="Verdana"/>
          <w:b/>
          <w:bCs/>
          <w:lang w:val="en-GB"/>
          <w:rPrChange w:id="31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</w:pPr>
    </w:p>
    <w:p w14:paraId="27D91440" w14:textId="070A60DA" w:rsidR="00DC516B" w:rsidRPr="004E5A07" w:rsidRDefault="00DC516B" w:rsidP="002A2F0F">
      <w:pPr>
        <w:pStyle w:val="Prrafodelista"/>
        <w:numPr>
          <w:ilvl w:val="0"/>
          <w:numId w:val="1"/>
        </w:numPr>
        <w:adjustRightInd w:val="0"/>
        <w:snapToGrid w:val="0"/>
        <w:contextualSpacing w:val="0"/>
        <w:rPr>
          <w:rFonts w:ascii="Verdana" w:hAnsi="Verdana"/>
          <w:b/>
          <w:bCs/>
        </w:rPr>
      </w:pPr>
      <w:proofErr w:type="spellStart"/>
      <w:r w:rsidRPr="004E5A07">
        <w:rPr>
          <w:rFonts w:ascii="Verdana" w:hAnsi="Verdana"/>
          <w:b/>
          <w:bCs/>
        </w:rPr>
        <w:t>What</w:t>
      </w:r>
      <w:proofErr w:type="spellEnd"/>
      <w:r w:rsidRPr="004E5A07">
        <w:rPr>
          <w:rFonts w:ascii="Verdana" w:hAnsi="Verdana"/>
          <w:b/>
          <w:bCs/>
        </w:rPr>
        <w:t xml:space="preserve"> </w:t>
      </w:r>
      <w:proofErr w:type="spellStart"/>
      <w:r w:rsidRPr="004E5A07">
        <w:rPr>
          <w:rFonts w:ascii="Verdana" w:hAnsi="Verdana"/>
          <w:b/>
          <w:bCs/>
        </w:rPr>
        <w:t>colo</w:t>
      </w:r>
      <w:r w:rsidR="00A464E5" w:rsidRPr="004E5A07">
        <w:rPr>
          <w:rFonts w:ascii="Verdana" w:hAnsi="Verdana"/>
          <w:b/>
          <w:bCs/>
        </w:rPr>
        <w:t>u</w:t>
      </w:r>
      <w:r w:rsidRPr="004E5A07">
        <w:rPr>
          <w:rFonts w:ascii="Verdana" w:hAnsi="Verdana"/>
          <w:b/>
          <w:bCs/>
        </w:rPr>
        <w:t>r</w:t>
      </w:r>
      <w:proofErr w:type="spellEnd"/>
      <w:r w:rsidRPr="004E5A07">
        <w:rPr>
          <w:rFonts w:ascii="Verdana" w:hAnsi="Verdana"/>
          <w:b/>
          <w:bCs/>
        </w:rPr>
        <w:t xml:space="preserve"> </w:t>
      </w:r>
      <w:proofErr w:type="spellStart"/>
      <w:r w:rsidRPr="004E5A07">
        <w:rPr>
          <w:rFonts w:ascii="Verdana" w:hAnsi="Verdana"/>
          <w:b/>
          <w:bCs/>
        </w:rPr>
        <w:t>is</w:t>
      </w:r>
      <w:proofErr w:type="spellEnd"/>
      <w:r w:rsidRPr="004E5A07">
        <w:rPr>
          <w:rFonts w:ascii="Verdana" w:hAnsi="Verdana"/>
          <w:b/>
          <w:bCs/>
        </w:rPr>
        <w:t xml:space="preserve"> Tom?</w:t>
      </w:r>
    </w:p>
    <w:p w14:paraId="36BEEF20" w14:textId="225A3F81" w:rsidR="00DC516B" w:rsidRPr="003504AA" w:rsidRDefault="001B6980" w:rsidP="002A2F0F">
      <w:pPr>
        <w:adjustRightInd w:val="0"/>
        <w:snapToGrid w:val="0"/>
        <w:rPr>
          <w:rFonts w:ascii="Verdana" w:hAnsi="Verdana"/>
          <w:lang w:val="en-GB"/>
          <w:rPrChange w:id="32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33" w:author="Gareth Harding" w:date="2025-07-09T09:58:00Z" w16du:dateUtc="2025-07-09T07:58:00Z">
            <w:rPr>
              <w:rFonts w:ascii="Verdana" w:hAnsi="Verdana"/>
            </w:rPr>
          </w:rPrChange>
        </w:rPr>
        <w:t>He is red and blue</w:t>
      </w:r>
      <w:del w:id="34" w:author="Gareth Harding" w:date="2025-07-09T17:03:00Z" w16du:dateUtc="2025-07-09T15:03:00Z">
        <w:r w:rsidRPr="003504AA" w:rsidDel="0032236C">
          <w:rPr>
            <w:rFonts w:ascii="Verdana" w:hAnsi="Verdana"/>
            <w:lang w:val="en-GB"/>
            <w:rPrChange w:id="35" w:author="Gareth Harding" w:date="2025-07-09T09:58:00Z" w16du:dateUtc="2025-07-09T07:58:00Z">
              <w:rPr>
                <w:rFonts w:ascii="Verdana" w:hAnsi="Verdana"/>
              </w:rPr>
            </w:rPrChange>
          </w:rPr>
          <w:delText>.</w:delText>
        </w:r>
      </w:del>
    </w:p>
    <w:p w14:paraId="54CEF1CC" w14:textId="75F42E1C" w:rsidR="001B6980" w:rsidRPr="003504AA" w:rsidRDefault="001B6980" w:rsidP="002A2F0F">
      <w:pPr>
        <w:adjustRightInd w:val="0"/>
        <w:snapToGrid w:val="0"/>
        <w:rPr>
          <w:rFonts w:ascii="Verdana" w:hAnsi="Verdana"/>
          <w:lang w:val="en-GB"/>
          <w:rPrChange w:id="36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highlight w:val="yellow"/>
          <w:lang w:val="en-GB"/>
          <w:rPrChange w:id="37" w:author="Gareth Harding" w:date="2025-07-09T09:58:00Z" w16du:dateUtc="2025-07-09T07:58:00Z">
            <w:rPr>
              <w:rFonts w:ascii="Verdana" w:hAnsi="Verdana"/>
              <w:highlight w:val="yellow"/>
            </w:rPr>
          </w:rPrChange>
        </w:rPr>
        <w:t>He is black and white</w:t>
      </w:r>
      <w:del w:id="38" w:author="Gareth Harding" w:date="2025-07-09T17:03:00Z" w16du:dateUtc="2025-07-09T15:03:00Z">
        <w:r w:rsidRPr="003504AA" w:rsidDel="0032236C">
          <w:rPr>
            <w:rFonts w:ascii="Verdana" w:hAnsi="Verdana"/>
            <w:highlight w:val="yellow"/>
            <w:lang w:val="en-GB"/>
            <w:rPrChange w:id="39" w:author="Gareth Harding" w:date="2025-07-09T09:58:00Z" w16du:dateUtc="2025-07-09T07:58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6C29E5ED" w14:textId="77777777" w:rsidR="001B6980" w:rsidRPr="003504AA" w:rsidRDefault="001B6980" w:rsidP="002A2F0F">
      <w:pPr>
        <w:adjustRightInd w:val="0"/>
        <w:snapToGrid w:val="0"/>
        <w:rPr>
          <w:rFonts w:ascii="Verdana" w:hAnsi="Verdana"/>
          <w:lang w:val="en-GB"/>
          <w:rPrChange w:id="40" w:author="Gareth Harding" w:date="2025-07-09T09:58:00Z" w16du:dateUtc="2025-07-09T07:58:00Z">
            <w:rPr>
              <w:rFonts w:ascii="Verdana" w:hAnsi="Verdana"/>
            </w:rPr>
          </w:rPrChange>
        </w:rPr>
      </w:pPr>
    </w:p>
    <w:p w14:paraId="0453399A" w14:textId="37550EA3" w:rsidR="001B6980" w:rsidRPr="003504AA" w:rsidRDefault="001B6980" w:rsidP="002A2F0F">
      <w:pPr>
        <w:pStyle w:val="Prrafodelista"/>
        <w:numPr>
          <w:ilvl w:val="0"/>
          <w:numId w:val="1"/>
        </w:numPr>
        <w:adjustRightInd w:val="0"/>
        <w:snapToGrid w:val="0"/>
        <w:contextualSpacing w:val="0"/>
        <w:rPr>
          <w:rFonts w:ascii="Verdana" w:hAnsi="Verdana"/>
          <w:b/>
          <w:bCs/>
          <w:lang w:val="en-GB"/>
          <w:rPrChange w:id="41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</w:pPr>
      <w:r w:rsidRPr="003504AA">
        <w:rPr>
          <w:rFonts w:ascii="Verdana" w:hAnsi="Verdana"/>
          <w:b/>
          <w:bCs/>
          <w:lang w:val="en-GB"/>
          <w:rPrChange w:id="42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What does Tom like to do?</w:t>
      </w:r>
    </w:p>
    <w:p w14:paraId="2EA95A9D" w14:textId="56D35292" w:rsidR="001B6980" w:rsidRPr="003504AA" w:rsidRDefault="001B6980" w:rsidP="002A2F0F">
      <w:pPr>
        <w:adjustRightInd w:val="0"/>
        <w:snapToGrid w:val="0"/>
        <w:rPr>
          <w:rFonts w:ascii="Verdana" w:hAnsi="Verdana"/>
          <w:lang w:val="en-GB"/>
          <w:rPrChange w:id="43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highlight w:val="yellow"/>
          <w:lang w:val="en-GB"/>
          <w:rPrChange w:id="44" w:author="Gareth Harding" w:date="2025-07-09T09:58:00Z" w16du:dateUtc="2025-07-09T07:58:00Z">
            <w:rPr>
              <w:rFonts w:ascii="Verdana" w:hAnsi="Verdana"/>
              <w:highlight w:val="yellow"/>
            </w:rPr>
          </w:rPrChange>
        </w:rPr>
        <w:t>He likes to jump and run</w:t>
      </w:r>
      <w:del w:id="45" w:author="Gareth Harding" w:date="2025-07-09T17:03:00Z" w16du:dateUtc="2025-07-09T15:03:00Z">
        <w:r w:rsidRPr="003504AA" w:rsidDel="0032236C">
          <w:rPr>
            <w:rFonts w:ascii="Verdana" w:hAnsi="Verdana"/>
            <w:highlight w:val="yellow"/>
            <w:lang w:val="en-GB"/>
            <w:rPrChange w:id="46" w:author="Gareth Harding" w:date="2025-07-09T09:58:00Z" w16du:dateUtc="2025-07-09T07:58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7C78B66C" w14:textId="594A9F2F" w:rsidR="001B6980" w:rsidRPr="004E5A07" w:rsidRDefault="001B6980" w:rsidP="002A2F0F">
      <w:pPr>
        <w:adjustRightInd w:val="0"/>
        <w:snapToGrid w:val="0"/>
        <w:rPr>
          <w:rFonts w:ascii="Verdana" w:hAnsi="Verdana"/>
        </w:rPr>
      </w:pPr>
      <w:r w:rsidRPr="004E5A07">
        <w:rPr>
          <w:rFonts w:ascii="Verdana" w:hAnsi="Verdana"/>
        </w:rPr>
        <w:t xml:space="preserve">He </w:t>
      </w:r>
      <w:proofErr w:type="spellStart"/>
      <w:r w:rsidRPr="004E5A07">
        <w:rPr>
          <w:rFonts w:ascii="Verdana" w:hAnsi="Verdana"/>
        </w:rPr>
        <w:t>likes</w:t>
      </w:r>
      <w:proofErr w:type="spellEnd"/>
      <w:r w:rsidRPr="004E5A07">
        <w:rPr>
          <w:rFonts w:ascii="Verdana" w:hAnsi="Verdana"/>
        </w:rPr>
        <w:t xml:space="preserve"> </w:t>
      </w:r>
      <w:proofErr w:type="spellStart"/>
      <w:r w:rsidRPr="004E5A07">
        <w:rPr>
          <w:rFonts w:ascii="Verdana" w:hAnsi="Verdana"/>
        </w:rPr>
        <w:t>to</w:t>
      </w:r>
      <w:proofErr w:type="spellEnd"/>
      <w:r w:rsidRPr="004E5A07">
        <w:rPr>
          <w:rFonts w:ascii="Verdana" w:hAnsi="Verdana"/>
        </w:rPr>
        <w:t xml:space="preserve"> </w:t>
      </w:r>
      <w:proofErr w:type="spellStart"/>
      <w:r w:rsidRPr="004E5A07">
        <w:rPr>
          <w:rFonts w:ascii="Verdana" w:hAnsi="Verdana"/>
        </w:rPr>
        <w:t>swim</w:t>
      </w:r>
      <w:proofErr w:type="spellEnd"/>
      <w:del w:id="47" w:author="Gareth Harding" w:date="2025-07-09T17:03:00Z" w16du:dateUtc="2025-07-09T15:03:00Z">
        <w:r w:rsidRPr="004E5A07" w:rsidDel="0032236C">
          <w:rPr>
            <w:rFonts w:ascii="Verdana" w:hAnsi="Verdana"/>
          </w:rPr>
          <w:delText>.</w:delText>
        </w:r>
      </w:del>
    </w:p>
    <w:p w14:paraId="73F04D99" w14:textId="77777777" w:rsidR="001B6980" w:rsidRPr="004E5A07" w:rsidRDefault="001B6980" w:rsidP="002A2F0F">
      <w:pPr>
        <w:adjustRightInd w:val="0"/>
        <w:snapToGrid w:val="0"/>
        <w:rPr>
          <w:rFonts w:ascii="Verdana" w:hAnsi="Verdana"/>
        </w:rPr>
      </w:pPr>
    </w:p>
    <w:p w14:paraId="2CB563C1" w14:textId="359B3FBC" w:rsidR="001B6980" w:rsidRPr="003504AA" w:rsidRDefault="001B6980" w:rsidP="002A2F0F">
      <w:pPr>
        <w:pStyle w:val="Prrafodelista"/>
        <w:numPr>
          <w:ilvl w:val="0"/>
          <w:numId w:val="1"/>
        </w:numPr>
        <w:adjustRightInd w:val="0"/>
        <w:snapToGrid w:val="0"/>
        <w:contextualSpacing w:val="0"/>
        <w:rPr>
          <w:rFonts w:ascii="Verdana" w:hAnsi="Verdana"/>
          <w:b/>
          <w:bCs/>
          <w:lang w:val="en-GB"/>
          <w:rPrChange w:id="48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</w:pPr>
      <w:r w:rsidRPr="003504AA">
        <w:rPr>
          <w:rFonts w:ascii="Verdana" w:hAnsi="Verdana"/>
          <w:b/>
          <w:bCs/>
          <w:lang w:val="en-GB"/>
          <w:rPrChange w:id="49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What colo</w:t>
      </w:r>
      <w:r w:rsidR="0066159D" w:rsidRPr="003504AA">
        <w:rPr>
          <w:rFonts w:ascii="Verdana" w:hAnsi="Verdana"/>
          <w:b/>
          <w:bCs/>
          <w:lang w:val="en-GB"/>
          <w:rPrChange w:id="50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u</w:t>
      </w:r>
      <w:r w:rsidRPr="003504AA">
        <w:rPr>
          <w:rFonts w:ascii="Verdana" w:hAnsi="Verdana"/>
          <w:b/>
          <w:bCs/>
          <w:lang w:val="en-GB"/>
          <w:rPrChange w:id="51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r is the ball?</w:t>
      </w:r>
    </w:p>
    <w:p w14:paraId="2AA678AF" w14:textId="7DFD22DA" w:rsidR="001B6980" w:rsidRPr="003504AA" w:rsidRDefault="001B6980" w:rsidP="002A2F0F">
      <w:pPr>
        <w:adjustRightInd w:val="0"/>
        <w:snapToGrid w:val="0"/>
        <w:rPr>
          <w:rFonts w:ascii="Verdana" w:hAnsi="Verdana"/>
          <w:lang w:val="en-GB"/>
          <w:rPrChange w:id="52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highlight w:val="yellow"/>
          <w:lang w:val="en-GB"/>
          <w:rPrChange w:id="53" w:author="Gareth Harding" w:date="2025-07-09T09:58:00Z" w16du:dateUtc="2025-07-09T07:58:00Z">
            <w:rPr>
              <w:rFonts w:ascii="Verdana" w:hAnsi="Verdana"/>
              <w:highlight w:val="yellow"/>
            </w:rPr>
          </w:rPrChange>
        </w:rPr>
        <w:t>The ball is red</w:t>
      </w:r>
      <w:del w:id="54" w:author="Gareth Harding" w:date="2025-07-09T17:04:00Z" w16du:dateUtc="2025-07-09T15:04:00Z">
        <w:r w:rsidRPr="003504AA" w:rsidDel="0032236C">
          <w:rPr>
            <w:rFonts w:ascii="Verdana" w:hAnsi="Verdana"/>
            <w:highlight w:val="yellow"/>
            <w:lang w:val="en-GB"/>
            <w:rPrChange w:id="55" w:author="Gareth Harding" w:date="2025-07-09T09:58:00Z" w16du:dateUtc="2025-07-09T07:58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6B14CCA6" w14:textId="0AA359DB" w:rsidR="001B6980" w:rsidRPr="003504AA" w:rsidRDefault="00F156D7" w:rsidP="002A2F0F">
      <w:pPr>
        <w:adjustRightInd w:val="0"/>
        <w:snapToGrid w:val="0"/>
        <w:rPr>
          <w:rFonts w:ascii="Verdana" w:hAnsi="Verdana"/>
          <w:lang w:val="en-GB"/>
          <w:rPrChange w:id="56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57" w:author="Gareth Harding" w:date="2025-07-09T09:58:00Z" w16du:dateUtc="2025-07-09T07:58:00Z">
            <w:rPr>
              <w:rFonts w:ascii="Verdana" w:hAnsi="Verdana"/>
            </w:rPr>
          </w:rPrChange>
        </w:rPr>
        <w:t>The ball is blue</w:t>
      </w:r>
      <w:del w:id="58" w:author="Gareth Harding" w:date="2025-07-09T17:04:00Z" w16du:dateUtc="2025-07-09T15:04:00Z">
        <w:r w:rsidRPr="003504AA" w:rsidDel="0032236C">
          <w:rPr>
            <w:rFonts w:ascii="Verdana" w:hAnsi="Verdana"/>
            <w:lang w:val="en-GB"/>
            <w:rPrChange w:id="59" w:author="Gareth Harding" w:date="2025-07-09T09:58:00Z" w16du:dateUtc="2025-07-09T07:58:00Z">
              <w:rPr>
                <w:rFonts w:ascii="Verdana" w:hAnsi="Verdana"/>
              </w:rPr>
            </w:rPrChange>
          </w:rPr>
          <w:delText>.</w:delText>
        </w:r>
      </w:del>
    </w:p>
    <w:p w14:paraId="23FD8352" w14:textId="77777777" w:rsidR="00F156D7" w:rsidRPr="003504AA" w:rsidRDefault="00F156D7" w:rsidP="002A2F0F">
      <w:pPr>
        <w:adjustRightInd w:val="0"/>
        <w:snapToGrid w:val="0"/>
        <w:rPr>
          <w:rFonts w:ascii="Verdana" w:hAnsi="Verdana"/>
          <w:lang w:val="en-GB"/>
          <w:rPrChange w:id="60" w:author="Gareth Harding" w:date="2025-07-09T09:58:00Z" w16du:dateUtc="2025-07-09T07:58:00Z">
            <w:rPr>
              <w:rFonts w:ascii="Verdana" w:hAnsi="Verdana"/>
            </w:rPr>
          </w:rPrChange>
        </w:rPr>
      </w:pPr>
    </w:p>
    <w:p w14:paraId="505400D2" w14:textId="693872DC" w:rsidR="00F008B9" w:rsidRPr="003504AA" w:rsidRDefault="00F008B9" w:rsidP="00F008B9">
      <w:pPr>
        <w:pStyle w:val="Prrafodelista"/>
        <w:numPr>
          <w:ilvl w:val="0"/>
          <w:numId w:val="1"/>
        </w:numPr>
        <w:adjustRightInd w:val="0"/>
        <w:snapToGrid w:val="0"/>
        <w:contextualSpacing w:val="0"/>
        <w:rPr>
          <w:rFonts w:ascii="Verdana" w:hAnsi="Verdana"/>
          <w:b/>
          <w:bCs/>
          <w:lang w:val="en-GB"/>
          <w:rPrChange w:id="61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</w:pPr>
      <w:r w:rsidRPr="003504AA">
        <w:rPr>
          <w:rFonts w:ascii="Verdana" w:hAnsi="Verdana"/>
          <w:b/>
          <w:bCs/>
          <w:lang w:val="en-GB"/>
          <w:rPrChange w:id="62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Tom sleep</w:t>
      </w:r>
      <w:r w:rsidR="0066159D" w:rsidRPr="003504AA">
        <w:rPr>
          <w:rFonts w:ascii="Verdana" w:hAnsi="Verdana"/>
          <w:b/>
          <w:bCs/>
          <w:lang w:val="en-GB"/>
          <w:rPrChange w:id="63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s</w:t>
      </w:r>
      <w:r w:rsidRPr="003504AA">
        <w:rPr>
          <w:rFonts w:ascii="Verdana" w:hAnsi="Verdana"/>
          <w:b/>
          <w:bCs/>
          <w:lang w:val="en-GB"/>
          <w:rPrChange w:id="64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 xml:space="preserve"> in a big box.</w:t>
      </w:r>
    </w:p>
    <w:p w14:paraId="41B05820" w14:textId="77777777" w:rsidR="00F008B9" w:rsidRPr="004E5A07" w:rsidRDefault="00F008B9" w:rsidP="00F008B9">
      <w:pPr>
        <w:adjustRightInd w:val="0"/>
        <w:snapToGrid w:val="0"/>
        <w:rPr>
          <w:rFonts w:ascii="Verdana" w:hAnsi="Verdana"/>
        </w:rPr>
      </w:pPr>
      <w:r w:rsidRPr="004E5A07">
        <w:rPr>
          <w:rFonts w:ascii="Verdana" w:hAnsi="Verdana"/>
          <w:highlight w:val="yellow"/>
        </w:rPr>
        <w:t>True</w:t>
      </w:r>
    </w:p>
    <w:p w14:paraId="25319A52" w14:textId="77777777" w:rsidR="00F008B9" w:rsidRPr="004E5A07" w:rsidRDefault="00F008B9" w:rsidP="00F008B9">
      <w:pPr>
        <w:adjustRightInd w:val="0"/>
        <w:snapToGrid w:val="0"/>
        <w:rPr>
          <w:rFonts w:ascii="Verdana" w:hAnsi="Verdana"/>
        </w:rPr>
      </w:pPr>
      <w:r w:rsidRPr="004E5A07">
        <w:rPr>
          <w:rFonts w:ascii="Verdana" w:hAnsi="Verdana"/>
        </w:rPr>
        <w:t>False</w:t>
      </w:r>
    </w:p>
    <w:p w14:paraId="0350DDA7" w14:textId="77777777" w:rsidR="00F008B9" w:rsidRPr="004E5A07" w:rsidRDefault="00F008B9" w:rsidP="002A2F0F">
      <w:pPr>
        <w:adjustRightInd w:val="0"/>
        <w:snapToGrid w:val="0"/>
        <w:rPr>
          <w:rFonts w:ascii="Verdana" w:hAnsi="Verdana"/>
        </w:rPr>
      </w:pPr>
    </w:p>
    <w:p w14:paraId="22033DB5" w14:textId="20AD81C4" w:rsidR="00992EC5" w:rsidRPr="003504AA" w:rsidRDefault="000E2D45" w:rsidP="002A2F0F">
      <w:pPr>
        <w:pStyle w:val="Prrafodelista"/>
        <w:numPr>
          <w:ilvl w:val="0"/>
          <w:numId w:val="1"/>
        </w:numPr>
        <w:adjustRightInd w:val="0"/>
        <w:snapToGrid w:val="0"/>
        <w:contextualSpacing w:val="0"/>
        <w:rPr>
          <w:rFonts w:ascii="Verdana" w:hAnsi="Verdana"/>
          <w:b/>
          <w:bCs/>
          <w:lang w:val="en-GB"/>
          <w:rPrChange w:id="65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</w:pPr>
      <w:r w:rsidRPr="003504AA">
        <w:rPr>
          <w:rFonts w:ascii="Verdana" w:hAnsi="Verdana"/>
          <w:b/>
          <w:bCs/>
          <w:lang w:val="en-GB"/>
          <w:rPrChange w:id="66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Tom</w:t>
      </w:r>
      <w:r w:rsidR="008F2950" w:rsidRPr="003504AA">
        <w:rPr>
          <w:rFonts w:ascii="Verdana" w:hAnsi="Verdana"/>
          <w:b/>
          <w:bCs/>
          <w:lang w:val="en-GB"/>
          <w:rPrChange w:id="67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 xml:space="preserve"> is happy when he plays.</w:t>
      </w:r>
    </w:p>
    <w:p w14:paraId="57AEF8DF" w14:textId="77777777" w:rsidR="008F2950" w:rsidRPr="004E5A07" w:rsidRDefault="008F2950" w:rsidP="008F2950">
      <w:pPr>
        <w:adjustRightInd w:val="0"/>
        <w:snapToGrid w:val="0"/>
        <w:rPr>
          <w:rFonts w:ascii="Verdana" w:hAnsi="Verdana"/>
        </w:rPr>
      </w:pPr>
      <w:r w:rsidRPr="004E5A07">
        <w:rPr>
          <w:rFonts w:ascii="Verdana" w:hAnsi="Verdana"/>
          <w:highlight w:val="yellow"/>
        </w:rPr>
        <w:t>True</w:t>
      </w:r>
    </w:p>
    <w:p w14:paraId="6E8E5A73" w14:textId="77777777" w:rsidR="008F2950" w:rsidRPr="004E5A07" w:rsidRDefault="008F2950" w:rsidP="008F2950">
      <w:pPr>
        <w:adjustRightInd w:val="0"/>
        <w:snapToGrid w:val="0"/>
        <w:rPr>
          <w:rFonts w:ascii="Verdana" w:hAnsi="Verdana"/>
        </w:rPr>
      </w:pPr>
      <w:r w:rsidRPr="004E5A07">
        <w:rPr>
          <w:rFonts w:ascii="Verdana" w:hAnsi="Verdana"/>
        </w:rPr>
        <w:t>False</w:t>
      </w:r>
    </w:p>
    <w:p w14:paraId="5FF3B397" w14:textId="77777777" w:rsidR="000E2D45" w:rsidRPr="004E5A07" w:rsidRDefault="000E2D45" w:rsidP="002A2F0F">
      <w:pPr>
        <w:adjustRightInd w:val="0"/>
        <w:snapToGrid w:val="0"/>
        <w:rPr>
          <w:rFonts w:ascii="Verdana" w:hAnsi="Verdana"/>
        </w:rPr>
      </w:pPr>
    </w:p>
    <w:p w14:paraId="0D2702FF" w14:textId="77777777" w:rsidR="0026037D" w:rsidRPr="004E5A07" w:rsidRDefault="0026037D" w:rsidP="002A2F0F">
      <w:pPr>
        <w:adjustRightInd w:val="0"/>
        <w:snapToGrid w:val="0"/>
        <w:rPr>
          <w:rFonts w:ascii="Verdana" w:hAnsi="Verdana"/>
          <w:b/>
          <w:bCs/>
        </w:rPr>
      </w:pPr>
    </w:p>
    <w:p w14:paraId="6CBD5CA2" w14:textId="77777777" w:rsidR="002F0CCE" w:rsidRPr="004E5A07" w:rsidRDefault="002F0CCE" w:rsidP="002A2F0F">
      <w:pPr>
        <w:adjustRightInd w:val="0"/>
        <w:snapToGrid w:val="0"/>
        <w:rPr>
          <w:rFonts w:ascii="Verdana" w:hAnsi="Verdana"/>
          <w:b/>
          <w:bCs/>
        </w:rPr>
      </w:pPr>
    </w:p>
    <w:p w14:paraId="4F2AAF5F" w14:textId="77777777" w:rsidR="002F0CCE" w:rsidRPr="004E5A07" w:rsidRDefault="002F0CCE" w:rsidP="002A2F0F">
      <w:pPr>
        <w:adjustRightInd w:val="0"/>
        <w:snapToGrid w:val="0"/>
        <w:rPr>
          <w:rFonts w:ascii="Verdana" w:hAnsi="Verdana"/>
          <w:b/>
          <w:bCs/>
        </w:rPr>
      </w:pPr>
    </w:p>
    <w:p w14:paraId="394CEC71" w14:textId="77777777" w:rsidR="002F0CCE" w:rsidRPr="004E5A07" w:rsidRDefault="002F0CCE" w:rsidP="002A2F0F">
      <w:pPr>
        <w:adjustRightInd w:val="0"/>
        <w:snapToGrid w:val="0"/>
        <w:rPr>
          <w:rFonts w:ascii="Verdana" w:hAnsi="Verdana"/>
          <w:b/>
          <w:bCs/>
        </w:rPr>
      </w:pPr>
    </w:p>
    <w:p w14:paraId="3A552764" w14:textId="77777777" w:rsidR="002F0CCE" w:rsidRPr="004E5A07" w:rsidRDefault="002F0CCE" w:rsidP="002A2F0F">
      <w:pPr>
        <w:adjustRightInd w:val="0"/>
        <w:snapToGrid w:val="0"/>
        <w:rPr>
          <w:rFonts w:ascii="Verdana" w:hAnsi="Verdana"/>
          <w:b/>
          <w:bCs/>
        </w:rPr>
      </w:pPr>
    </w:p>
    <w:p w14:paraId="599D802A" w14:textId="77777777" w:rsidR="002F0CCE" w:rsidRPr="004E5A07" w:rsidRDefault="002F0CCE" w:rsidP="002A2F0F">
      <w:pPr>
        <w:adjustRightInd w:val="0"/>
        <w:snapToGrid w:val="0"/>
        <w:rPr>
          <w:rFonts w:ascii="Verdana" w:hAnsi="Verdana"/>
          <w:b/>
          <w:bCs/>
        </w:rPr>
      </w:pPr>
    </w:p>
    <w:p w14:paraId="545630FF" w14:textId="77777777" w:rsidR="002F0CCE" w:rsidRPr="004E5A07" w:rsidRDefault="002F0CCE" w:rsidP="002A2F0F">
      <w:pPr>
        <w:adjustRightInd w:val="0"/>
        <w:snapToGrid w:val="0"/>
        <w:rPr>
          <w:rFonts w:ascii="Verdana" w:hAnsi="Verdana"/>
          <w:b/>
          <w:bCs/>
        </w:rPr>
      </w:pPr>
    </w:p>
    <w:p w14:paraId="3C01E4A7" w14:textId="77777777" w:rsidR="002F0CCE" w:rsidRPr="004E5A07" w:rsidDel="00B30A88" w:rsidRDefault="002F0CCE" w:rsidP="002A2F0F">
      <w:pPr>
        <w:adjustRightInd w:val="0"/>
        <w:snapToGrid w:val="0"/>
        <w:rPr>
          <w:del w:id="68" w:author="Gareth Harding" w:date="2025-07-09T17:15:00Z" w16du:dateUtc="2025-07-09T15:15:00Z"/>
          <w:rFonts w:ascii="Verdana" w:hAnsi="Verdana"/>
          <w:b/>
          <w:bCs/>
        </w:rPr>
      </w:pPr>
    </w:p>
    <w:p w14:paraId="2DE61513" w14:textId="77777777" w:rsidR="008F2950" w:rsidRPr="004E5A07" w:rsidRDefault="008F2950" w:rsidP="002A2F0F">
      <w:pPr>
        <w:adjustRightInd w:val="0"/>
        <w:snapToGrid w:val="0"/>
        <w:rPr>
          <w:rFonts w:ascii="Verdana" w:hAnsi="Verdana"/>
          <w:b/>
          <w:bCs/>
        </w:rPr>
      </w:pPr>
    </w:p>
    <w:p w14:paraId="534B95E8" w14:textId="77777777" w:rsidR="008F2950" w:rsidRPr="004E5A07" w:rsidRDefault="008F2950" w:rsidP="002A2F0F">
      <w:pPr>
        <w:adjustRightInd w:val="0"/>
        <w:snapToGrid w:val="0"/>
        <w:rPr>
          <w:rFonts w:ascii="Verdana" w:hAnsi="Verdana"/>
        </w:rPr>
      </w:pPr>
    </w:p>
    <w:p w14:paraId="6BB9A761" w14:textId="55D3A867" w:rsidR="005C5AE2" w:rsidRPr="004E5A07" w:rsidRDefault="005C5AE2" w:rsidP="002A2F0F">
      <w:pPr>
        <w:pStyle w:val="Prrafodelista"/>
        <w:numPr>
          <w:ilvl w:val="0"/>
          <w:numId w:val="15"/>
        </w:numPr>
        <w:adjustRightInd w:val="0"/>
        <w:snapToGrid w:val="0"/>
        <w:contextualSpacing w:val="0"/>
        <w:rPr>
          <w:rFonts w:ascii="Verdana" w:hAnsi="Verdana"/>
          <w:b/>
          <w:bCs/>
          <w:color w:val="215E99" w:themeColor="text2" w:themeTint="BF"/>
        </w:rPr>
      </w:pPr>
      <w:r w:rsidRPr="004E5A07">
        <w:rPr>
          <w:rFonts w:ascii="Verdana" w:hAnsi="Verdana"/>
          <w:b/>
          <w:bCs/>
          <w:color w:val="215E99" w:themeColor="text2" w:themeTint="BF"/>
        </w:rPr>
        <w:lastRenderedPageBreak/>
        <w:t>One Day with Pip</w:t>
      </w:r>
      <w:r w:rsidR="00BA7339" w:rsidRPr="004E5A07">
        <w:rPr>
          <w:rFonts w:ascii="Verdana" w:hAnsi="Verdana"/>
          <w:b/>
          <w:bCs/>
          <w:color w:val="215E99" w:themeColor="text2" w:themeTint="BF"/>
        </w:rPr>
        <w:t>o</w:t>
      </w:r>
    </w:p>
    <w:p w14:paraId="27F6CEC3" w14:textId="77777777" w:rsidR="0026037D" w:rsidRPr="004E5A07" w:rsidRDefault="0026037D" w:rsidP="002A2F0F">
      <w:pPr>
        <w:adjustRightInd w:val="0"/>
        <w:snapToGrid w:val="0"/>
        <w:rPr>
          <w:rFonts w:ascii="Verdana" w:hAnsi="Verdana"/>
        </w:rPr>
      </w:pPr>
    </w:p>
    <w:p w14:paraId="79BD183C" w14:textId="0541FDD4" w:rsidR="0026037D" w:rsidRPr="003504AA" w:rsidRDefault="0026037D" w:rsidP="002A2F0F">
      <w:pPr>
        <w:adjustRightInd w:val="0"/>
        <w:snapToGrid w:val="0"/>
        <w:rPr>
          <w:rFonts w:ascii="Verdana" w:hAnsi="Verdana"/>
          <w:lang w:val="en-GB"/>
          <w:rPrChange w:id="69" w:author="Gareth Harding" w:date="2025-07-09T09:58:00Z" w16du:dateUtc="2025-07-09T07:58:00Z">
            <w:rPr>
              <w:rFonts w:ascii="Verdana" w:hAnsi="Verdana"/>
              <w:lang w:val="es-ES_tradnl"/>
            </w:rPr>
          </w:rPrChange>
        </w:rPr>
      </w:pPr>
      <w:r w:rsidRPr="003504AA">
        <w:rPr>
          <w:rFonts w:ascii="Verdana" w:hAnsi="Verdana"/>
          <w:lang w:val="en-GB"/>
          <w:rPrChange w:id="70" w:author="Gareth Harding" w:date="2025-07-09T09:58:00Z" w16du:dateUtc="2025-07-09T07:58:00Z">
            <w:rPr>
              <w:rFonts w:ascii="Verdana" w:hAnsi="Verdana"/>
            </w:rPr>
          </w:rPrChange>
        </w:rPr>
        <w:t>Pip</w:t>
      </w:r>
      <w:r w:rsidR="00BA7339" w:rsidRPr="003504AA">
        <w:rPr>
          <w:rFonts w:ascii="Verdana" w:hAnsi="Verdana"/>
          <w:lang w:val="en-GB"/>
          <w:rPrChange w:id="71" w:author="Gareth Harding" w:date="2025-07-09T09:58:00Z" w16du:dateUtc="2025-07-09T07:58:00Z">
            <w:rPr>
              <w:rFonts w:ascii="Verdana" w:hAnsi="Verdana"/>
            </w:rPr>
          </w:rPrChange>
        </w:rPr>
        <w:t>o</w:t>
      </w:r>
      <w:r w:rsidRPr="003504AA">
        <w:rPr>
          <w:rFonts w:ascii="Verdana" w:hAnsi="Verdana"/>
          <w:lang w:val="en-GB"/>
          <w:rPrChange w:id="72" w:author="Gareth Harding" w:date="2025-07-09T09:58:00Z" w16du:dateUtc="2025-07-09T07:58:00Z">
            <w:rPr>
              <w:rFonts w:ascii="Verdana" w:hAnsi="Verdana"/>
            </w:rPr>
          </w:rPrChange>
        </w:rPr>
        <w:t xml:space="preserve"> is a yellow chicken.</w:t>
      </w:r>
    </w:p>
    <w:p w14:paraId="6657BC11" w14:textId="3F725E57" w:rsidR="0026037D" w:rsidRPr="003504AA" w:rsidRDefault="0026037D" w:rsidP="002A2F0F">
      <w:pPr>
        <w:adjustRightInd w:val="0"/>
        <w:snapToGrid w:val="0"/>
        <w:rPr>
          <w:rFonts w:ascii="Verdana" w:hAnsi="Verdana"/>
          <w:lang w:val="en-GB"/>
          <w:rPrChange w:id="73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74" w:author="Gareth Harding" w:date="2025-07-09T09:58:00Z" w16du:dateUtc="2025-07-09T07:58:00Z">
            <w:rPr>
              <w:rFonts w:ascii="Verdana" w:hAnsi="Verdana"/>
            </w:rPr>
          </w:rPrChange>
        </w:rPr>
        <w:t>Pip</w:t>
      </w:r>
      <w:r w:rsidR="00BA7339" w:rsidRPr="003504AA">
        <w:rPr>
          <w:rFonts w:ascii="Verdana" w:hAnsi="Verdana"/>
          <w:lang w:val="en-GB"/>
          <w:rPrChange w:id="75" w:author="Gareth Harding" w:date="2025-07-09T09:58:00Z" w16du:dateUtc="2025-07-09T07:58:00Z">
            <w:rPr>
              <w:rFonts w:ascii="Verdana" w:hAnsi="Verdana"/>
            </w:rPr>
          </w:rPrChange>
        </w:rPr>
        <w:t>o</w:t>
      </w:r>
      <w:r w:rsidRPr="003504AA">
        <w:rPr>
          <w:rFonts w:ascii="Verdana" w:hAnsi="Verdana"/>
          <w:lang w:val="en-GB"/>
          <w:rPrChange w:id="76" w:author="Gareth Harding" w:date="2025-07-09T09:58:00Z" w16du:dateUtc="2025-07-09T07:58:00Z">
            <w:rPr>
              <w:rFonts w:ascii="Verdana" w:hAnsi="Verdana"/>
            </w:rPr>
          </w:rPrChange>
        </w:rPr>
        <w:t xml:space="preserve"> walks</w:t>
      </w:r>
      <w:r w:rsidRPr="003504AA">
        <w:rPr>
          <w:rFonts w:ascii="Verdana" w:hAnsi="Verdana"/>
          <w:b/>
          <w:bCs/>
          <w:lang w:val="en-GB"/>
          <w:rPrChange w:id="77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 xml:space="preserve"> </w:t>
      </w:r>
      <w:r w:rsidR="000405AF" w:rsidRPr="003504AA">
        <w:rPr>
          <w:rFonts w:ascii="Verdana" w:hAnsi="Verdana"/>
          <w:b/>
          <w:bCs/>
          <w:lang w:val="en-GB"/>
          <w:rPrChange w:id="78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one</w:t>
      </w:r>
      <w:r w:rsidRPr="003504AA">
        <w:rPr>
          <w:rFonts w:ascii="Verdana" w:hAnsi="Verdana"/>
          <w:lang w:val="en-GB"/>
          <w:rPrChange w:id="79" w:author="Gareth Harding" w:date="2025-07-09T09:58:00Z" w16du:dateUtc="2025-07-09T07:58:00Z">
            <w:rPr>
              <w:rFonts w:ascii="Verdana" w:hAnsi="Verdana"/>
            </w:rPr>
          </w:rPrChange>
        </w:rPr>
        <w:t xml:space="preserve"> step.</w:t>
      </w:r>
    </w:p>
    <w:p w14:paraId="4ED6C532" w14:textId="219A0FF7" w:rsidR="0026037D" w:rsidRPr="003504AA" w:rsidRDefault="0026037D" w:rsidP="002A2F0F">
      <w:pPr>
        <w:adjustRightInd w:val="0"/>
        <w:snapToGrid w:val="0"/>
        <w:rPr>
          <w:rFonts w:ascii="Verdana" w:hAnsi="Verdana"/>
          <w:lang w:val="en-GB"/>
          <w:rPrChange w:id="80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81" w:author="Gareth Harding" w:date="2025-07-09T09:58:00Z" w16du:dateUtc="2025-07-09T07:58:00Z">
            <w:rPr>
              <w:rFonts w:ascii="Verdana" w:hAnsi="Verdana"/>
            </w:rPr>
          </w:rPrChange>
        </w:rPr>
        <w:t>Pip</w:t>
      </w:r>
      <w:r w:rsidR="00BA7339" w:rsidRPr="003504AA">
        <w:rPr>
          <w:rFonts w:ascii="Verdana" w:hAnsi="Verdana"/>
          <w:lang w:val="en-GB"/>
          <w:rPrChange w:id="82" w:author="Gareth Harding" w:date="2025-07-09T09:58:00Z" w16du:dateUtc="2025-07-09T07:58:00Z">
            <w:rPr>
              <w:rFonts w:ascii="Verdana" w:hAnsi="Verdana"/>
            </w:rPr>
          </w:rPrChange>
        </w:rPr>
        <w:t>o</w:t>
      </w:r>
      <w:r w:rsidRPr="003504AA">
        <w:rPr>
          <w:rFonts w:ascii="Verdana" w:hAnsi="Verdana"/>
          <w:lang w:val="en-GB"/>
          <w:rPrChange w:id="83" w:author="Gareth Harding" w:date="2025-07-09T09:58:00Z" w16du:dateUtc="2025-07-09T07:58:00Z">
            <w:rPr>
              <w:rFonts w:ascii="Verdana" w:hAnsi="Verdana"/>
            </w:rPr>
          </w:rPrChange>
        </w:rPr>
        <w:t xml:space="preserve"> walks </w:t>
      </w:r>
      <w:r w:rsidR="00BA7339" w:rsidRPr="003504AA">
        <w:rPr>
          <w:rFonts w:ascii="Verdana" w:hAnsi="Verdana"/>
          <w:b/>
          <w:bCs/>
          <w:lang w:val="en-GB"/>
          <w:rPrChange w:id="84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two</w:t>
      </w:r>
      <w:r w:rsidRPr="003504AA">
        <w:rPr>
          <w:rFonts w:ascii="Verdana" w:hAnsi="Verdana"/>
          <w:lang w:val="en-GB"/>
          <w:rPrChange w:id="85" w:author="Gareth Harding" w:date="2025-07-09T09:58:00Z" w16du:dateUtc="2025-07-09T07:58:00Z">
            <w:rPr>
              <w:rFonts w:ascii="Verdana" w:hAnsi="Verdana"/>
            </w:rPr>
          </w:rPrChange>
        </w:rPr>
        <w:t xml:space="preserve"> more steps.</w:t>
      </w:r>
    </w:p>
    <w:p w14:paraId="2057F405" w14:textId="2E6340D6" w:rsidR="0026037D" w:rsidRPr="003504AA" w:rsidRDefault="0026037D" w:rsidP="002A2F0F">
      <w:pPr>
        <w:adjustRightInd w:val="0"/>
        <w:snapToGrid w:val="0"/>
        <w:rPr>
          <w:rFonts w:ascii="Verdana" w:hAnsi="Verdana"/>
          <w:lang w:val="en-GB"/>
          <w:rPrChange w:id="86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87" w:author="Gareth Harding" w:date="2025-07-09T09:58:00Z" w16du:dateUtc="2025-07-09T07:58:00Z">
            <w:rPr>
              <w:rFonts w:ascii="Verdana" w:hAnsi="Verdana"/>
            </w:rPr>
          </w:rPrChange>
        </w:rPr>
        <w:t>Pip</w:t>
      </w:r>
      <w:r w:rsidR="00BA7339" w:rsidRPr="003504AA">
        <w:rPr>
          <w:rFonts w:ascii="Verdana" w:hAnsi="Verdana"/>
          <w:lang w:val="en-GB"/>
          <w:rPrChange w:id="88" w:author="Gareth Harding" w:date="2025-07-09T09:58:00Z" w16du:dateUtc="2025-07-09T07:58:00Z">
            <w:rPr>
              <w:rFonts w:ascii="Verdana" w:hAnsi="Verdana"/>
            </w:rPr>
          </w:rPrChange>
        </w:rPr>
        <w:t>o</w:t>
      </w:r>
      <w:r w:rsidRPr="003504AA">
        <w:rPr>
          <w:rFonts w:ascii="Verdana" w:hAnsi="Verdana"/>
          <w:lang w:val="en-GB"/>
          <w:rPrChange w:id="89" w:author="Gareth Harding" w:date="2025-07-09T09:58:00Z" w16du:dateUtc="2025-07-09T07:58:00Z">
            <w:rPr>
              <w:rFonts w:ascii="Verdana" w:hAnsi="Verdana"/>
            </w:rPr>
          </w:rPrChange>
        </w:rPr>
        <w:t xml:space="preserve"> sees </w:t>
      </w:r>
      <w:r w:rsidR="00BA7339" w:rsidRPr="003504AA">
        <w:rPr>
          <w:rFonts w:ascii="Verdana" w:hAnsi="Verdana"/>
          <w:b/>
          <w:bCs/>
          <w:lang w:val="en-GB"/>
          <w:rPrChange w:id="90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three</w:t>
      </w:r>
      <w:r w:rsidRPr="003504AA">
        <w:rPr>
          <w:rFonts w:ascii="Verdana" w:hAnsi="Verdana"/>
          <w:lang w:val="en-GB"/>
          <w:rPrChange w:id="91" w:author="Gareth Harding" w:date="2025-07-09T09:58:00Z" w16du:dateUtc="2025-07-09T07:58:00Z">
            <w:rPr>
              <w:rFonts w:ascii="Verdana" w:hAnsi="Verdana"/>
            </w:rPr>
          </w:rPrChange>
        </w:rPr>
        <w:t xml:space="preserve"> cows.</w:t>
      </w:r>
    </w:p>
    <w:p w14:paraId="69392A06" w14:textId="30BB1DDF" w:rsidR="0026037D" w:rsidRPr="003504AA" w:rsidRDefault="0026037D" w:rsidP="002A2F0F">
      <w:pPr>
        <w:adjustRightInd w:val="0"/>
        <w:snapToGrid w:val="0"/>
        <w:rPr>
          <w:rFonts w:ascii="Verdana" w:hAnsi="Verdana"/>
          <w:lang w:val="en-GB"/>
          <w:rPrChange w:id="92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93" w:author="Gareth Harding" w:date="2025-07-09T09:58:00Z" w16du:dateUtc="2025-07-09T07:58:00Z">
            <w:rPr>
              <w:rFonts w:ascii="Verdana" w:hAnsi="Verdana"/>
            </w:rPr>
          </w:rPrChange>
        </w:rPr>
        <w:t>Pip</w:t>
      </w:r>
      <w:r w:rsidR="00BA7339" w:rsidRPr="003504AA">
        <w:rPr>
          <w:rFonts w:ascii="Verdana" w:hAnsi="Verdana"/>
          <w:lang w:val="en-GB"/>
          <w:rPrChange w:id="94" w:author="Gareth Harding" w:date="2025-07-09T09:58:00Z" w16du:dateUtc="2025-07-09T07:58:00Z">
            <w:rPr>
              <w:rFonts w:ascii="Verdana" w:hAnsi="Verdana"/>
            </w:rPr>
          </w:rPrChange>
        </w:rPr>
        <w:t>o</w:t>
      </w:r>
      <w:r w:rsidRPr="003504AA">
        <w:rPr>
          <w:rFonts w:ascii="Verdana" w:hAnsi="Verdana"/>
          <w:lang w:val="en-GB"/>
          <w:rPrChange w:id="95" w:author="Gareth Harding" w:date="2025-07-09T09:58:00Z" w16du:dateUtc="2025-07-09T07:58:00Z">
            <w:rPr>
              <w:rFonts w:ascii="Verdana" w:hAnsi="Verdana"/>
            </w:rPr>
          </w:rPrChange>
        </w:rPr>
        <w:t xml:space="preserve"> eats </w:t>
      </w:r>
      <w:r w:rsidR="00BA7339" w:rsidRPr="003504AA">
        <w:rPr>
          <w:rFonts w:ascii="Verdana" w:hAnsi="Verdana"/>
          <w:b/>
          <w:bCs/>
          <w:lang w:val="en-GB"/>
          <w:rPrChange w:id="96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four</w:t>
      </w:r>
      <w:r w:rsidRPr="003504AA">
        <w:rPr>
          <w:rFonts w:ascii="Verdana" w:hAnsi="Verdana"/>
          <w:lang w:val="en-GB"/>
          <w:rPrChange w:id="97" w:author="Gareth Harding" w:date="2025-07-09T09:58:00Z" w16du:dateUtc="2025-07-09T07:58:00Z">
            <w:rPr>
              <w:rFonts w:ascii="Verdana" w:hAnsi="Verdana"/>
            </w:rPr>
          </w:rPrChange>
        </w:rPr>
        <w:t xml:space="preserve"> seeds.</w:t>
      </w:r>
    </w:p>
    <w:p w14:paraId="510E0996" w14:textId="1575BC78" w:rsidR="0026037D" w:rsidRPr="003504AA" w:rsidRDefault="0026037D" w:rsidP="002A2F0F">
      <w:pPr>
        <w:adjustRightInd w:val="0"/>
        <w:snapToGrid w:val="0"/>
        <w:rPr>
          <w:rFonts w:ascii="Verdana" w:hAnsi="Verdana"/>
          <w:lang w:val="en-GB"/>
          <w:rPrChange w:id="98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99" w:author="Gareth Harding" w:date="2025-07-09T09:58:00Z" w16du:dateUtc="2025-07-09T07:58:00Z">
            <w:rPr>
              <w:rFonts w:ascii="Verdana" w:hAnsi="Verdana"/>
            </w:rPr>
          </w:rPrChange>
        </w:rPr>
        <w:t>Pip</w:t>
      </w:r>
      <w:r w:rsidR="00BA7339" w:rsidRPr="003504AA">
        <w:rPr>
          <w:rFonts w:ascii="Verdana" w:hAnsi="Verdana"/>
          <w:lang w:val="en-GB"/>
          <w:rPrChange w:id="100" w:author="Gareth Harding" w:date="2025-07-09T09:58:00Z" w16du:dateUtc="2025-07-09T07:58:00Z">
            <w:rPr>
              <w:rFonts w:ascii="Verdana" w:hAnsi="Verdana"/>
            </w:rPr>
          </w:rPrChange>
        </w:rPr>
        <w:t>o</w:t>
      </w:r>
      <w:r w:rsidRPr="003504AA">
        <w:rPr>
          <w:rFonts w:ascii="Verdana" w:hAnsi="Verdana"/>
          <w:lang w:val="en-GB"/>
          <w:rPrChange w:id="101" w:author="Gareth Harding" w:date="2025-07-09T09:58:00Z" w16du:dateUtc="2025-07-09T07:58:00Z">
            <w:rPr>
              <w:rFonts w:ascii="Verdana" w:hAnsi="Verdana"/>
            </w:rPr>
          </w:rPrChange>
        </w:rPr>
        <w:t xml:space="preserve"> </w:t>
      </w:r>
      <w:r w:rsidR="005C5AE2" w:rsidRPr="003504AA">
        <w:rPr>
          <w:rFonts w:ascii="Verdana" w:hAnsi="Verdana"/>
          <w:lang w:val="en-GB"/>
          <w:rPrChange w:id="102" w:author="Gareth Harding" w:date="2025-07-09T09:58:00Z" w16du:dateUtc="2025-07-09T07:58:00Z">
            <w:rPr>
              <w:rFonts w:ascii="Verdana" w:hAnsi="Verdana"/>
            </w:rPr>
          </w:rPrChange>
        </w:rPr>
        <w:t>meet</w:t>
      </w:r>
      <w:r w:rsidRPr="003504AA">
        <w:rPr>
          <w:rFonts w:ascii="Verdana" w:hAnsi="Verdana"/>
          <w:lang w:val="en-GB"/>
          <w:rPrChange w:id="103" w:author="Gareth Harding" w:date="2025-07-09T09:58:00Z" w16du:dateUtc="2025-07-09T07:58:00Z">
            <w:rPr>
              <w:rFonts w:ascii="Verdana" w:hAnsi="Verdana"/>
            </w:rPr>
          </w:rPrChange>
        </w:rPr>
        <w:t xml:space="preserve">s </w:t>
      </w:r>
      <w:r w:rsidR="00BA7339" w:rsidRPr="003504AA">
        <w:rPr>
          <w:rFonts w:ascii="Verdana" w:hAnsi="Verdana"/>
          <w:b/>
          <w:bCs/>
          <w:lang w:val="en-GB"/>
          <w:rPrChange w:id="104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five</w:t>
      </w:r>
      <w:r w:rsidRPr="003504AA">
        <w:rPr>
          <w:rFonts w:ascii="Verdana" w:hAnsi="Verdana"/>
          <w:lang w:val="en-GB"/>
          <w:rPrChange w:id="105" w:author="Gareth Harding" w:date="2025-07-09T09:58:00Z" w16du:dateUtc="2025-07-09T07:58:00Z">
            <w:rPr>
              <w:rFonts w:ascii="Verdana" w:hAnsi="Verdana"/>
            </w:rPr>
          </w:rPrChange>
        </w:rPr>
        <w:t xml:space="preserve"> pigs.</w:t>
      </w:r>
    </w:p>
    <w:p w14:paraId="03EC4082" w14:textId="77777777" w:rsidR="000405AF" w:rsidRPr="003504AA" w:rsidRDefault="000405AF" w:rsidP="002A2F0F">
      <w:pPr>
        <w:adjustRightInd w:val="0"/>
        <w:snapToGrid w:val="0"/>
        <w:rPr>
          <w:rFonts w:ascii="Verdana" w:hAnsi="Verdana"/>
          <w:b/>
          <w:bCs/>
          <w:lang w:val="en-GB"/>
          <w:rPrChange w:id="106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</w:pPr>
      <w:r w:rsidRPr="003504AA">
        <w:rPr>
          <w:rFonts w:ascii="Verdana" w:hAnsi="Verdana"/>
          <w:lang w:val="en-GB"/>
          <w:rPrChange w:id="107" w:author="Gareth Harding" w:date="2025-07-09T09:58:00Z" w16du:dateUtc="2025-07-09T07:58:00Z">
            <w:rPr>
              <w:rFonts w:ascii="Verdana" w:hAnsi="Verdana"/>
            </w:rPr>
          </w:rPrChange>
        </w:rPr>
        <w:t xml:space="preserve">One pig </w:t>
      </w:r>
      <w:proofErr w:type="gramStart"/>
      <w:r w:rsidRPr="003504AA">
        <w:rPr>
          <w:rFonts w:ascii="Verdana" w:hAnsi="Verdana"/>
          <w:lang w:val="en-GB"/>
          <w:rPrChange w:id="108" w:author="Gareth Harding" w:date="2025-07-09T09:58:00Z" w16du:dateUtc="2025-07-09T07:58:00Z">
            <w:rPr>
              <w:rFonts w:ascii="Verdana" w:hAnsi="Verdana"/>
            </w:rPr>
          </w:rPrChange>
        </w:rPr>
        <w:t>sneezes</w:t>
      </w:r>
      <w:proofErr w:type="gramEnd"/>
      <w:r w:rsidRPr="003504AA">
        <w:rPr>
          <w:rFonts w:ascii="Verdana" w:hAnsi="Verdana"/>
          <w:lang w:val="en-GB"/>
          <w:rPrChange w:id="109" w:author="Gareth Harding" w:date="2025-07-09T09:58:00Z" w16du:dateUtc="2025-07-09T07:58:00Z">
            <w:rPr>
              <w:rFonts w:ascii="Verdana" w:hAnsi="Verdana"/>
            </w:rPr>
          </w:rPrChange>
        </w:rPr>
        <w:t>… "ACHOO!"</w:t>
      </w:r>
    </w:p>
    <w:p w14:paraId="398FA0CF" w14:textId="4DBED7DA" w:rsidR="000405AF" w:rsidRPr="003504AA" w:rsidRDefault="000405AF" w:rsidP="002A2F0F">
      <w:pPr>
        <w:adjustRightInd w:val="0"/>
        <w:snapToGrid w:val="0"/>
        <w:rPr>
          <w:rFonts w:ascii="Verdana" w:hAnsi="Verdana"/>
          <w:lang w:val="en-GB"/>
          <w:rPrChange w:id="110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111" w:author="Gareth Harding" w:date="2025-07-09T09:58:00Z" w16du:dateUtc="2025-07-09T07:58:00Z">
            <w:rPr>
              <w:rFonts w:ascii="Verdana" w:hAnsi="Verdana"/>
            </w:rPr>
          </w:rPrChange>
        </w:rPr>
        <w:t>Pip</w:t>
      </w:r>
      <w:r w:rsidR="00BA7339" w:rsidRPr="003504AA">
        <w:rPr>
          <w:rFonts w:ascii="Verdana" w:hAnsi="Verdana"/>
          <w:lang w:val="en-GB"/>
          <w:rPrChange w:id="112" w:author="Gareth Harding" w:date="2025-07-09T09:58:00Z" w16du:dateUtc="2025-07-09T07:58:00Z">
            <w:rPr>
              <w:rFonts w:ascii="Verdana" w:hAnsi="Verdana"/>
            </w:rPr>
          </w:rPrChange>
        </w:rPr>
        <w:t>o</w:t>
      </w:r>
      <w:r w:rsidRPr="003504AA">
        <w:rPr>
          <w:rFonts w:ascii="Verdana" w:hAnsi="Verdana"/>
          <w:lang w:val="en-GB"/>
          <w:rPrChange w:id="113" w:author="Gareth Harding" w:date="2025-07-09T09:58:00Z" w16du:dateUtc="2025-07-09T07:58:00Z">
            <w:rPr>
              <w:rFonts w:ascii="Verdana" w:hAnsi="Verdana"/>
            </w:rPr>
          </w:rPrChange>
        </w:rPr>
        <w:t xml:space="preserve"> jumps and laughs!</w:t>
      </w:r>
    </w:p>
    <w:p w14:paraId="42332C4F" w14:textId="77777777" w:rsidR="003A6605" w:rsidRPr="003504AA" w:rsidDel="00B30A88" w:rsidRDefault="003A6605" w:rsidP="002A2F0F">
      <w:pPr>
        <w:adjustRightInd w:val="0"/>
        <w:snapToGrid w:val="0"/>
        <w:rPr>
          <w:del w:id="114" w:author="Gareth Harding" w:date="2025-07-09T17:16:00Z" w16du:dateUtc="2025-07-09T15:16:00Z"/>
          <w:rFonts w:ascii="Verdana" w:hAnsi="Verdana"/>
          <w:b/>
          <w:bCs/>
          <w:lang w:val="en-GB"/>
          <w:rPrChange w:id="115" w:author="Gareth Harding" w:date="2025-07-09T09:58:00Z" w16du:dateUtc="2025-07-09T07:58:00Z">
            <w:rPr>
              <w:del w:id="116" w:author="Gareth Harding" w:date="2025-07-09T17:16:00Z" w16du:dateUtc="2025-07-09T15:16:00Z"/>
              <w:rFonts w:ascii="Verdana" w:hAnsi="Verdana"/>
              <w:b/>
              <w:bCs/>
            </w:rPr>
          </w:rPrChange>
        </w:rPr>
      </w:pPr>
    </w:p>
    <w:p w14:paraId="0C534EB1" w14:textId="77777777" w:rsidR="00EE3654" w:rsidRPr="003504AA" w:rsidRDefault="00EE3654" w:rsidP="002A2F0F">
      <w:pPr>
        <w:adjustRightInd w:val="0"/>
        <w:snapToGrid w:val="0"/>
        <w:rPr>
          <w:rFonts w:ascii="Verdana" w:hAnsi="Verdana"/>
          <w:b/>
          <w:bCs/>
          <w:lang w:val="en-GB"/>
          <w:rPrChange w:id="117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</w:pPr>
    </w:p>
    <w:p w14:paraId="080E272F" w14:textId="77777777" w:rsidR="00494986" w:rsidRPr="0032236C" w:rsidRDefault="00494986" w:rsidP="002A2F0F">
      <w:pPr>
        <w:adjustRightInd w:val="0"/>
        <w:snapToGrid w:val="0"/>
        <w:rPr>
          <w:rFonts w:ascii="Verdana" w:hAnsi="Verdana"/>
          <w:b/>
          <w:bCs/>
          <w:color w:val="00B050"/>
          <w:lang w:val="en-GB"/>
          <w:rPrChange w:id="118" w:author="Gareth Harding" w:date="2025-07-09T17:04:00Z" w16du:dateUtc="2025-07-09T15:04:00Z">
            <w:rPr>
              <w:rFonts w:ascii="Verdana" w:hAnsi="Verdana"/>
              <w:b/>
              <w:bCs/>
              <w:color w:val="00B050"/>
              <w:lang w:val="es-ES_tradnl"/>
            </w:rPr>
          </w:rPrChange>
        </w:rPr>
      </w:pPr>
      <w:r w:rsidRPr="0032236C">
        <w:rPr>
          <w:rFonts w:ascii="Verdana" w:hAnsi="Verdana"/>
          <w:b/>
          <w:bCs/>
          <w:color w:val="00B050"/>
          <w:lang w:val="en-GB"/>
          <w:rPrChange w:id="119" w:author="Gareth Harding" w:date="2025-07-09T17:04:00Z" w16du:dateUtc="2025-07-09T15:04:00Z">
            <w:rPr>
              <w:rFonts w:ascii="Verdana" w:hAnsi="Verdana"/>
              <w:b/>
              <w:bCs/>
              <w:color w:val="00B050"/>
            </w:rPr>
          </w:rPrChange>
        </w:rPr>
        <w:t>Comprehension Questions</w:t>
      </w:r>
    </w:p>
    <w:p w14:paraId="31E636F8" w14:textId="77777777" w:rsidR="00BA7339" w:rsidRPr="0032236C" w:rsidRDefault="00BA7339" w:rsidP="002A2F0F">
      <w:pPr>
        <w:adjustRightInd w:val="0"/>
        <w:snapToGrid w:val="0"/>
        <w:rPr>
          <w:rFonts w:ascii="Verdana" w:hAnsi="Verdana"/>
          <w:b/>
          <w:bCs/>
          <w:lang w:val="en-GB"/>
          <w:rPrChange w:id="120" w:author="Gareth Harding" w:date="2025-07-09T17:04:00Z" w16du:dateUtc="2025-07-09T15:04:00Z">
            <w:rPr>
              <w:rFonts w:ascii="Verdana" w:hAnsi="Verdana"/>
              <w:b/>
              <w:bCs/>
            </w:rPr>
          </w:rPrChange>
        </w:rPr>
      </w:pPr>
    </w:p>
    <w:p w14:paraId="723A5199" w14:textId="49F55824" w:rsidR="00BA7339" w:rsidRPr="004E5A07" w:rsidRDefault="00BA7339" w:rsidP="002A2F0F">
      <w:pPr>
        <w:pStyle w:val="Prrafodelista"/>
        <w:numPr>
          <w:ilvl w:val="0"/>
          <w:numId w:val="7"/>
        </w:numPr>
        <w:adjustRightInd w:val="0"/>
        <w:snapToGrid w:val="0"/>
        <w:contextualSpacing w:val="0"/>
        <w:rPr>
          <w:rFonts w:ascii="Verdana" w:hAnsi="Verdana"/>
          <w:b/>
          <w:bCs/>
        </w:rPr>
      </w:pPr>
      <w:r w:rsidRPr="004E5A07">
        <w:rPr>
          <w:rFonts w:ascii="Verdana" w:hAnsi="Verdana"/>
          <w:b/>
          <w:bCs/>
        </w:rPr>
        <w:t xml:space="preserve">Who </w:t>
      </w:r>
      <w:proofErr w:type="spellStart"/>
      <w:r w:rsidRPr="004E5A07">
        <w:rPr>
          <w:rFonts w:ascii="Verdana" w:hAnsi="Verdana"/>
          <w:b/>
          <w:bCs/>
        </w:rPr>
        <w:t>is</w:t>
      </w:r>
      <w:proofErr w:type="spellEnd"/>
      <w:r w:rsidRPr="004E5A07">
        <w:rPr>
          <w:rFonts w:ascii="Verdana" w:hAnsi="Verdana"/>
          <w:b/>
          <w:bCs/>
        </w:rPr>
        <w:t xml:space="preserve"> Pip</w:t>
      </w:r>
      <w:r w:rsidR="008A4A34" w:rsidRPr="004E5A07">
        <w:rPr>
          <w:rFonts w:ascii="Verdana" w:hAnsi="Verdana"/>
          <w:b/>
          <w:bCs/>
        </w:rPr>
        <w:t>o</w:t>
      </w:r>
      <w:r w:rsidRPr="004E5A07">
        <w:rPr>
          <w:rFonts w:ascii="Verdana" w:hAnsi="Verdana"/>
          <w:b/>
          <w:bCs/>
        </w:rPr>
        <w:t>?</w:t>
      </w:r>
    </w:p>
    <w:p w14:paraId="42595889" w14:textId="10558F80" w:rsidR="00BA7339" w:rsidRPr="004E5A07" w:rsidRDefault="00BA7339" w:rsidP="002A2F0F">
      <w:pPr>
        <w:adjustRightInd w:val="0"/>
        <w:snapToGrid w:val="0"/>
        <w:rPr>
          <w:rFonts w:ascii="Verdana" w:hAnsi="Verdana"/>
        </w:rPr>
      </w:pPr>
      <w:r w:rsidRPr="004E5A07">
        <w:rPr>
          <w:rFonts w:ascii="Verdana" w:hAnsi="Verdana"/>
          <w:highlight w:val="yellow"/>
        </w:rPr>
        <w:t>Pip</w:t>
      </w:r>
      <w:r w:rsidR="008A4A34" w:rsidRPr="004E5A07">
        <w:rPr>
          <w:rFonts w:ascii="Verdana" w:hAnsi="Verdana"/>
          <w:highlight w:val="yellow"/>
        </w:rPr>
        <w:t>o</w:t>
      </w:r>
      <w:r w:rsidRPr="004E5A07">
        <w:rPr>
          <w:rFonts w:ascii="Verdana" w:hAnsi="Verdana"/>
          <w:highlight w:val="yellow"/>
        </w:rPr>
        <w:t xml:space="preserve"> </w:t>
      </w:r>
      <w:proofErr w:type="spellStart"/>
      <w:r w:rsidRPr="004E5A07">
        <w:rPr>
          <w:rFonts w:ascii="Verdana" w:hAnsi="Verdana"/>
          <w:highlight w:val="yellow"/>
        </w:rPr>
        <w:t>is</w:t>
      </w:r>
      <w:proofErr w:type="spellEnd"/>
      <w:r w:rsidRPr="004E5A07">
        <w:rPr>
          <w:rFonts w:ascii="Verdana" w:hAnsi="Verdana"/>
          <w:highlight w:val="yellow"/>
        </w:rPr>
        <w:t xml:space="preserve"> a </w:t>
      </w:r>
      <w:proofErr w:type="spellStart"/>
      <w:r w:rsidRPr="004E5A07">
        <w:rPr>
          <w:rFonts w:ascii="Verdana" w:hAnsi="Verdana"/>
          <w:highlight w:val="yellow"/>
        </w:rPr>
        <w:t>chicken</w:t>
      </w:r>
      <w:proofErr w:type="spellEnd"/>
      <w:del w:id="121" w:author="Gareth Harding" w:date="2025-07-09T17:04:00Z" w16du:dateUtc="2025-07-09T15:04:00Z">
        <w:r w:rsidRPr="004E5A07" w:rsidDel="0032236C">
          <w:rPr>
            <w:rFonts w:ascii="Verdana" w:hAnsi="Verdana"/>
            <w:highlight w:val="yellow"/>
          </w:rPr>
          <w:delText>.</w:delText>
        </w:r>
      </w:del>
    </w:p>
    <w:p w14:paraId="7F833A88" w14:textId="5E2720ED" w:rsidR="008A4A34" w:rsidRPr="004E5A07" w:rsidRDefault="008A4A34" w:rsidP="002A2F0F">
      <w:pPr>
        <w:adjustRightInd w:val="0"/>
        <w:snapToGrid w:val="0"/>
        <w:rPr>
          <w:rFonts w:ascii="Verdana" w:hAnsi="Verdana"/>
        </w:rPr>
      </w:pPr>
      <w:r w:rsidRPr="004E5A07">
        <w:rPr>
          <w:rFonts w:ascii="Verdana" w:hAnsi="Verdana"/>
        </w:rPr>
        <w:t xml:space="preserve">Pipo </w:t>
      </w:r>
      <w:proofErr w:type="spellStart"/>
      <w:r w:rsidRPr="004E5A07">
        <w:rPr>
          <w:rFonts w:ascii="Verdana" w:hAnsi="Verdana"/>
        </w:rPr>
        <w:t>is</w:t>
      </w:r>
      <w:proofErr w:type="spellEnd"/>
      <w:r w:rsidRPr="004E5A07">
        <w:rPr>
          <w:rFonts w:ascii="Verdana" w:hAnsi="Verdana"/>
        </w:rPr>
        <w:t xml:space="preserve"> a </w:t>
      </w:r>
      <w:proofErr w:type="spellStart"/>
      <w:r w:rsidRPr="004E5A07">
        <w:rPr>
          <w:rFonts w:ascii="Verdana" w:hAnsi="Verdana"/>
        </w:rPr>
        <w:t>pig</w:t>
      </w:r>
      <w:proofErr w:type="spellEnd"/>
      <w:del w:id="122" w:author="Gareth Harding" w:date="2025-07-09T17:04:00Z" w16du:dateUtc="2025-07-09T15:04:00Z">
        <w:r w:rsidRPr="004E5A07" w:rsidDel="0032236C">
          <w:rPr>
            <w:rFonts w:ascii="Verdana" w:hAnsi="Verdana"/>
          </w:rPr>
          <w:delText>.</w:delText>
        </w:r>
      </w:del>
    </w:p>
    <w:p w14:paraId="517C073E" w14:textId="77777777" w:rsidR="008A4A34" w:rsidRPr="004E5A07" w:rsidRDefault="008A4A34" w:rsidP="002A2F0F">
      <w:pPr>
        <w:adjustRightInd w:val="0"/>
        <w:snapToGrid w:val="0"/>
        <w:rPr>
          <w:rFonts w:ascii="Verdana" w:hAnsi="Verdana"/>
        </w:rPr>
      </w:pPr>
    </w:p>
    <w:p w14:paraId="37A3FB6A" w14:textId="1FE8D2A9" w:rsidR="005A1323" w:rsidRPr="004E5A07" w:rsidRDefault="005A1323" w:rsidP="002A2F0F">
      <w:pPr>
        <w:pStyle w:val="Prrafodelista"/>
        <w:numPr>
          <w:ilvl w:val="0"/>
          <w:numId w:val="7"/>
        </w:numPr>
        <w:adjustRightInd w:val="0"/>
        <w:snapToGrid w:val="0"/>
        <w:contextualSpacing w:val="0"/>
        <w:rPr>
          <w:rFonts w:ascii="Verdana" w:hAnsi="Verdana"/>
          <w:b/>
          <w:bCs/>
        </w:rPr>
      </w:pPr>
      <w:proofErr w:type="spellStart"/>
      <w:r w:rsidRPr="004E5A07">
        <w:rPr>
          <w:rFonts w:ascii="Verdana" w:hAnsi="Verdana"/>
          <w:b/>
          <w:bCs/>
        </w:rPr>
        <w:t>What</w:t>
      </w:r>
      <w:proofErr w:type="spellEnd"/>
      <w:r w:rsidRPr="004E5A07">
        <w:rPr>
          <w:rFonts w:ascii="Verdana" w:hAnsi="Verdana"/>
          <w:b/>
          <w:bCs/>
        </w:rPr>
        <w:t xml:space="preserve"> </w:t>
      </w:r>
      <w:proofErr w:type="spellStart"/>
      <w:r w:rsidRPr="004E5A07">
        <w:rPr>
          <w:rFonts w:ascii="Verdana" w:hAnsi="Verdana"/>
          <w:b/>
          <w:bCs/>
        </w:rPr>
        <w:t>colo</w:t>
      </w:r>
      <w:r w:rsidR="0066159D" w:rsidRPr="004E5A07">
        <w:rPr>
          <w:rFonts w:ascii="Verdana" w:hAnsi="Verdana"/>
          <w:b/>
          <w:bCs/>
        </w:rPr>
        <w:t>u</w:t>
      </w:r>
      <w:r w:rsidRPr="004E5A07">
        <w:rPr>
          <w:rFonts w:ascii="Verdana" w:hAnsi="Verdana"/>
          <w:b/>
          <w:bCs/>
        </w:rPr>
        <w:t>r</w:t>
      </w:r>
      <w:proofErr w:type="spellEnd"/>
      <w:r w:rsidRPr="004E5A07">
        <w:rPr>
          <w:rFonts w:ascii="Verdana" w:hAnsi="Verdana"/>
          <w:b/>
          <w:bCs/>
        </w:rPr>
        <w:t xml:space="preserve"> </w:t>
      </w:r>
      <w:proofErr w:type="spellStart"/>
      <w:r w:rsidRPr="004E5A07">
        <w:rPr>
          <w:rFonts w:ascii="Verdana" w:hAnsi="Verdana"/>
          <w:b/>
          <w:bCs/>
        </w:rPr>
        <w:t>is</w:t>
      </w:r>
      <w:proofErr w:type="spellEnd"/>
      <w:r w:rsidRPr="004E5A07">
        <w:rPr>
          <w:rFonts w:ascii="Verdana" w:hAnsi="Verdana"/>
          <w:b/>
          <w:bCs/>
        </w:rPr>
        <w:t xml:space="preserve"> Pipo?</w:t>
      </w:r>
    </w:p>
    <w:p w14:paraId="27F648F1" w14:textId="77777777" w:rsidR="002777A3" w:rsidRPr="004E5A07" w:rsidRDefault="002777A3" w:rsidP="002777A3">
      <w:pPr>
        <w:adjustRightInd w:val="0"/>
        <w:snapToGrid w:val="0"/>
        <w:rPr>
          <w:rFonts w:ascii="Verdana" w:hAnsi="Verdana"/>
        </w:rPr>
      </w:pPr>
      <w:r w:rsidRPr="004E5A07">
        <w:rPr>
          <w:rFonts w:ascii="Verdana" w:hAnsi="Verdana"/>
        </w:rPr>
        <w:t xml:space="preserve">Pipo </w:t>
      </w:r>
      <w:proofErr w:type="spellStart"/>
      <w:r w:rsidRPr="004E5A07">
        <w:rPr>
          <w:rFonts w:ascii="Verdana" w:hAnsi="Verdana"/>
        </w:rPr>
        <w:t>is</w:t>
      </w:r>
      <w:proofErr w:type="spellEnd"/>
      <w:r w:rsidRPr="004E5A07">
        <w:rPr>
          <w:rFonts w:ascii="Verdana" w:hAnsi="Verdana"/>
        </w:rPr>
        <w:t xml:space="preserve"> </w:t>
      </w:r>
      <w:proofErr w:type="spellStart"/>
      <w:r w:rsidRPr="004E5A07">
        <w:rPr>
          <w:rFonts w:ascii="Verdana" w:hAnsi="Verdana"/>
        </w:rPr>
        <w:t>pink</w:t>
      </w:r>
      <w:proofErr w:type="spellEnd"/>
      <w:del w:id="123" w:author="Gareth Harding" w:date="2025-07-09T17:04:00Z" w16du:dateUtc="2025-07-09T15:04:00Z">
        <w:r w:rsidRPr="004E5A07" w:rsidDel="0032236C">
          <w:rPr>
            <w:rFonts w:ascii="Verdana" w:hAnsi="Verdana"/>
          </w:rPr>
          <w:delText>.</w:delText>
        </w:r>
      </w:del>
    </w:p>
    <w:p w14:paraId="132DE845" w14:textId="732BC3D6" w:rsidR="005A1323" w:rsidRPr="004E5A07" w:rsidRDefault="005A1323" w:rsidP="002A2F0F">
      <w:pPr>
        <w:adjustRightInd w:val="0"/>
        <w:snapToGrid w:val="0"/>
        <w:rPr>
          <w:rFonts w:ascii="Verdana" w:hAnsi="Verdana"/>
        </w:rPr>
      </w:pPr>
      <w:r w:rsidRPr="004E5A07">
        <w:rPr>
          <w:rFonts w:ascii="Verdana" w:hAnsi="Verdana"/>
          <w:highlight w:val="yellow"/>
        </w:rPr>
        <w:t xml:space="preserve">Pipo </w:t>
      </w:r>
      <w:proofErr w:type="spellStart"/>
      <w:r w:rsidRPr="004E5A07">
        <w:rPr>
          <w:rFonts w:ascii="Verdana" w:hAnsi="Verdana"/>
          <w:highlight w:val="yellow"/>
        </w:rPr>
        <w:t>is</w:t>
      </w:r>
      <w:proofErr w:type="spellEnd"/>
      <w:r w:rsidRPr="004E5A07">
        <w:rPr>
          <w:rFonts w:ascii="Verdana" w:hAnsi="Verdana"/>
          <w:highlight w:val="yellow"/>
        </w:rPr>
        <w:t xml:space="preserve"> </w:t>
      </w:r>
      <w:proofErr w:type="spellStart"/>
      <w:r w:rsidRPr="004E5A07">
        <w:rPr>
          <w:rFonts w:ascii="Verdana" w:hAnsi="Verdana"/>
          <w:highlight w:val="yellow"/>
        </w:rPr>
        <w:t>yellow</w:t>
      </w:r>
      <w:proofErr w:type="spellEnd"/>
      <w:del w:id="124" w:author="Gareth Harding" w:date="2025-07-09T17:04:00Z" w16du:dateUtc="2025-07-09T15:04:00Z">
        <w:r w:rsidRPr="004E5A07" w:rsidDel="0032236C">
          <w:rPr>
            <w:rFonts w:ascii="Verdana" w:hAnsi="Verdana"/>
            <w:highlight w:val="yellow"/>
          </w:rPr>
          <w:delText>.</w:delText>
        </w:r>
      </w:del>
    </w:p>
    <w:p w14:paraId="74ADD5FD" w14:textId="77777777" w:rsidR="00D61189" w:rsidRPr="004E5A07" w:rsidRDefault="00D61189" w:rsidP="002A2F0F">
      <w:pPr>
        <w:adjustRightInd w:val="0"/>
        <w:snapToGrid w:val="0"/>
        <w:rPr>
          <w:rFonts w:ascii="Verdana" w:hAnsi="Verdana"/>
        </w:rPr>
      </w:pPr>
    </w:p>
    <w:p w14:paraId="3355AEE6" w14:textId="39036134" w:rsidR="00D61189" w:rsidRPr="004E5A07" w:rsidRDefault="00D61189" w:rsidP="002A2F0F">
      <w:pPr>
        <w:pStyle w:val="Prrafodelista"/>
        <w:numPr>
          <w:ilvl w:val="0"/>
          <w:numId w:val="7"/>
        </w:numPr>
        <w:adjustRightInd w:val="0"/>
        <w:snapToGrid w:val="0"/>
        <w:contextualSpacing w:val="0"/>
        <w:rPr>
          <w:rFonts w:ascii="Verdana" w:hAnsi="Verdana"/>
          <w:b/>
          <w:bCs/>
        </w:rPr>
      </w:pPr>
      <w:proofErr w:type="spellStart"/>
      <w:r w:rsidRPr="004E5A07">
        <w:rPr>
          <w:rFonts w:ascii="Verdana" w:hAnsi="Verdana"/>
          <w:b/>
          <w:bCs/>
        </w:rPr>
        <w:t>What</w:t>
      </w:r>
      <w:proofErr w:type="spellEnd"/>
      <w:r w:rsidRPr="004E5A07">
        <w:rPr>
          <w:rFonts w:ascii="Verdana" w:hAnsi="Verdana"/>
          <w:b/>
          <w:bCs/>
        </w:rPr>
        <w:t xml:space="preserve"> </w:t>
      </w:r>
      <w:proofErr w:type="spellStart"/>
      <w:r w:rsidRPr="004E5A07">
        <w:rPr>
          <w:rFonts w:ascii="Verdana" w:hAnsi="Verdana"/>
          <w:b/>
          <w:bCs/>
        </w:rPr>
        <w:t>does</w:t>
      </w:r>
      <w:proofErr w:type="spellEnd"/>
      <w:r w:rsidRPr="004E5A07">
        <w:rPr>
          <w:rFonts w:ascii="Verdana" w:hAnsi="Verdana"/>
          <w:b/>
          <w:bCs/>
        </w:rPr>
        <w:t xml:space="preserve"> Pip</w:t>
      </w:r>
      <w:ins w:id="125" w:author="Gareth Harding" w:date="2025-07-21T13:43:00Z" w16du:dateUtc="2025-07-21T11:43:00Z">
        <w:r w:rsidR="008D3863">
          <w:rPr>
            <w:rFonts w:ascii="Verdana" w:hAnsi="Verdana"/>
            <w:b/>
            <w:bCs/>
          </w:rPr>
          <w:t>o</w:t>
        </w:r>
      </w:ins>
      <w:r w:rsidRPr="004E5A07">
        <w:rPr>
          <w:rFonts w:ascii="Verdana" w:hAnsi="Verdana"/>
          <w:b/>
          <w:bCs/>
        </w:rPr>
        <w:t xml:space="preserve"> </w:t>
      </w:r>
      <w:proofErr w:type="spellStart"/>
      <w:r w:rsidRPr="004E5A07">
        <w:rPr>
          <w:rFonts w:ascii="Verdana" w:hAnsi="Verdana"/>
          <w:b/>
          <w:bCs/>
        </w:rPr>
        <w:t>eat</w:t>
      </w:r>
      <w:proofErr w:type="spellEnd"/>
      <w:r w:rsidRPr="004E5A07">
        <w:rPr>
          <w:rFonts w:ascii="Verdana" w:hAnsi="Verdana"/>
          <w:b/>
          <w:bCs/>
        </w:rPr>
        <w:t>?</w:t>
      </w:r>
    </w:p>
    <w:p w14:paraId="792374E2" w14:textId="3E5CC71B" w:rsidR="00D61189" w:rsidRPr="008D3863" w:rsidRDefault="00D61189" w:rsidP="002A2F0F">
      <w:pPr>
        <w:adjustRightInd w:val="0"/>
        <w:snapToGrid w:val="0"/>
        <w:rPr>
          <w:rFonts w:ascii="Verdana" w:hAnsi="Verdana"/>
          <w:lang w:val="en-GB"/>
          <w:rPrChange w:id="126" w:author="Gareth Harding" w:date="2025-07-21T13:43:00Z" w16du:dateUtc="2025-07-21T11:43:00Z">
            <w:rPr>
              <w:rFonts w:ascii="Verdana" w:hAnsi="Verdana"/>
            </w:rPr>
          </w:rPrChange>
        </w:rPr>
      </w:pPr>
      <w:r w:rsidRPr="008D3863">
        <w:rPr>
          <w:rFonts w:ascii="Verdana" w:hAnsi="Verdana"/>
          <w:highlight w:val="yellow"/>
          <w:lang w:val="en-GB"/>
          <w:rPrChange w:id="127" w:author="Gareth Harding" w:date="2025-07-21T13:43:00Z" w16du:dateUtc="2025-07-21T11:43:00Z">
            <w:rPr>
              <w:rFonts w:ascii="Verdana" w:hAnsi="Verdana"/>
              <w:highlight w:val="yellow"/>
            </w:rPr>
          </w:rPrChange>
        </w:rPr>
        <w:t>Pip</w:t>
      </w:r>
      <w:ins w:id="128" w:author="Gareth Harding" w:date="2025-07-09T17:04:00Z" w16du:dateUtc="2025-07-09T15:04:00Z">
        <w:r w:rsidR="0032236C" w:rsidRPr="008D3863">
          <w:rPr>
            <w:rFonts w:ascii="Verdana" w:hAnsi="Verdana"/>
            <w:highlight w:val="yellow"/>
            <w:lang w:val="en-GB"/>
            <w:rPrChange w:id="129" w:author="Gareth Harding" w:date="2025-07-21T13:43:00Z" w16du:dateUtc="2025-07-21T11:43:00Z">
              <w:rPr>
                <w:rFonts w:ascii="Verdana" w:hAnsi="Verdana"/>
                <w:highlight w:val="yellow"/>
              </w:rPr>
            </w:rPrChange>
          </w:rPr>
          <w:t>o</w:t>
        </w:r>
      </w:ins>
      <w:r w:rsidRPr="008D3863">
        <w:rPr>
          <w:rFonts w:ascii="Verdana" w:hAnsi="Verdana"/>
          <w:highlight w:val="yellow"/>
          <w:lang w:val="en-GB"/>
          <w:rPrChange w:id="130" w:author="Gareth Harding" w:date="2025-07-21T13:43:00Z" w16du:dateUtc="2025-07-21T11:43:00Z">
            <w:rPr>
              <w:rFonts w:ascii="Verdana" w:hAnsi="Verdana"/>
              <w:highlight w:val="yellow"/>
            </w:rPr>
          </w:rPrChange>
        </w:rPr>
        <w:t xml:space="preserve"> eats </w:t>
      </w:r>
      <w:r w:rsidR="005508B8" w:rsidRPr="008D3863">
        <w:rPr>
          <w:rFonts w:ascii="Verdana" w:hAnsi="Verdana"/>
          <w:highlight w:val="yellow"/>
          <w:lang w:val="en-GB"/>
          <w:rPrChange w:id="131" w:author="Gareth Harding" w:date="2025-07-21T13:43:00Z" w16du:dateUtc="2025-07-21T11:43:00Z">
            <w:rPr>
              <w:rFonts w:ascii="Verdana" w:hAnsi="Verdana"/>
              <w:highlight w:val="yellow"/>
            </w:rPr>
          </w:rPrChange>
        </w:rPr>
        <w:t>four</w:t>
      </w:r>
      <w:r w:rsidRPr="008D3863">
        <w:rPr>
          <w:rFonts w:ascii="Verdana" w:hAnsi="Verdana"/>
          <w:highlight w:val="yellow"/>
          <w:lang w:val="en-GB"/>
          <w:rPrChange w:id="132" w:author="Gareth Harding" w:date="2025-07-21T13:43:00Z" w16du:dateUtc="2025-07-21T11:43:00Z">
            <w:rPr>
              <w:rFonts w:ascii="Verdana" w:hAnsi="Verdana"/>
              <w:highlight w:val="yellow"/>
            </w:rPr>
          </w:rPrChange>
        </w:rPr>
        <w:t xml:space="preserve"> seeds</w:t>
      </w:r>
      <w:del w:id="133" w:author="Gareth Harding" w:date="2025-07-09T17:05:00Z" w16du:dateUtc="2025-07-09T15:05:00Z">
        <w:r w:rsidRPr="008D3863" w:rsidDel="0032236C">
          <w:rPr>
            <w:rFonts w:ascii="Verdana" w:hAnsi="Verdana"/>
            <w:highlight w:val="yellow"/>
            <w:lang w:val="en-GB"/>
            <w:rPrChange w:id="134" w:author="Gareth Harding" w:date="2025-07-21T13:43:00Z" w16du:dateUtc="2025-07-21T11:43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720618E7" w14:textId="5AA7F385" w:rsidR="00D61189" w:rsidRPr="008D3863" w:rsidRDefault="00D61189" w:rsidP="002A2F0F">
      <w:pPr>
        <w:adjustRightInd w:val="0"/>
        <w:snapToGrid w:val="0"/>
        <w:rPr>
          <w:rFonts w:ascii="Verdana" w:hAnsi="Verdana"/>
          <w:lang w:val="en-GB"/>
          <w:rPrChange w:id="135" w:author="Gareth Harding" w:date="2025-07-21T13:43:00Z" w16du:dateUtc="2025-07-21T11:43:00Z">
            <w:rPr>
              <w:rFonts w:ascii="Verdana" w:hAnsi="Verdana"/>
            </w:rPr>
          </w:rPrChange>
        </w:rPr>
      </w:pPr>
      <w:r w:rsidRPr="008D3863">
        <w:rPr>
          <w:rFonts w:ascii="Verdana" w:hAnsi="Verdana"/>
          <w:lang w:val="en-GB"/>
          <w:rPrChange w:id="136" w:author="Gareth Harding" w:date="2025-07-21T13:43:00Z" w16du:dateUtc="2025-07-21T11:43:00Z">
            <w:rPr>
              <w:rFonts w:ascii="Verdana" w:hAnsi="Verdana"/>
            </w:rPr>
          </w:rPrChange>
        </w:rPr>
        <w:t xml:space="preserve">Pipo eats </w:t>
      </w:r>
      <w:r w:rsidR="005508B8" w:rsidRPr="008D3863">
        <w:rPr>
          <w:rFonts w:ascii="Verdana" w:hAnsi="Verdana"/>
          <w:lang w:val="en-GB"/>
          <w:rPrChange w:id="137" w:author="Gareth Harding" w:date="2025-07-21T13:43:00Z" w16du:dateUtc="2025-07-21T11:43:00Z">
            <w:rPr>
              <w:rFonts w:ascii="Verdana" w:hAnsi="Verdana"/>
            </w:rPr>
          </w:rPrChange>
        </w:rPr>
        <w:t>four</w:t>
      </w:r>
      <w:r w:rsidRPr="008D3863">
        <w:rPr>
          <w:rFonts w:ascii="Verdana" w:hAnsi="Verdana"/>
          <w:lang w:val="en-GB"/>
          <w:rPrChange w:id="138" w:author="Gareth Harding" w:date="2025-07-21T13:43:00Z" w16du:dateUtc="2025-07-21T11:43:00Z">
            <w:rPr>
              <w:rFonts w:ascii="Verdana" w:hAnsi="Verdana"/>
            </w:rPr>
          </w:rPrChange>
        </w:rPr>
        <w:t xml:space="preserve"> apples</w:t>
      </w:r>
      <w:del w:id="139" w:author="Gareth Harding" w:date="2025-07-09T17:05:00Z" w16du:dateUtc="2025-07-09T15:05:00Z">
        <w:r w:rsidRPr="008D3863" w:rsidDel="0032236C">
          <w:rPr>
            <w:rFonts w:ascii="Verdana" w:hAnsi="Verdana"/>
            <w:lang w:val="en-GB"/>
            <w:rPrChange w:id="140" w:author="Gareth Harding" w:date="2025-07-21T13:43:00Z" w16du:dateUtc="2025-07-21T11:43:00Z">
              <w:rPr>
                <w:rFonts w:ascii="Verdana" w:hAnsi="Verdana"/>
              </w:rPr>
            </w:rPrChange>
          </w:rPr>
          <w:delText>.</w:delText>
        </w:r>
      </w:del>
    </w:p>
    <w:p w14:paraId="5A2DF90A" w14:textId="77777777" w:rsidR="00D61189" w:rsidRPr="008D3863" w:rsidRDefault="00D61189" w:rsidP="002A2F0F">
      <w:pPr>
        <w:adjustRightInd w:val="0"/>
        <w:snapToGrid w:val="0"/>
        <w:rPr>
          <w:rFonts w:ascii="Verdana" w:hAnsi="Verdana"/>
          <w:lang w:val="en-GB"/>
          <w:rPrChange w:id="141" w:author="Gareth Harding" w:date="2025-07-21T13:43:00Z" w16du:dateUtc="2025-07-21T11:43:00Z">
            <w:rPr>
              <w:rFonts w:ascii="Verdana" w:hAnsi="Verdana"/>
            </w:rPr>
          </w:rPrChange>
        </w:rPr>
      </w:pPr>
    </w:p>
    <w:p w14:paraId="29DCF97D" w14:textId="4D0E179C" w:rsidR="005508B8" w:rsidRPr="004E5A07" w:rsidRDefault="005508B8" w:rsidP="002A2F0F">
      <w:pPr>
        <w:pStyle w:val="Prrafodelista"/>
        <w:numPr>
          <w:ilvl w:val="0"/>
          <w:numId w:val="7"/>
        </w:numPr>
        <w:adjustRightInd w:val="0"/>
        <w:snapToGrid w:val="0"/>
        <w:contextualSpacing w:val="0"/>
        <w:rPr>
          <w:rFonts w:ascii="Verdana" w:hAnsi="Verdana"/>
          <w:b/>
          <w:bCs/>
        </w:rPr>
      </w:pPr>
      <w:r w:rsidRPr="004E5A07">
        <w:rPr>
          <w:rFonts w:ascii="Verdana" w:hAnsi="Verdana"/>
          <w:b/>
          <w:bCs/>
        </w:rPr>
        <w:t xml:space="preserve">Pipo </w:t>
      </w:r>
      <w:proofErr w:type="spellStart"/>
      <w:r w:rsidRPr="004E5A07">
        <w:rPr>
          <w:rFonts w:ascii="Verdana" w:hAnsi="Verdana"/>
          <w:b/>
          <w:bCs/>
        </w:rPr>
        <w:t>sees</w:t>
      </w:r>
      <w:proofErr w:type="spellEnd"/>
      <w:r w:rsidRPr="004E5A07">
        <w:rPr>
          <w:rFonts w:ascii="Verdana" w:hAnsi="Verdana"/>
          <w:b/>
          <w:bCs/>
        </w:rPr>
        <w:t xml:space="preserve"> </w:t>
      </w:r>
      <w:proofErr w:type="spellStart"/>
      <w:r w:rsidRPr="004E5A07">
        <w:rPr>
          <w:rFonts w:ascii="Verdana" w:hAnsi="Verdana"/>
          <w:b/>
          <w:bCs/>
        </w:rPr>
        <w:t>three</w:t>
      </w:r>
      <w:proofErr w:type="spellEnd"/>
      <w:r w:rsidRPr="004E5A07">
        <w:rPr>
          <w:rFonts w:ascii="Verdana" w:hAnsi="Verdana"/>
          <w:b/>
          <w:bCs/>
        </w:rPr>
        <w:t xml:space="preserve"> </w:t>
      </w:r>
      <w:proofErr w:type="spellStart"/>
      <w:r w:rsidRPr="004E5A07">
        <w:rPr>
          <w:rFonts w:ascii="Verdana" w:hAnsi="Verdana"/>
          <w:b/>
          <w:bCs/>
        </w:rPr>
        <w:t>birds</w:t>
      </w:r>
      <w:proofErr w:type="spellEnd"/>
      <w:r w:rsidRPr="004E5A07">
        <w:rPr>
          <w:rFonts w:ascii="Verdana" w:hAnsi="Verdana"/>
          <w:b/>
          <w:bCs/>
        </w:rPr>
        <w:t>.</w:t>
      </w:r>
    </w:p>
    <w:p w14:paraId="479B3F6C" w14:textId="677A28B9" w:rsidR="005508B8" w:rsidRPr="004E5A07" w:rsidRDefault="005508B8" w:rsidP="002A2F0F">
      <w:pPr>
        <w:adjustRightInd w:val="0"/>
        <w:snapToGrid w:val="0"/>
        <w:rPr>
          <w:rFonts w:ascii="Verdana" w:hAnsi="Verdana"/>
        </w:rPr>
      </w:pPr>
      <w:r w:rsidRPr="004E5A07">
        <w:rPr>
          <w:rFonts w:ascii="Verdana" w:hAnsi="Verdana"/>
        </w:rPr>
        <w:t>True</w:t>
      </w:r>
    </w:p>
    <w:p w14:paraId="47E6AC50" w14:textId="32A5B910" w:rsidR="005508B8" w:rsidRPr="004E5A07" w:rsidRDefault="005508B8" w:rsidP="002A2F0F">
      <w:pPr>
        <w:adjustRightInd w:val="0"/>
        <w:snapToGrid w:val="0"/>
        <w:rPr>
          <w:rFonts w:ascii="Verdana" w:hAnsi="Verdana"/>
        </w:rPr>
      </w:pPr>
      <w:r w:rsidRPr="004E5A07">
        <w:rPr>
          <w:rFonts w:ascii="Verdana" w:hAnsi="Verdana"/>
          <w:highlight w:val="yellow"/>
        </w:rPr>
        <w:t>False</w:t>
      </w:r>
    </w:p>
    <w:p w14:paraId="63F1C9A9" w14:textId="77777777" w:rsidR="002777A3" w:rsidRPr="004E5A07" w:rsidRDefault="002777A3" w:rsidP="002A2F0F">
      <w:pPr>
        <w:adjustRightInd w:val="0"/>
        <w:snapToGrid w:val="0"/>
        <w:rPr>
          <w:rFonts w:ascii="Verdana" w:hAnsi="Verdana"/>
        </w:rPr>
      </w:pPr>
    </w:p>
    <w:p w14:paraId="1B1013CB" w14:textId="3356B82E" w:rsidR="002777A3" w:rsidRPr="004E5A07" w:rsidRDefault="002777A3" w:rsidP="002777A3">
      <w:pPr>
        <w:pStyle w:val="Prrafodelista"/>
        <w:numPr>
          <w:ilvl w:val="0"/>
          <w:numId w:val="7"/>
        </w:numPr>
        <w:adjustRightInd w:val="0"/>
        <w:snapToGrid w:val="0"/>
        <w:contextualSpacing w:val="0"/>
        <w:rPr>
          <w:rFonts w:ascii="Verdana" w:hAnsi="Verdana"/>
          <w:b/>
          <w:bCs/>
        </w:rPr>
      </w:pPr>
      <w:proofErr w:type="spellStart"/>
      <w:r w:rsidRPr="004E5A07">
        <w:rPr>
          <w:rFonts w:ascii="Verdana" w:hAnsi="Verdana"/>
          <w:b/>
          <w:bCs/>
        </w:rPr>
        <w:t>One</w:t>
      </w:r>
      <w:proofErr w:type="spellEnd"/>
      <w:r w:rsidRPr="004E5A07">
        <w:rPr>
          <w:rFonts w:ascii="Verdana" w:hAnsi="Verdana"/>
          <w:b/>
          <w:bCs/>
        </w:rPr>
        <w:t xml:space="preserve"> </w:t>
      </w:r>
      <w:proofErr w:type="spellStart"/>
      <w:r w:rsidRPr="004E5A07">
        <w:rPr>
          <w:rFonts w:ascii="Verdana" w:hAnsi="Verdana"/>
          <w:b/>
          <w:bCs/>
        </w:rPr>
        <w:t>pig</w:t>
      </w:r>
      <w:proofErr w:type="spellEnd"/>
      <w:r w:rsidRPr="004E5A07">
        <w:rPr>
          <w:rFonts w:ascii="Verdana" w:hAnsi="Verdana"/>
          <w:b/>
          <w:bCs/>
        </w:rPr>
        <w:t xml:space="preserve"> </w:t>
      </w:r>
      <w:proofErr w:type="spellStart"/>
      <w:r w:rsidRPr="004E5A07">
        <w:rPr>
          <w:rFonts w:ascii="Verdana" w:hAnsi="Verdana"/>
          <w:b/>
          <w:bCs/>
        </w:rPr>
        <w:t>sneezes</w:t>
      </w:r>
      <w:proofErr w:type="spellEnd"/>
      <w:ins w:id="142" w:author="Gareth Harding" w:date="2025-07-09T10:04:00Z" w16du:dateUtc="2025-07-09T08:04:00Z">
        <w:r w:rsidR="003504AA">
          <w:rPr>
            <w:rFonts w:ascii="Verdana" w:hAnsi="Verdana"/>
            <w:b/>
            <w:bCs/>
          </w:rPr>
          <w:t>.</w:t>
        </w:r>
      </w:ins>
    </w:p>
    <w:p w14:paraId="52D41A87" w14:textId="77777777" w:rsidR="002777A3" w:rsidRPr="004E5A07" w:rsidRDefault="002777A3" w:rsidP="002777A3">
      <w:pPr>
        <w:adjustRightInd w:val="0"/>
        <w:snapToGrid w:val="0"/>
        <w:rPr>
          <w:rFonts w:ascii="Verdana" w:hAnsi="Verdana"/>
        </w:rPr>
      </w:pPr>
      <w:r w:rsidRPr="004E5A07">
        <w:rPr>
          <w:rFonts w:ascii="Verdana" w:hAnsi="Verdana"/>
          <w:highlight w:val="yellow"/>
        </w:rPr>
        <w:t>True</w:t>
      </w:r>
    </w:p>
    <w:p w14:paraId="2E0A8755" w14:textId="77777777" w:rsidR="002777A3" w:rsidRPr="004E5A07" w:rsidRDefault="002777A3" w:rsidP="002777A3">
      <w:pPr>
        <w:adjustRightInd w:val="0"/>
        <w:snapToGrid w:val="0"/>
        <w:rPr>
          <w:rFonts w:ascii="Verdana" w:hAnsi="Verdana"/>
        </w:rPr>
      </w:pPr>
      <w:r w:rsidRPr="004E5A07">
        <w:rPr>
          <w:rFonts w:ascii="Verdana" w:hAnsi="Verdana"/>
        </w:rPr>
        <w:t>False</w:t>
      </w:r>
    </w:p>
    <w:p w14:paraId="76669FF8" w14:textId="77777777" w:rsidR="002777A3" w:rsidRPr="004E5A07" w:rsidRDefault="002777A3" w:rsidP="002A2F0F">
      <w:pPr>
        <w:adjustRightInd w:val="0"/>
        <w:snapToGrid w:val="0"/>
        <w:rPr>
          <w:rFonts w:ascii="Verdana" w:hAnsi="Verdana"/>
        </w:rPr>
      </w:pPr>
    </w:p>
    <w:p w14:paraId="144EF1CC" w14:textId="4B77AFA1" w:rsidR="00205800" w:rsidRPr="004E5A07" w:rsidRDefault="00205800" w:rsidP="002A2F0F">
      <w:pPr>
        <w:pStyle w:val="Prrafodelista"/>
        <w:numPr>
          <w:ilvl w:val="0"/>
          <w:numId w:val="7"/>
        </w:numPr>
        <w:adjustRightInd w:val="0"/>
        <w:snapToGrid w:val="0"/>
        <w:contextualSpacing w:val="0"/>
        <w:rPr>
          <w:rFonts w:ascii="Verdana" w:hAnsi="Verdana"/>
          <w:b/>
          <w:bCs/>
        </w:rPr>
      </w:pPr>
      <w:r w:rsidRPr="004E5A07">
        <w:rPr>
          <w:rFonts w:ascii="Verdana" w:hAnsi="Verdana"/>
          <w:b/>
          <w:bCs/>
        </w:rPr>
        <w:t xml:space="preserve">Pipo </w:t>
      </w:r>
      <w:proofErr w:type="spellStart"/>
      <w:r w:rsidRPr="004E5A07">
        <w:rPr>
          <w:rFonts w:ascii="Verdana" w:hAnsi="Verdana"/>
          <w:b/>
          <w:bCs/>
        </w:rPr>
        <w:t>meets</w:t>
      </w:r>
      <w:proofErr w:type="spellEnd"/>
      <w:r w:rsidRPr="004E5A07">
        <w:rPr>
          <w:rFonts w:ascii="Verdana" w:hAnsi="Verdana"/>
          <w:b/>
          <w:bCs/>
        </w:rPr>
        <w:t xml:space="preserve"> </w:t>
      </w:r>
      <w:proofErr w:type="spellStart"/>
      <w:r w:rsidRPr="004E5A07">
        <w:rPr>
          <w:rFonts w:ascii="Verdana" w:hAnsi="Verdana"/>
          <w:b/>
          <w:bCs/>
        </w:rPr>
        <w:t>five</w:t>
      </w:r>
      <w:proofErr w:type="spellEnd"/>
      <w:r w:rsidRPr="004E5A07">
        <w:rPr>
          <w:rFonts w:ascii="Verdana" w:hAnsi="Verdana"/>
          <w:b/>
          <w:bCs/>
        </w:rPr>
        <w:t xml:space="preserve"> </w:t>
      </w:r>
      <w:proofErr w:type="spellStart"/>
      <w:r w:rsidRPr="004E5A07">
        <w:rPr>
          <w:rFonts w:ascii="Verdana" w:hAnsi="Verdana"/>
          <w:b/>
          <w:bCs/>
        </w:rPr>
        <w:t>pigs</w:t>
      </w:r>
      <w:proofErr w:type="spellEnd"/>
      <w:r w:rsidRPr="004E5A07">
        <w:rPr>
          <w:rFonts w:ascii="Verdana" w:hAnsi="Verdana"/>
          <w:b/>
          <w:bCs/>
        </w:rPr>
        <w:t>.</w:t>
      </w:r>
    </w:p>
    <w:p w14:paraId="5E10F9AA" w14:textId="77777777" w:rsidR="00205800" w:rsidRPr="004E5A07" w:rsidRDefault="00205800" w:rsidP="002A2F0F">
      <w:pPr>
        <w:adjustRightInd w:val="0"/>
        <w:snapToGrid w:val="0"/>
        <w:rPr>
          <w:rFonts w:ascii="Verdana" w:hAnsi="Verdana"/>
        </w:rPr>
      </w:pPr>
      <w:r w:rsidRPr="004E5A07">
        <w:rPr>
          <w:rFonts w:ascii="Verdana" w:hAnsi="Verdana"/>
          <w:highlight w:val="yellow"/>
        </w:rPr>
        <w:t>True</w:t>
      </w:r>
    </w:p>
    <w:p w14:paraId="4C46CD9E" w14:textId="77777777" w:rsidR="00205800" w:rsidRPr="004E5A07" w:rsidRDefault="00205800" w:rsidP="002A2F0F">
      <w:pPr>
        <w:adjustRightInd w:val="0"/>
        <w:snapToGrid w:val="0"/>
        <w:rPr>
          <w:rFonts w:ascii="Verdana" w:hAnsi="Verdana"/>
        </w:rPr>
      </w:pPr>
      <w:r w:rsidRPr="004E5A07">
        <w:rPr>
          <w:rFonts w:ascii="Verdana" w:hAnsi="Verdana"/>
        </w:rPr>
        <w:t>False</w:t>
      </w:r>
    </w:p>
    <w:p w14:paraId="31AEFDF5" w14:textId="77777777" w:rsidR="00CB3521" w:rsidRPr="004E5A07" w:rsidRDefault="00CB3521" w:rsidP="002A2F0F">
      <w:pPr>
        <w:adjustRightInd w:val="0"/>
        <w:snapToGrid w:val="0"/>
        <w:rPr>
          <w:rFonts w:ascii="Verdana" w:hAnsi="Verdana"/>
          <w:b/>
          <w:bCs/>
          <w:color w:val="D1D1D1" w:themeColor="background2" w:themeShade="E6"/>
        </w:rPr>
      </w:pPr>
    </w:p>
    <w:p w14:paraId="4B71743A" w14:textId="77777777" w:rsidR="00CB3521" w:rsidRPr="004E5A07" w:rsidRDefault="00CB3521" w:rsidP="002A2F0F">
      <w:pPr>
        <w:adjustRightInd w:val="0"/>
        <w:snapToGrid w:val="0"/>
        <w:rPr>
          <w:rFonts w:ascii="Verdana" w:hAnsi="Verdana"/>
          <w:b/>
          <w:bCs/>
        </w:rPr>
      </w:pPr>
    </w:p>
    <w:p w14:paraId="154442A3" w14:textId="77777777" w:rsidR="002F0CCE" w:rsidRPr="004E5A07" w:rsidRDefault="002F0CCE" w:rsidP="002A2F0F">
      <w:pPr>
        <w:adjustRightInd w:val="0"/>
        <w:snapToGrid w:val="0"/>
        <w:rPr>
          <w:rFonts w:ascii="Verdana" w:hAnsi="Verdana"/>
          <w:b/>
          <w:bCs/>
        </w:rPr>
      </w:pPr>
    </w:p>
    <w:p w14:paraId="4F1D70D4" w14:textId="77777777" w:rsidR="002F0CCE" w:rsidRPr="004E5A07" w:rsidRDefault="002F0CCE" w:rsidP="002A2F0F">
      <w:pPr>
        <w:adjustRightInd w:val="0"/>
        <w:snapToGrid w:val="0"/>
        <w:rPr>
          <w:rFonts w:ascii="Verdana" w:hAnsi="Verdana"/>
          <w:b/>
          <w:bCs/>
        </w:rPr>
      </w:pPr>
    </w:p>
    <w:p w14:paraId="01D24E2F" w14:textId="77777777" w:rsidR="002F0CCE" w:rsidRPr="004E5A07" w:rsidRDefault="002F0CCE" w:rsidP="002A2F0F">
      <w:pPr>
        <w:adjustRightInd w:val="0"/>
        <w:snapToGrid w:val="0"/>
        <w:rPr>
          <w:rFonts w:ascii="Verdana" w:hAnsi="Verdana"/>
          <w:b/>
          <w:bCs/>
        </w:rPr>
      </w:pPr>
    </w:p>
    <w:p w14:paraId="6C8F32A3" w14:textId="77777777" w:rsidR="006E0DB7" w:rsidRPr="004E5A07" w:rsidRDefault="006E0DB7" w:rsidP="002A2F0F">
      <w:pPr>
        <w:adjustRightInd w:val="0"/>
        <w:snapToGrid w:val="0"/>
        <w:rPr>
          <w:rFonts w:ascii="Verdana" w:hAnsi="Verdana"/>
          <w:b/>
          <w:bCs/>
        </w:rPr>
      </w:pPr>
    </w:p>
    <w:p w14:paraId="38AE4562" w14:textId="77777777" w:rsidR="00690BC5" w:rsidRPr="004E5A07" w:rsidRDefault="00690BC5" w:rsidP="002A2F0F">
      <w:pPr>
        <w:adjustRightInd w:val="0"/>
        <w:snapToGrid w:val="0"/>
        <w:rPr>
          <w:rFonts w:ascii="Verdana" w:hAnsi="Verdana"/>
          <w:b/>
          <w:bCs/>
        </w:rPr>
      </w:pPr>
    </w:p>
    <w:p w14:paraId="297FE6BF" w14:textId="77777777" w:rsidR="00EE3654" w:rsidRPr="004E5A07" w:rsidRDefault="00EE3654" w:rsidP="002A2F0F">
      <w:pPr>
        <w:adjustRightInd w:val="0"/>
        <w:snapToGrid w:val="0"/>
        <w:rPr>
          <w:rFonts w:ascii="Verdana" w:hAnsi="Verdana"/>
          <w:b/>
          <w:bCs/>
        </w:rPr>
      </w:pPr>
    </w:p>
    <w:p w14:paraId="382049C0" w14:textId="77777777" w:rsidR="00EE3654" w:rsidRPr="004E5A07" w:rsidRDefault="00EE3654" w:rsidP="002A2F0F">
      <w:pPr>
        <w:adjustRightInd w:val="0"/>
        <w:snapToGrid w:val="0"/>
        <w:rPr>
          <w:rFonts w:ascii="Verdana" w:hAnsi="Verdana"/>
          <w:b/>
          <w:bCs/>
        </w:rPr>
      </w:pPr>
    </w:p>
    <w:p w14:paraId="042351A7" w14:textId="77777777" w:rsidR="00EE3654" w:rsidRPr="004E5A07" w:rsidRDefault="00EE3654" w:rsidP="002A2F0F">
      <w:pPr>
        <w:adjustRightInd w:val="0"/>
        <w:snapToGrid w:val="0"/>
        <w:rPr>
          <w:rFonts w:ascii="Verdana" w:hAnsi="Verdana"/>
          <w:b/>
          <w:bCs/>
        </w:rPr>
      </w:pPr>
    </w:p>
    <w:p w14:paraId="47C51FC3" w14:textId="77777777" w:rsidR="000D6A0F" w:rsidRDefault="000D6A0F" w:rsidP="002A2F0F">
      <w:pPr>
        <w:adjustRightInd w:val="0"/>
        <w:snapToGrid w:val="0"/>
        <w:rPr>
          <w:ins w:id="143" w:author="Gareth Harding" w:date="2025-07-09T17:16:00Z" w16du:dateUtc="2025-07-09T15:16:00Z"/>
          <w:rFonts w:ascii="Verdana" w:hAnsi="Verdana"/>
          <w:b/>
          <w:bCs/>
        </w:rPr>
      </w:pPr>
    </w:p>
    <w:p w14:paraId="7C3064D4" w14:textId="77777777" w:rsidR="00B30A88" w:rsidRPr="004E5A07" w:rsidRDefault="00B30A88" w:rsidP="002A2F0F">
      <w:pPr>
        <w:adjustRightInd w:val="0"/>
        <w:snapToGrid w:val="0"/>
        <w:rPr>
          <w:rFonts w:ascii="Verdana" w:hAnsi="Verdana"/>
          <w:b/>
          <w:bCs/>
        </w:rPr>
      </w:pPr>
    </w:p>
    <w:p w14:paraId="6B40BE0B" w14:textId="77777777" w:rsidR="000D6A0F" w:rsidRPr="004E5A07" w:rsidRDefault="000D6A0F" w:rsidP="002A2F0F">
      <w:pPr>
        <w:adjustRightInd w:val="0"/>
        <w:snapToGrid w:val="0"/>
        <w:rPr>
          <w:rFonts w:ascii="Verdana" w:hAnsi="Verdana"/>
          <w:b/>
          <w:bCs/>
        </w:rPr>
      </w:pPr>
    </w:p>
    <w:p w14:paraId="317FC9E8" w14:textId="5F6BCF5A" w:rsidR="003A3490" w:rsidRPr="004E5A07" w:rsidRDefault="003A3490" w:rsidP="002A2F0F">
      <w:pPr>
        <w:pStyle w:val="Prrafodelista"/>
        <w:numPr>
          <w:ilvl w:val="0"/>
          <w:numId w:val="15"/>
        </w:numPr>
        <w:adjustRightInd w:val="0"/>
        <w:snapToGrid w:val="0"/>
        <w:contextualSpacing w:val="0"/>
        <w:rPr>
          <w:rFonts w:ascii="Verdana" w:hAnsi="Verdana"/>
          <w:b/>
          <w:bCs/>
          <w:color w:val="215E99" w:themeColor="text2" w:themeTint="BF"/>
        </w:rPr>
      </w:pPr>
      <w:r w:rsidRPr="004E5A07">
        <w:rPr>
          <w:rFonts w:ascii="Verdana" w:hAnsi="Verdana"/>
          <w:b/>
          <w:bCs/>
          <w:color w:val="215E99" w:themeColor="text2" w:themeTint="BF"/>
        </w:rPr>
        <w:lastRenderedPageBreak/>
        <w:t>T</w:t>
      </w:r>
      <w:r w:rsidR="00094A4A" w:rsidRPr="004E5A07">
        <w:rPr>
          <w:rFonts w:ascii="Verdana" w:hAnsi="Verdana"/>
          <w:b/>
          <w:bCs/>
          <w:color w:val="215E99" w:themeColor="text2" w:themeTint="BF"/>
        </w:rPr>
        <w:t>IN</w:t>
      </w:r>
      <w:r w:rsidR="001A1F8F" w:rsidRPr="004E5A07">
        <w:rPr>
          <w:rFonts w:ascii="Verdana" w:hAnsi="Verdana"/>
          <w:b/>
          <w:bCs/>
          <w:color w:val="215E99" w:themeColor="text2" w:themeTint="BF"/>
        </w:rPr>
        <w:t>,</w:t>
      </w:r>
      <w:r w:rsidRPr="004E5A07">
        <w:rPr>
          <w:rFonts w:ascii="Verdana" w:hAnsi="Verdana"/>
          <w:b/>
          <w:bCs/>
          <w:color w:val="215E99" w:themeColor="text2" w:themeTint="BF"/>
        </w:rPr>
        <w:t xml:space="preserve"> </w:t>
      </w:r>
      <w:proofErr w:type="spellStart"/>
      <w:r w:rsidRPr="004E5A07">
        <w:rPr>
          <w:rFonts w:ascii="Verdana" w:hAnsi="Verdana"/>
          <w:b/>
          <w:bCs/>
          <w:color w:val="215E99" w:themeColor="text2" w:themeTint="BF"/>
        </w:rPr>
        <w:t>the</w:t>
      </w:r>
      <w:proofErr w:type="spellEnd"/>
      <w:r w:rsidRPr="004E5A07">
        <w:rPr>
          <w:rFonts w:ascii="Verdana" w:hAnsi="Verdana"/>
          <w:b/>
          <w:bCs/>
          <w:color w:val="215E99" w:themeColor="text2" w:themeTint="BF"/>
        </w:rPr>
        <w:t xml:space="preserve"> </w:t>
      </w:r>
      <w:proofErr w:type="spellStart"/>
      <w:r w:rsidRPr="004E5A07">
        <w:rPr>
          <w:rFonts w:ascii="Verdana" w:hAnsi="Verdana"/>
          <w:b/>
          <w:bCs/>
          <w:color w:val="215E99" w:themeColor="text2" w:themeTint="BF"/>
        </w:rPr>
        <w:t>Funny</w:t>
      </w:r>
      <w:proofErr w:type="spellEnd"/>
      <w:r w:rsidRPr="004E5A07">
        <w:rPr>
          <w:rFonts w:ascii="Verdana" w:hAnsi="Verdana"/>
          <w:b/>
          <w:bCs/>
          <w:color w:val="215E99" w:themeColor="text2" w:themeTint="BF"/>
        </w:rPr>
        <w:t xml:space="preserve"> Robot</w:t>
      </w:r>
    </w:p>
    <w:p w14:paraId="1E90BBBA" w14:textId="77777777" w:rsidR="0032236C" w:rsidRDefault="0032236C" w:rsidP="002A2F0F">
      <w:pPr>
        <w:adjustRightInd w:val="0"/>
        <w:snapToGrid w:val="0"/>
        <w:rPr>
          <w:ins w:id="144" w:author="Gareth Harding" w:date="2025-07-09T17:05:00Z" w16du:dateUtc="2025-07-09T15:05:00Z"/>
          <w:rFonts w:ascii="Verdana" w:eastAsiaTheme="minorHAnsi" w:hAnsi="Verdana" w:cstheme="minorBidi"/>
          <w:kern w:val="2"/>
          <w:lang w:val="es-ES_tradnl" w:eastAsia="en-US"/>
          <w14:ligatures w14:val="standardContextual"/>
        </w:rPr>
      </w:pPr>
    </w:p>
    <w:p w14:paraId="0E71A299" w14:textId="24A9BBA7" w:rsidR="003A3490" w:rsidRPr="0032236C" w:rsidRDefault="003A3490" w:rsidP="002A2F0F">
      <w:pPr>
        <w:adjustRightInd w:val="0"/>
        <w:snapToGrid w:val="0"/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145" w:author="Gareth Harding" w:date="2025-07-09T17:05:00Z" w16du:dateUtc="2025-07-09T15:05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</w:pPr>
      <w:r w:rsidRPr="0032236C"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146" w:author="Gareth Harding" w:date="2025-07-09T17:05:00Z" w16du:dateUtc="2025-07-09T15:05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  <w:t>T</w:t>
      </w:r>
      <w:r w:rsidR="00094A4A" w:rsidRPr="0032236C"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147" w:author="Gareth Harding" w:date="2025-07-09T17:05:00Z" w16du:dateUtc="2025-07-09T15:05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  <w:t>IN</w:t>
      </w:r>
      <w:r w:rsidRPr="0032236C"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148" w:author="Gareth Harding" w:date="2025-07-09T17:05:00Z" w16du:dateUtc="2025-07-09T15:05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  <w:t xml:space="preserve"> is a robot.</w:t>
      </w:r>
    </w:p>
    <w:p w14:paraId="38778ED7" w14:textId="36D8696A" w:rsidR="003A3490" w:rsidRPr="0032236C" w:rsidRDefault="003A3490" w:rsidP="002A2F0F">
      <w:pPr>
        <w:adjustRightInd w:val="0"/>
        <w:snapToGrid w:val="0"/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149" w:author="Gareth Harding" w:date="2025-07-09T17:05:00Z" w16du:dateUtc="2025-07-09T15:05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</w:pPr>
      <w:r w:rsidRPr="0032236C"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150" w:author="Gareth Harding" w:date="2025-07-09T17:05:00Z" w16du:dateUtc="2025-07-09T15:05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  <w:t xml:space="preserve">He has </w:t>
      </w:r>
      <w:r w:rsidR="00B52F8A" w:rsidRPr="0032236C">
        <w:rPr>
          <w:rFonts w:ascii="Verdana" w:hAnsi="Verdana"/>
          <w:lang w:val="en-GB"/>
          <w:rPrChange w:id="151" w:author="Gareth Harding" w:date="2025-07-09T17:05:00Z" w16du:dateUtc="2025-07-09T15:05:00Z">
            <w:rPr>
              <w:rFonts w:ascii="Verdana" w:hAnsi="Verdana"/>
            </w:rPr>
          </w:rPrChange>
        </w:rPr>
        <w:t>blue</w:t>
      </w:r>
      <w:r w:rsidRPr="0032236C"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152" w:author="Gareth Harding" w:date="2025-07-09T17:05:00Z" w16du:dateUtc="2025-07-09T15:05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  <w:t xml:space="preserve"> </w:t>
      </w:r>
      <w:r w:rsidRPr="0032236C">
        <w:rPr>
          <w:rFonts w:ascii="Verdana" w:eastAsiaTheme="minorHAnsi" w:hAnsi="Verdana" w:cstheme="minorBidi"/>
          <w:b/>
          <w:bCs/>
          <w:kern w:val="2"/>
          <w:lang w:val="en-GB" w:eastAsia="en-US"/>
          <w14:ligatures w14:val="standardContextual"/>
          <w:rPrChange w:id="153" w:author="Gareth Harding" w:date="2025-07-09T17:05:00Z" w16du:dateUtc="2025-07-09T15:05:00Z">
            <w:rPr>
              <w:rFonts w:ascii="Verdana" w:eastAsiaTheme="minorHAnsi" w:hAnsi="Verdana" w:cstheme="minorBidi"/>
              <w:b/>
              <w:bCs/>
              <w:kern w:val="2"/>
              <w:lang w:val="es-ES_tradnl" w:eastAsia="en-US"/>
              <w14:ligatures w14:val="standardContextual"/>
            </w:rPr>
          </w:rPrChange>
        </w:rPr>
        <w:t>hair</w:t>
      </w:r>
      <w:r w:rsidRPr="0032236C"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154" w:author="Gareth Harding" w:date="2025-07-09T17:05:00Z" w16du:dateUtc="2025-07-09T15:05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  <w:t>.</w:t>
      </w:r>
    </w:p>
    <w:p w14:paraId="5DAF9DFA" w14:textId="77777777" w:rsidR="003A3490" w:rsidRPr="003504AA" w:rsidRDefault="003A3490" w:rsidP="002A2F0F">
      <w:pPr>
        <w:adjustRightInd w:val="0"/>
        <w:snapToGrid w:val="0"/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155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</w:pPr>
      <w:r w:rsidRPr="003504AA"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156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  <w:t xml:space="preserve">He has one big </w:t>
      </w:r>
      <w:r w:rsidRPr="003504AA">
        <w:rPr>
          <w:rFonts w:ascii="Verdana" w:eastAsiaTheme="minorHAnsi" w:hAnsi="Verdana" w:cstheme="minorBidi"/>
          <w:b/>
          <w:bCs/>
          <w:kern w:val="2"/>
          <w:lang w:val="en-GB" w:eastAsia="en-US"/>
          <w14:ligatures w14:val="standardContextual"/>
          <w:rPrChange w:id="157" w:author="Gareth Harding" w:date="2025-07-09T09:58:00Z" w16du:dateUtc="2025-07-09T07:58:00Z">
            <w:rPr>
              <w:rFonts w:ascii="Verdana" w:eastAsiaTheme="minorHAnsi" w:hAnsi="Verdana" w:cstheme="minorBidi"/>
              <w:b/>
              <w:bCs/>
              <w:kern w:val="2"/>
              <w:lang w:val="es-ES_tradnl" w:eastAsia="en-US"/>
              <w14:ligatures w14:val="standardContextual"/>
            </w:rPr>
          </w:rPrChange>
        </w:rPr>
        <w:t>nose</w:t>
      </w:r>
      <w:r w:rsidRPr="003504AA"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158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  <w:t xml:space="preserve"> and a small </w:t>
      </w:r>
      <w:r w:rsidRPr="003504AA">
        <w:rPr>
          <w:rFonts w:ascii="Verdana" w:eastAsiaTheme="minorHAnsi" w:hAnsi="Verdana" w:cstheme="minorBidi"/>
          <w:b/>
          <w:bCs/>
          <w:kern w:val="2"/>
          <w:lang w:val="en-GB" w:eastAsia="en-US"/>
          <w14:ligatures w14:val="standardContextual"/>
          <w:rPrChange w:id="159" w:author="Gareth Harding" w:date="2025-07-09T09:58:00Z" w16du:dateUtc="2025-07-09T07:58:00Z">
            <w:rPr>
              <w:rFonts w:ascii="Verdana" w:eastAsiaTheme="minorHAnsi" w:hAnsi="Verdana" w:cstheme="minorBidi"/>
              <w:b/>
              <w:bCs/>
              <w:kern w:val="2"/>
              <w:lang w:val="es-ES_tradnl" w:eastAsia="en-US"/>
              <w14:ligatures w14:val="standardContextual"/>
            </w:rPr>
          </w:rPrChange>
        </w:rPr>
        <w:t>mouth</w:t>
      </w:r>
      <w:r w:rsidRPr="003504AA"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160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  <w:t>.</w:t>
      </w:r>
    </w:p>
    <w:p w14:paraId="73A0E85B" w14:textId="7F59D146" w:rsidR="003A3490" w:rsidRPr="003504AA" w:rsidRDefault="003A3490" w:rsidP="002A2F0F">
      <w:pPr>
        <w:adjustRightInd w:val="0"/>
        <w:snapToGrid w:val="0"/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161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</w:pPr>
      <w:r w:rsidRPr="003504AA"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162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  <w:t xml:space="preserve">He has two round </w:t>
      </w:r>
      <w:r w:rsidRPr="003504AA">
        <w:rPr>
          <w:rFonts w:ascii="Verdana" w:eastAsiaTheme="minorHAnsi" w:hAnsi="Verdana" w:cstheme="minorBidi"/>
          <w:b/>
          <w:bCs/>
          <w:kern w:val="2"/>
          <w:lang w:val="en-GB" w:eastAsia="en-US"/>
          <w14:ligatures w14:val="standardContextual"/>
          <w:rPrChange w:id="163" w:author="Gareth Harding" w:date="2025-07-09T09:58:00Z" w16du:dateUtc="2025-07-09T07:58:00Z">
            <w:rPr>
              <w:rFonts w:ascii="Verdana" w:eastAsiaTheme="minorHAnsi" w:hAnsi="Verdana" w:cstheme="minorBidi"/>
              <w:b/>
              <w:bCs/>
              <w:kern w:val="2"/>
              <w:lang w:val="es-ES_tradnl" w:eastAsia="en-US"/>
              <w14:ligatures w14:val="standardContextual"/>
            </w:rPr>
          </w:rPrChange>
        </w:rPr>
        <w:t>eyes</w:t>
      </w:r>
      <w:r w:rsidRPr="003504AA"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164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  <w:t xml:space="preserve"> and two little </w:t>
      </w:r>
      <w:r w:rsidRPr="003504AA">
        <w:rPr>
          <w:rFonts w:ascii="Verdana" w:eastAsiaTheme="minorHAnsi" w:hAnsi="Verdana" w:cstheme="minorBidi"/>
          <w:b/>
          <w:bCs/>
          <w:kern w:val="2"/>
          <w:lang w:val="en-GB" w:eastAsia="en-US"/>
          <w14:ligatures w14:val="standardContextual"/>
          <w:rPrChange w:id="165" w:author="Gareth Harding" w:date="2025-07-09T09:58:00Z" w16du:dateUtc="2025-07-09T07:58:00Z">
            <w:rPr>
              <w:rFonts w:ascii="Verdana" w:eastAsiaTheme="minorHAnsi" w:hAnsi="Verdana" w:cstheme="minorBidi"/>
              <w:b/>
              <w:bCs/>
              <w:kern w:val="2"/>
              <w:lang w:val="es-ES_tradnl" w:eastAsia="en-US"/>
              <w14:ligatures w14:val="standardContextual"/>
            </w:rPr>
          </w:rPrChange>
        </w:rPr>
        <w:t>ears</w:t>
      </w:r>
      <w:r w:rsidRPr="003504AA"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166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  <w:t>.</w:t>
      </w:r>
    </w:p>
    <w:p w14:paraId="7717BAD2" w14:textId="1E21522A" w:rsidR="003D6DF5" w:rsidRPr="003504AA" w:rsidRDefault="003D6DF5" w:rsidP="002A2F0F">
      <w:pPr>
        <w:adjustRightInd w:val="0"/>
        <w:snapToGrid w:val="0"/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167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</w:pPr>
      <w:r w:rsidRPr="003504AA"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168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  <w:t xml:space="preserve">His </w:t>
      </w:r>
      <w:r w:rsidRPr="003504AA">
        <w:rPr>
          <w:rFonts w:ascii="Verdana" w:eastAsiaTheme="minorHAnsi" w:hAnsi="Verdana" w:cstheme="minorBidi"/>
          <w:b/>
          <w:bCs/>
          <w:kern w:val="2"/>
          <w:lang w:val="en-GB" w:eastAsia="en-US"/>
          <w14:ligatures w14:val="standardContextual"/>
          <w:rPrChange w:id="169" w:author="Gareth Harding" w:date="2025-07-09T09:58:00Z" w16du:dateUtc="2025-07-09T07:58:00Z">
            <w:rPr>
              <w:rFonts w:ascii="Verdana" w:eastAsiaTheme="minorHAnsi" w:hAnsi="Verdana" w:cstheme="minorBidi"/>
              <w:b/>
              <w:bCs/>
              <w:kern w:val="2"/>
              <w:lang w:val="es-ES_tradnl" w:eastAsia="en-US"/>
              <w14:ligatures w14:val="standardContextual"/>
            </w:rPr>
          </w:rPrChange>
        </w:rPr>
        <w:t>cheeks</w:t>
      </w:r>
      <w:r w:rsidRPr="003504AA"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170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  <w:t xml:space="preserve"> are red.</w:t>
      </w:r>
    </w:p>
    <w:p w14:paraId="7EFEE530" w14:textId="03522C7B" w:rsidR="003A3490" w:rsidRPr="003504AA" w:rsidRDefault="003A3490" w:rsidP="002A2F0F">
      <w:pPr>
        <w:adjustRightInd w:val="0"/>
        <w:snapToGrid w:val="0"/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171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</w:pPr>
      <w:r w:rsidRPr="003504AA"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172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  <w:t>T</w:t>
      </w:r>
      <w:r w:rsidR="00094A4A" w:rsidRPr="003504AA"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173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  <w:t>IN</w:t>
      </w:r>
      <w:r w:rsidRPr="003504AA"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174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  <w:t xml:space="preserve"> has a long </w:t>
      </w:r>
      <w:r w:rsidRPr="003504AA">
        <w:rPr>
          <w:rFonts w:ascii="Verdana" w:eastAsiaTheme="minorHAnsi" w:hAnsi="Verdana" w:cstheme="minorBidi"/>
          <w:b/>
          <w:bCs/>
          <w:kern w:val="2"/>
          <w:lang w:val="en-GB" w:eastAsia="en-US"/>
          <w14:ligatures w14:val="standardContextual"/>
          <w:rPrChange w:id="175" w:author="Gareth Harding" w:date="2025-07-09T09:58:00Z" w16du:dateUtc="2025-07-09T07:58:00Z">
            <w:rPr>
              <w:rFonts w:ascii="Verdana" w:eastAsiaTheme="minorHAnsi" w:hAnsi="Verdana" w:cstheme="minorBidi"/>
              <w:b/>
              <w:bCs/>
              <w:kern w:val="2"/>
              <w:lang w:val="es-ES_tradnl" w:eastAsia="en-US"/>
              <w14:ligatures w14:val="standardContextual"/>
            </w:rPr>
          </w:rPrChange>
        </w:rPr>
        <w:t>neck</w:t>
      </w:r>
      <w:r w:rsidRPr="003504AA"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176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  <w:t>.</w:t>
      </w:r>
    </w:p>
    <w:p w14:paraId="13AB657D" w14:textId="77777777" w:rsidR="003A3490" w:rsidRPr="003504AA" w:rsidRDefault="003A3490" w:rsidP="002A2F0F">
      <w:pPr>
        <w:adjustRightInd w:val="0"/>
        <w:snapToGrid w:val="0"/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177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</w:pPr>
      <w:r w:rsidRPr="003504AA"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178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  <w:t xml:space="preserve">He has two strong </w:t>
      </w:r>
      <w:r w:rsidRPr="003504AA">
        <w:rPr>
          <w:rFonts w:ascii="Verdana" w:eastAsiaTheme="minorHAnsi" w:hAnsi="Verdana" w:cstheme="minorBidi"/>
          <w:b/>
          <w:bCs/>
          <w:kern w:val="2"/>
          <w:lang w:val="en-GB" w:eastAsia="en-US"/>
          <w14:ligatures w14:val="standardContextual"/>
          <w:rPrChange w:id="179" w:author="Gareth Harding" w:date="2025-07-09T09:58:00Z" w16du:dateUtc="2025-07-09T07:58:00Z">
            <w:rPr>
              <w:rFonts w:ascii="Verdana" w:eastAsiaTheme="minorHAnsi" w:hAnsi="Verdana" w:cstheme="minorBidi"/>
              <w:b/>
              <w:bCs/>
              <w:kern w:val="2"/>
              <w:lang w:val="es-ES_tradnl" w:eastAsia="en-US"/>
              <w14:ligatures w14:val="standardContextual"/>
            </w:rPr>
          </w:rPrChange>
        </w:rPr>
        <w:t>arms</w:t>
      </w:r>
      <w:r w:rsidRPr="003504AA"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180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  <w:t xml:space="preserve"> and two short </w:t>
      </w:r>
      <w:r w:rsidRPr="003504AA">
        <w:rPr>
          <w:rFonts w:ascii="Verdana" w:eastAsiaTheme="minorHAnsi" w:hAnsi="Verdana" w:cstheme="minorBidi"/>
          <w:b/>
          <w:bCs/>
          <w:kern w:val="2"/>
          <w:lang w:val="en-GB" w:eastAsia="en-US"/>
          <w14:ligatures w14:val="standardContextual"/>
          <w:rPrChange w:id="181" w:author="Gareth Harding" w:date="2025-07-09T09:58:00Z" w16du:dateUtc="2025-07-09T07:58:00Z">
            <w:rPr>
              <w:rFonts w:ascii="Verdana" w:eastAsiaTheme="minorHAnsi" w:hAnsi="Verdana" w:cstheme="minorBidi"/>
              <w:b/>
              <w:bCs/>
              <w:kern w:val="2"/>
              <w:lang w:val="es-ES_tradnl" w:eastAsia="en-US"/>
              <w14:ligatures w14:val="standardContextual"/>
            </w:rPr>
          </w:rPrChange>
        </w:rPr>
        <w:t>legs</w:t>
      </w:r>
      <w:r w:rsidRPr="003504AA"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182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  <w:t>.</w:t>
      </w:r>
    </w:p>
    <w:p w14:paraId="7A0AAB5A" w14:textId="5313D50B" w:rsidR="003A3490" w:rsidRPr="003504AA" w:rsidRDefault="003A3490" w:rsidP="002A2F0F">
      <w:pPr>
        <w:adjustRightInd w:val="0"/>
        <w:snapToGrid w:val="0"/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183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</w:pPr>
      <w:r w:rsidRPr="003504AA"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184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  <w:t>He waves his hands and jumps with his feet!</w:t>
      </w:r>
    </w:p>
    <w:p w14:paraId="1BCDE2E7" w14:textId="742986A2" w:rsidR="00F34A48" w:rsidRPr="003504AA" w:rsidRDefault="00F34A48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  <w:b/>
          <w:bCs/>
          <w:lang w:val="en-GB"/>
          <w:rPrChange w:id="185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</w:pPr>
      <w:r w:rsidRPr="003504AA">
        <w:rPr>
          <w:rFonts w:ascii="Verdana" w:hAnsi="Verdana"/>
          <w:b/>
          <w:bCs/>
          <w:lang w:val="en-GB"/>
          <w:rPrChange w:id="186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Ti</w:t>
      </w:r>
      <w:r w:rsidR="00094A4A" w:rsidRPr="003504AA">
        <w:rPr>
          <w:rFonts w:ascii="Verdana" w:hAnsi="Verdana"/>
          <w:b/>
          <w:bCs/>
          <w:lang w:val="en-GB"/>
          <w:rPrChange w:id="187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n</w:t>
      </w:r>
      <w:r w:rsidRPr="003504AA">
        <w:rPr>
          <w:rFonts w:ascii="Verdana" w:hAnsi="Verdana"/>
          <w:b/>
          <w:bCs/>
          <w:lang w:val="en-GB"/>
          <w:rPrChange w:id="188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 xml:space="preserve"> has no fingers!</w:t>
      </w:r>
    </w:p>
    <w:p w14:paraId="299C1AE4" w14:textId="57C59F28" w:rsidR="003A3490" w:rsidRPr="004E5A07" w:rsidRDefault="003A3490" w:rsidP="002A2F0F">
      <w:pPr>
        <w:adjustRightInd w:val="0"/>
        <w:snapToGrid w:val="0"/>
        <w:rPr>
          <w:rFonts w:ascii="Verdana" w:eastAsiaTheme="minorHAnsi" w:hAnsi="Verdana" w:cstheme="minorBidi"/>
          <w:kern w:val="2"/>
          <w:lang w:val="es-ES_tradnl" w:eastAsia="en-US"/>
          <w14:ligatures w14:val="standardContextual"/>
        </w:rPr>
      </w:pPr>
      <w:r w:rsidRPr="003504AA"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189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  <w:t>Ti</w:t>
      </w:r>
      <w:r w:rsidR="00094A4A" w:rsidRPr="003504AA"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190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  <w:t>n</w:t>
      </w:r>
      <w:r w:rsidRPr="003504AA"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191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  <w:t xml:space="preserve"> says, “I like my body. </w:t>
      </w:r>
      <w:proofErr w:type="spellStart"/>
      <w:r w:rsidRPr="004E5A07">
        <w:rPr>
          <w:rFonts w:ascii="Verdana" w:eastAsiaTheme="minorHAnsi" w:hAnsi="Verdana" w:cstheme="minorBidi"/>
          <w:kern w:val="2"/>
          <w:lang w:val="es-ES_tradnl" w:eastAsia="en-US"/>
          <w14:ligatures w14:val="standardContextual"/>
        </w:rPr>
        <w:t>Beep</w:t>
      </w:r>
      <w:proofErr w:type="spellEnd"/>
      <w:r w:rsidRPr="004E5A07">
        <w:rPr>
          <w:rFonts w:ascii="Verdana" w:eastAsiaTheme="minorHAnsi" w:hAnsi="Verdana" w:cstheme="minorBidi"/>
          <w:kern w:val="2"/>
          <w:lang w:val="es-ES_tradnl" w:eastAsia="en-US"/>
          <w14:ligatures w14:val="standardContextual"/>
        </w:rPr>
        <w:t xml:space="preserve"> </w:t>
      </w:r>
      <w:proofErr w:type="spellStart"/>
      <w:r w:rsidRPr="004E5A07">
        <w:rPr>
          <w:rFonts w:ascii="Verdana" w:eastAsiaTheme="minorHAnsi" w:hAnsi="Verdana" w:cstheme="minorBidi"/>
          <w:kern w:val="2"/>
          <w:lang w:val="es-ES_tradnl" w:eastAsia="en-US"/>
          <w14:ligatures w14:val="standardContextual"/>
        </w:rPr>
        <w:t>beep</w:t>
      </w:r>
      <w:proofErr w:type="spellEnd"/>
      <w:r w:rsidRPr="004E5A07">
        <w:rPr>
          <w:rFonts w:ascii="Verdana" w:eastAsiaTheme="minorHAnsi" w:hAnsi="Verdana" w:cstheme="minorBidi"/>
          <w:kern w:val="2"/>
          <w:lang w:val="es-ES_tradnl" w:eastAsia="en-US"/>
          <w14:ligatures w14:val="standardContextual"/>
        </w:rPr>
        <w:t>!”</w:t>
      </w:r>
    </w:p>
    <w:p w14:paraId="18334250" w14:textId="77777777" w:rsidR="00494986" w:rsidRPr="004E5A07" w:rsidRDefault="00494986" w:rsidP="002A2F0F">
      <w:pPr>
        <w:adjustRightInd w:val="0"/>
        <w:snapToGrid w:val="0"/>
        <w:rPr>
          <w:rFonts w:ascii="Verdana" w:hAnsi="Verdana"/>
          <w:lang w:val="es-ES_tradnl"/>
        </w:rPr>
      </w:pPr>
    </w:p>
    <w:p w14:paraId="329428EB" w14:textId="0D5430A6" w:rsidR="00494986" w:rsidRPr="004E5A07" w:rsidRDefault="00494986" w:rsidP="002A2F0F">
      <w:pPr>
        <w:adjustRightInd w:val="0"/>
        <w:snapToGrid w:val="0"/>
        <w:rPr>
          <w:rFonts w:ascii="Verdana" w:hAnsi="Verdana"/>
          <w:b/>
          <w:bCs/>
          <w:color w:val="00B050"/>
          <w:lang w:val="es-ES_tradnl"/>
        </w:rPr>
      </w:pPr>
      <w:proofErr w:type="spellStart"/>
      <w:r w:rsidRPr="004E5A07">
        <w:rPr>
          <w:rFonts w:ascii="Verdana" w:hAnsi="Verdana"/>
          <w:b/>
          <w:bCs/>
          <w:color w:val="00B050"/>
        </w:rPr>
        <w:t>Comprehension</w:t>
      </w:r>
      <w:proofErr w:type="spellEnd"/>
      <w:r w:rsidRPr="004E5A07">
        <w:rPr>
          <w:rFonts w:ascii="Verdana" w:hAnsi="Verdana"/>
          <w:b/>
          <w:bCs/>
          <w:color w:val="00B050"/>
        </w:rPr>
        <w:t xml:space="preserve"> </w:t>
      </w:r>
      <w:proofErr w:type="spellStart"/>
      <w:r w:rsidRPr="004E5A07">
        <w:rPr>
          <w:rFonts w:ascii="Verdana" w:hAnsi="Verdana"/>
          <w:b/>
          <w:bCs/>
          <w:color w:val="00B050"/>
        </w:rPr>
        <w:t>Questions</w:t>
      </w:r>
      <w:proofErr w:type="spellEnd"/>
    </w:p>
    <w:p w14:paraId="05A71C7D" w14:textId="77777777" w:rsidR="004469DB" w:rsidRPr="004E5A07" w:rsidRDefault="004469DB" w:rsidP="002A2F0F">
      <w:pPr>
        <w:adjustRightInd w:val="0"/>
        <w:snapToGrid w:val="0"/>
        <w:rPr>
          <w:rFonts w:ascii="Verdana" w:hAnsi="Verdana"/>
          <w:lang w:val="es-ES_tradnl"/>
        </w:rPr>
      </w:pPr>
    </w:p>
    <w:p w14:paraId="035E453F" w14:textId="2A6385F2" w:rsidR="004469DB" w:rsidRPr="004E5A07" w:rsidRDefault="004469DB" w:rsidP="002A2F0F">
      <w:pPr>
        <w:pStyle w:val="Prrafodelista"/>
        <w:numPr>
          <w:ilvl w:val="0"/>
          <w:numId w:val="9"/>
        </w:numPr>
        <w:adjustRightInd w:val="0"/>
        <w:snapToGrid w:val="0"/>
        <w:contextualSpacing w:val="0"/>
        <w:rPr>
          <w:rFonts w:ascii="Verdana" w:hAnsi="Verdana"/>
          <w:b/>
          <w:bCs/>
        </w:rPr>
      </w:pPr>
      <w:r w:rsidRPr="004E5A07">
        <w:rPr>
          <w:rFonts w:ascii="Verdana" w:hAnsi="Verdana"/>
          <w:b/>
          <w:bCs/>
        </w:rPr>
        <w:t>Who is T</w:t>
      </w:r>
      <w:r w:rsidR="00094A4A" w:rsidRPr="004E5A07">
        <w:rPr>
          <w:rFonts w:ascii="Verdana" w:hAnsi="Verdana"/>
          <w:b/>
          <w:bCs/>
        </w:rPr>
        <w:t>IN</w:t>
      </w:r>
      <w:r w:rsidRPr="004E5A07">
        <w:rPr>
          <w:rFonts w:ascii="Verdana" w:hAnsi="Verdana"/>
          <w:b/>
          <w:bCs/>
        </w:rPr>
        <w:t>?</w:t>
      </w:r>
    </w:p>
    <w:p w14:paraId="568D3CB1" w14:textId="0C6D66EC" w:rsidR="004469DB" w:rsidRPr="004E5A07" w:rsidRDefault="004469DB" w:rsidP="002A2F0F">
      <w:pPr>
        <w:adjustRightInd w:val="0"/>
        <w:snapToGrid w:val="0"/>
        <w:ind w:firstLine="360"/>
        <w:rPr>
          <w:rFonts w:ascii="Verdana" w:hAnsi="Verdana"/>
          <w:lang w:val="es-ES_tradnl"/>
        </w:rPr>
      </w:pPr>
      <w:r w:rsidRPr="004E5A07">
        <w:rPr>
          <w:rFonts w:ascii="Verdana" w:hAnsi="Verdana"/>
          <w:highlight w:val="yellow"/>
          <w:lang w:val="es-ES_tradnl"/>
        </w:rPr>
        <w:t xml:space="preserve">He </w:t>
      </w:r>
      <w:proofErr w:type="spellStart"/>
      <w:r w:rsidRPr="004E5A07">
        <w:rPr>
          <w:rFonts w:ascii="Verdana" w:hAnsi="Verdana"/>
          <w:highlight w:val="yellow"/>
          <w:lang w:val="es-ES_tradnl"/>
        </w:rPr>
        <w:t>is</w:t>
      </w:r>
      <w:proofErr w:type="spellEnd"/>
      <w:r w:rsidRPr="004E5A07">
        <w:rPr>
          <w:rFonts w:ascii="Verdana" w:hAnsi="Verdana"/>
          <w:highlight w:val="yellow"/>
          <w:lang w:val="es-ES_tradnl"/>
        </w:rPr>
        <w:t xml:space="preserve"> a robot</w:t>
      </w:r>
      <w:del w:id="192" w:author="Gareth Harding" w:date="2025-07-09T17:05:00Z" w16du:dateUtc="2025-07-09T15:05:00Z">
        <w:r w:rsidRPr="004E5A07" w:rsidDel="0032236C">
          <w:rPr>
            <w:rFonts w:ascii="Verdana" w:hAnsi="Verdana"/>
            <w:highlight w:val="yellow"/>
            <w:lang w:val="es-ES_tradnl"/>
          </w:rPr>
          <w:delText>.</w:delText>
        </w:r>
      </w:del>
    </w:p>
    <w:p w14:paraId="3C5002CB" w14:textId="3DEB5025" w:rsidR="004469DB" w:rsidRPr="004E5A07" w:rsidRDefault="004469DB" w:rsidP="002A2F0F">
      <w:pPr>
        <w:adjustRightInd w:val="0"/>
        <w:snapToGrid w:val="0"/>
        <w:ind w:firstLine="360"/>
        <w:rPr>
          <w:rFonts w:ascii="Verdana" w:hAnsi="Verdana"/>
          <w:lang w:val="es-ES_tradnl"/>
        </w:rPr>
      </w:pPr>
      <w:r w:rsidRPr="004E5A07">
        <w:rPr>
          <w:rFonts w:ascii="Verdana" w:hAnsi="Verdana"/>
          <w:lang w:val="es-ES_tradnl"/>
        </w:rPr>
        <w:t xml:space="preserve">He </w:t>
      </w:r>
      <w:proofErr w:type="spellStart"/>
      <w:r w:rsidRPr="004E5A07">
        <w:rPr>
          <w:rFonts w:ascii="Verdana" w:hAnsi="Verdana"/>
          <w:lang w:val="es-ES_tradnl"/>
        </w:rPr>
        <w:t>is</w:t>
      </w:r>
      <w:proofErr w:type="spellEnd"/>
      <w:r w:rsidRPr="004E5A07">
        <w:rPr>
          <w:rFonts w:ascii="Verdana" w:hAnsi="Verdana"/>
          <w:lang w:val="es-ES_tradnl"/>
        </w:rPr>
        <w:t xml:space="preserve"> a </w:t>
      </w:r>
      <w:proofErr w:type="spellStart"/>
      <w:r w:rsidRPr="004E5A07">
        <w:rPr>
          <w:rFonts w:ascii="Verdana" w:hAnsi="Verdana"/>
          <w:lang w:val="es-ES_tradnl"/>
        </w:rPr>
        <w:t>chi</w:t>
      </w:r>
      <w:r w:rsidR="00A464E5" w:rsidRPr="004E5A07">
        <w:rPr>
          <w:rFonts w:ascii="Verdana" w:hAnsi="Verdana"/>
          <w:lang w:val="es-ES_tradnl"/>
        </w:rPr>
        <w:t>c</w:t>
      </w:r>
      <w:r w:rsidRPr="004E5A07">
        <w:rPr>
          <w:rFonts w:ascii="Verdana" w:hAnsi="Verdana"/>
          <w:lang w:val="es-ES_tradnl"/>
        </w:rPr>
        <w:t>ken</w:t>
      </w:r>
      <w:proofErr w:type="spellEnd"/>
      <w:del w:id="193" w:author="Gareth Harding" w:date="2025-07-09T17:05:00Z" w16du:dateUtc="2025-07-09T15:05:00Z">
        <w:r w:rsidRPr="004E5A07" w:rsidDel="0032236C">
          <w:rPr>
            <w:rFonts w:ascii="Verdana" w:hAnsi="Verdana"/>
            <w:lang w:val="es-ES_tradnl"/>
          </w:rPr>
          <w:delText>.</w:delText>
        </w:r>
      </w:del>
    </w:p>
    <w:p w14:paraId="725C5A82" w14:textId="77777777" w:rsidR="004469DB" w:rsidRPr="004E5A07" w:rsidRDefault="004469DB" w:rsidP="002A2F0F">
      <w:pPr>
        <w:adjustRightInd w:val="0"/>
        <w:snapToGrid w:val="0"/>
        <w:rPr>
          <w:rFonts w:ascii="Verdana" w:hAnsi="Verdana"/>
          <w:lang w:val="es-ES_tradnl"/>
        </w:rPr>
      </w:pPr>
    </w:p>
    <w:p w14:paraId="03553656" w14:textId="0F3EC4E0" w:rsidR="004469DB" w:rsidRPr="003504AA" w:rsidRDefault="004469DB" w:rsidP="002A2F0F">
      <w:pPr>
        <w:pStyle w:val="Prrafodelista"/>
        <w:numPr>
          <w:ilvl w:val="0"/>
          <w:numId w:val="9"/>
        </w:numPr>
        <w:adjustRightInd w:val="0"/>
        <w:snapToGrid w:val="0"/>
        <w:contextualSpacing w:val="0"/>
        <w:rPr>
          <w:rFonts w:ascii="Verdana" w:hAnsi="Verdana"/>
          <w:b/>
          <w:bCs/>
          <w:lang w:val="en-GB"/>
          <w:rPrChange w:id="194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</w:pPr>
      <w:r w:rsidRPr="003504AA">
        <w:rPr>
          <w:rFonts w:ascii="Verdana" w:hAnsi="Verdana"/>
          <w:b/>
          <w:bCs/>
          <w:lang w:val="en-GB"/>
          <w:rPrChange w:id="195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What colour is T</w:t>
      </w:r>
      <w:r w:rsidR="00094A4A" w:rsidRPr="003504AA">
        <w:rPr>
          <w:rFonts w:ascii="Verdana" w:hAnsi="Verdana"/>
          <w:b/>
          <w:bCs/>
          <w:lang w:val="en-GB"/>
          <w:rPrChange w:id="196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IN</w:t>
      </w:r>
      <w:r w:rsidRPr="003504AA">
        <w:rPr>
          <w:rFonts w:ascii="Verdana" w:hAnsi="Verdana"/>
          <w:b/>
          <w:bCs/>
          <w:lang w:val="en-GB"/>
          <w:rPrChange w:id="197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’s hair?</w:t>
      </w:r>
    </w:p>
    <w:p w14:paraId="37CD9B44" w14:textId="0DB49FED" w:rsidR="004469DB" w:rsidRPr="003504AA" w:rsidRDefault="004469DB" w:rsidP="002A2F0F">
      <w:pPr>
        <w:adjustRightInd w:val="0"/>
        <w:snapToGrid w:val="0"/>
        <w:ind w:firstLine="360"/>
        <w:rPr>
          <w:rFonts w:ascii="Verdana" w:hAnsi="Verdana"/>
          <w:lang w:val="en-GB"/>
          <w:rPrChange w:id="198" w:author="Gareth Harding" w:date="2025-07-09T09:58:00Z" w16du:dateUtc="2025-07-09T07:58:00Z">
            <w:rPr>
              <w:rFonts w:ascii="Verdana" w:hAnsi="Verdana"/>
              <w:lang w:val="es-ES_tradnl"/>
            </w:rPr>
          </w:rPrChange>
        </w:rPr>
      </w:pPr>
      <w:r w:rsidRPr="003504AA">
        <w:rPr>
          <w:rFonts w:ascii="Verdana" w:hAnsi="Verdana"/>
          <w:lang w:val="en-GB"/>
          <w:rPrChange w:id="199" w:author="Gareth Harding" w:date="2025-07-09T09:58:00Z" w16du:dateUtc="2025-07-09T07:58:00Z">
            <w:rPr>
              <w:rFonts w:ascii="Verdana" w:hAnsi="Verdana"/>
              <w:lang w:val="es-ES_tradnl"/>
            </w:rPr>
          </w:rPrChange>
        </w:rPr>
        <w:t>T</w:t>
      </w:r>
      <w:r w:rsidR="00094A4A" w:rsidRPr="003504AA">
        <w:rPr>
          <w:rFonts w:ascii="Verdana" w:hAnsi="Verdana"/>
          <w:lang w:val="en-GB"/>
          <w:rPrChange w:id="200" w:author="Gareth Harding" w:date="2025-07-09T09:58:00Z" w16du:dateUtc="2025-07-09T07:58:00Z">
            <w:rPr>
              <w:rFonts w:ascii="Verdana" w:hAnsi="Verdana"/>
              <w:lang w:val="es-ES_tradnl"/>
            </w:rPr>
          </w:rPrChange>
        </w:rPr>
        <w:t>IN</w:t>
      </w:r>
      <w:r w:rsidR="00BE50D0" w:rsidRPr="003504AA">
        <w:rPr>
          <w:rFonts w:ascii="Verdana" w:hAnsi="Verdana"/>
          <w:lang w:val="en-GB"/>
          <w:rPrChange w:id="201" w:author="Gareth Harding" w:date="2025-07-09T09:58:00Z" w16du:dateUtc="2025-07-09T07:58:00Z">
            <w:rPr>
              <w:rFonts w:ascii="Verdana" w:hAnsi="Verdana"/>
              <w:lang w:val="es-ES_tradnl"/>
            </w:rPr>
          </w:rPrChange>
        </w:rPr>
        <w:t xml:space="preserve"> has</w:t>
      </w:r>
      <w:r w:rsidRPr="003504AA">
        <w:rPr>
          <w:rFonts w:ascii="Verdana" w:hAnsi="Verdana"/>
          <w:lang w:val="en-GB"/>
          <w:rPrChange w:id="202" w:author="Gareth Harding" w:date="2025-07-09T09:58:00Z" w16du:dateUtc="2025-07-09T07:58:00Z">
            <w:rPr>
              <w:rFonts w:ascii="Verdana" w:hAnsi="Verdana"/>
              <w:lang w:val="es-ES_tradnl"/>
            </w:rPr>
          </w:rPrChange>
        </w:rPr>
        <w:t xml:space="preserve"> </w:t>
      </w:r>
      <w:r w:rsidR="00BE50D0" w:rsidRPr="003504AA">
        <w:rPr>
          <w:rFonts w:ascii="Verdana" w:hAnsi="Verdana"/>
          <w:lang w:val="en-GB"/>
          <w:rPrChange w:id="203" w:author="Gareth Harding" w:date="2025-07-09T09:58:00Z" w16du:dateUtc="2025-07-09T07:58:00Z">
            <w:rPr>
              <w:rFonts w:ascii="Verdana" w:hAnsi="Verdana"/>
              <w:lang w:val="es-ES_tradnl"/>
            </w:rPr>
          </w:rPrChange>
        </w:rPr>
        <w:t>red hair</w:t>
      </w:r>
      <w:del w:id="204" w:author="Gareth Harding" w:date="2025-07-09T17:05:00Z" w16du:dateUtc="2025-07-09T15:05:00Z">
        <w:r w:rsidRPr="003504AA" w:rsidDel="0032236C">
          <w:rPr>
            <w:rFonts w:ascii="Verdana" w:hAnsi="Verdana"/>
            <w:lang w:val="en-GB"/>
            <w:rPrChange w:id="205" w:author="Gareth Harding" w:date="2025-07-09T09:58:00Z" w16du:dateUtc="2025-07-09T07:58:00Z">
              <w:rPr>
                <w:rFonts w:ascii="Verdana" w:hAnsi="Verdana"/>
                <w:lang w:val="es-ES_tradnl"/>
              </w:rPr>
            </w:rPrChange>
          </w:rPr>
          <w:delText>.</w:delText>
        </w:r>
      </w:del>
    </w:p>
    <w:p w14:paraId="63FE68CD" w14:textId="14482A78" w:rsidR="00BE50D0" w:rsidRPr="003504AA" w:rsidRDefault="00BE50D0" w:rsidP="00BE50D0">
      <w:pPr>
        <w:adjustRightInd w:val="0"/>
        <w:snapToGrid w:val="0"/>
        <w:ind w:firstLine="360"/>
        <w:rPr>
          <w:rFonts w:ascii="Verdana" w:hAnsi="Verdana"/>
          <w:lang w:val="en-GB"/>
          <w:rPrChange w:id="206" w:author="Gareth Harding" w:date="2025-07-09T09:58:00Z" w16du:dateUtc="2025-07-09T07:58:00Z">
            <w:rPr>
              <w:rFonts w:ascii="Verdana" w:hAnsi="Verdana"/>
              <w:lang w:val="es-ES_tradnl"/>
            </w:rPr>
          </w:rPrChange>
        </w:rPr>
      </w:pPr>
      <w:r w:rsidRPr="003504AA">
        <w:rPr>
          <w:rFonts w:ascii="Verdana" w:hAnsi="Verdana"/>
          <w:highlight w:val="yellow"/>
          <w:lang w:val="en-GB"/>
          <w:rPrChange w:id="207" w:author="Gareth Harding" w:date="2025-07-09T09:58:00Z" w16du:dateUtc="2025-07-09T07:58:00Z">
            <w:rPr>
              <w:rFonts w:ascii="Verdana" w:hAnsi="Verdana"/>
              <w:highlight w:val="yellow"/>
              <w:lang w:val="es-ES_tradnl"/>
            </w:rPr>
          </w:rPrChange>
        </w:rPr>
        <w:t>TIN has blue hair</w:t>
      </w:r>
      <w:del w:id="208" w:author="Gareth Harding" w:date="2025-07-09T17:05:00Z" w16du:dateUtc="2025-07-09T15:05:00Z">
        <w:r w:rsidRPr="003504AA" w:rsidDel="0032236C">
          <w:rPr>
            <w:rFonts w:ascii="Verdana" w:hAnsi="Verdana"/>
            <w:highlight w:val="yellow"/>
            <w:lang w:val="en-GB"/>
            <w:rPrChange w:id="209" w:author="Gareth Harding" w:date="2025-07-09T09:58:00Z" w16du:dateUtc="2025-07-09T07:58:00Z">
              <w:rPr>
                <w:rFonts w:ascii="Verdana" w:hAnsi="Verdana"/>
                <w:highlight w:val="yellow"/>
                <w:lang w:val="es-ES_tradnl"/>
              </w:rPr>
            </w:rPrChange>
          </w:rPr>
          <w:delText>.</w:delText>
        </w:r>
      </w:del>
    </w:p>
    <w:p w14:paraId="2999A1FF" w14:textId="77777777" w:rsidR="004469DB" w:rsidRPr="003504AA" w:rsidRDefault="004469DB" w:rsidP="002A2F0F">
      <w:pPr>
        <w:adjustRightInd w:val="0"/>
        <w:snapToGrid w:val="0"/>
        <w:rPr>
          <w:rFonts w:ascii="Verdana" w:hAnsi="Verdana"/>
          <w:lang w:val="en-GB"/>
          <w:rPrChange w:id="210" w:author="Gareth Harding" w:date="2025-07-09T09:58:00Z" w16du:dateUtc="2025-07-09T07:58:00Z">
            <w:rPr>
              <w:rFonts w:ascii="Verdana" w:hAnsi="Verdana"/>
              <w:lang w:val="es-ES_tradnl"/>
            </w:rPr>
          </w:rPrChange>
        </w:rPr>
      </w:pPr>
    </w:p>
    <w:p w14:paraId="3EF84A44" w14:textId="1CBC81A7" w:rsidR="009216D7" w:rsidRPr="003504AA" w:rsidRDefault="009216D7" w:rsidP="002A2F0F">
      <w:pPr>
        <w:pStyle w:val="Prrafodelista"/>
        <w:numPr>
          <w:ilvl w:val="0"/>
          <w:numId w:val="9"/>
        </w:numPr>
        <w:adjustRightInd w:val="0"/>
        <w:snapToGrid w:val="0"/>
        <w:contextualSpacing w:val="0"/>
        <w:rPr>
          <w:rFonts w:ascii="Verdana" w:hAnsi="Verdana"/>
          <w:b/>
          <w:bCs/>
          <w:lang w:val="en-GB"/>
          <w:rPrChange w:id="211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</w:pPr>
      <w:r w:rsidRPr="003504AA">
        <w:rPr>
          <w:rFonts w:ascii="Verdana" w:hAnsi="Verdana"/>
          <w:b/>
          <w:bCs/>
          <w:lang w:val="en-GB"/>
          <w:rPrChange w:id="212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He has one big nose.</w:t>
      </w:r>
    </w:p>
    <w:p w14:paraId="0D26190C" w14:textId="566A9215" w:rsidR="009216D7" w:rsidRPr="004E5A07" w:rsidRDefault="009216D7" w:rsidP="002A2F0F">
      <w:pPr>
        <w:pStyle w:val="Prrafodelista"/>
        <w:adjustRightInd w:val="0"/>
        <w:snapToGrid w:val="0"/>
        <w:ind w:left="360"/>
        <w:contextualSpacing w:val="0"/>
        <w:rPr>
          <w:rFonts w:ascii="Verdana" w:hAnsi="Verdana"/>
        </w:rPr>
      </w:pPr>
      <w:r w:rsidRPr="004E5A07">
        <w:rPr>
          <w:rFonts w:ascii="Verdana" w:hAnsi="Verdana"/>
          <w:highlight w:val="yellow"/>
        </w:rPr>
        <w:t>True</w:t>
      </w:r>
    </w:p>
    <w:p w14:paraId="48EB07FA" w14:textId="48E3313C" w:rsidR="009216D7" w:rsidRPr="004E5A07" w:rsidRDefault="009216D7" w:rsidP="002A2F0F">
      <w:pPr>
        <w:pStyle w:val="Prrafodelista"/>
        <w:adjustRightInd w:val="0"/>
        <w:snapToGrid w:val="0"/>
        <w:ind w:left="360"/>
        <w:contextualSpacing w:val="0"/>
        <w:rPr>
          <w:rFonts w:ascii="Verdana" w:hAnsi="Verdana"/>
        </w:rPr>
      </w:pPr>
      <w:r w:rsidRPr="004E5A07">
        <w:rPr>
          <w:rFonts w:ascii="Verdana" w:hAnsi="Verdana"/>
        </w:rPr>
        <w:t>False</w:t>
      </w:r>
    </w:p>
    <w:p w14:paraId="32AFA85B" w14:textId="77777777" w:rsidR="009216D7" w:rsidRPr="004E5A07" w:rsidRDefault="009216D7" w:rsidP="002A2F0F">
      <w:pPr>
        <w:pStyle w:val="Prrafodelista"/>
        <w:adjustRightInd w:val="0"/>
        <w:snapToGrid w:val="0"/>
        <w:ind w:left="360"/>
        <w:contextualSpacing w:val="0"/>
        <w:rPr>
          <w:rFonts w:ascii="Verdana" w:hAnsi="Verdana"/>
          <w:b/>
          <w:bCs/>
        </w:rPr>
      </w:pPr>
    </w:p>
    <w:p w14:paraId="2A189C3E" w14:textId="77777777" w:rsidR="009216D7" w:rsidRPr="004E5A07" w:rsidRDefault="009216D7" w:rsidP="002A2F0F">
      <w:pPr>
        <w:pStyle w:val="Prrafodelista"/>
        <w:numPr>
          <w:ilvl w:val="0"/>
          <w:numId w:val="9"/>
        </w:numPr>
        <w:adjustRightInd w:val="0"/>
        <w:snapToGrid w:val="0"/>
        <w:contextualSpacing w:val="0"/>
        <w:rPr>
          <w:rFonts w:ascii="Verdana" w:hAnsi="Verdana"/>
          <w:b/>
          <w:bCs/>
        </w:rPr>
      </w:pPr>
      <w:proofErr w:type="spellStart"/>
      <w:r w:rsidRPr="004E5A07">
        <w:rPr>
          <w:rFonts w:ascii="Verdana" w:hAnsi="Verdana"/>
          <w:b/>
          <w:bCs/>
        </w:rPr>
        <w:t>His</w:t>
      </w:r>
      <w:proofErr w:type="spellEnd"/>
      <w:r w:rsidRPr="004E5A07">
        <w:rPr>
          <w:rFonts w:ascii="Verdana" w:hAnsi="Verdana"/>
          <w:b/>
          <w:bCs/>
        </w:rPr>
        <w:t xml:space="preserve"> </w:t>
      </w:r>
      <w:proofErr w:type="spellStart"/>
      <w:r w:rsidRPr="004E5A07">
        <w:rPr>
          <w:rFonts w:ascii="Verdana" w:hAnsi="Verdana"/>
          <w:b/>
          <w:bCs/>
        </w:rPr>
        <w:t>cheeks</w:t>
      </w:r>
      <w:proofErr w:type="spellEnd"/>
      <w:r w:rsidRPr="004E5A07">
        <w:rPr>
          <w:rFonts w:ascii="Verdana" w:hAnsi="Verdana"/>
          <w:b/>
          <w:bCs/>
        </w:rPr>
        <w:t xml:space="preserve"> are red.</w:t>
      </w:r>
    </w:p>
    <w:p w14:paraId="06A193EE" w14:textId="77777777" w:rsidR="009216D7" w:rsidRPr="004E5A07" w:rsidRDefault="009216D7" w:rsidP="002A2F0F">
      <w:pPr>
        <w:pStyle w:val="Prrafodelista"/>
        <w:adjustRightInd w:val="0"/>
        <w:snapToGrid w:val="0"/>
        <w:ind w:left="360"/>
        <w:contextualSpacing w:val="0"/>
        <w:rPr>
          <w:rFonts w:ascii="Verdana" w:hAnsi="Verdana"/>
        </w:rPr>
      </w:pPr>
      <w:r w:rsidRPr="004E5A07">
        <w:rPr>
          <w:rFonts w:ascii="Verdana" w:hAnsi="Verdana"/>
          <w:highlight w:val="yellow"/>
        </w:rPr>
        <w:t>True</w:t>
      </w:r>
    </w:p>
    <w:p w14:paraId="7FB4BB91" w14:textId="77777777" w:rsidR="009216D7" w:rsidRPr="004E5A07" w:rsidRDefault="009216D7" w:rsidP="002A2F0F">
      <w:pPr>
        <w:pStyle w:val="Prrafodelista"/>
        <w:adjustRightInd w:val="0"/>
        <w:snapToGrid w:val="0"/>
        <w:ind w:left="360"/>
        <w:contextualSpacing w:val="0"/>
        <w:rPr>
          <w:rFonts w:ascii="Verdana" w:hAnsi="Verdana"/>
        </w:rPr>
      </w:pPr>
      <w:r w:rsidRPr="004E5A07">
        <w:rPr>
          <w:rFonts w:ascii="Verdana" w:hAnsi="Verdana"/>
        </w:rPr>
        <w:t>False</w:t>
      </w:r>
    </w:p>
    <w:p w14:paraId="3420C920" w14:textId="77777777" w:rsidR="009216D7" w:rsidRPr="004E5A07" w:rsidRDefault="009216D7" w:rsidP="002A2F0F">
      <w:pPr>
        <w:pStyle w:val="Prrafodelista"/>
        <w:adjustRightInd w:val="0"/>
        <w:snapToGrid w:val="0"/>
        <w:ind w:left="360"/>
        <w:contextualSpacing w:val="0"/>
        <w:rPr>
          <w:rFonts w:ascii="Verdana" w:hAnsi="Verdana"/>
          <w:b/>
          <w:bCs/>
        </w:rPr>
      </w:pPr>
    </w:p>
    <w:p w14:paraId="56D6A90D" w14:textId="1AF919AE" w:rsidR="009216D7" w:rsidRPr="004E5A07" w:rsidRDefault="009216D7" w:rsidP="002A2F0F">
      <w:pPr>
        <w:pStyle w:val="Prrafodelista"/>
        <w:numPr>
          <w:ilvl w:val="0"/>
          <w:numId w:val="9"/>
        </w:numPr>
        <w:adjustRightInd w:val="0"/>
        <w:snapToGrid w:val="0"/>
        <w:contextualSpacing w:val="0"/>
        <w:rPr>
          <w:rFonts w:ascii="Verdana" w:hAnsi="Verdana"/>
          <w:b/>
          <w:bCs/>
        </w:rPr>
      </w:pPr>
      <w:r w:rsidRPr="004E5A07">
        <w:rPr>
          <w:rFonts w:ascii="Verdana" w:hAnsi="Verdana"/>
          <w:b/>
          <w:bCs/>
        </w:rPr>
        <w:t xml:space="preserve">He has </w:t>
      </w:r>
      <w:proofErr w:type="spellStart"/>
      <w:r w:rsidRPr="004E5A07">
        <w:rPr>
          <w:rFonts w:ascii="Verdana" w:hAnsi="Verdana"/>
          <w:b/>
          <w:bCs/>
        </w:rPr>
        <w:t>fingers</w:t>
      </w:r>
      <w:proofErr w:type="spellEnd"/>
      <w:r w:rsidR="00BA2022" w:rsidRPr="004E5A07">
        <w:rPr>
          <w:rFonts w:ascii="Verdana" w:hAnsi="Verdana"/>
          <w:b/>
          <w:bCs/>
        </w:rPr>
        <w:t>.</w:t>
      </w:r>
    </w:p>
    <w:p w14:paraId="382B07D9" w14:textId="77777777" w:rsidR="009216D7" w:rsidRPr="004E5A07" w:rsidRDefault="009216D7" w:rsidP="002A2F0F">
      <w:pPr>
        <w:pStyle w:val="Prrafodelista"/>
        <w:adjustRightInd w:val="0"/>
        <w:snapToGrid w:val="0"/>
        <w:ind w:left="360"/>
        <w:contextualSpacing w:val="0"/>
        <w:rPr>
          <w:rFonts w:ascii="Verdana" w:hAnsi="Verdana"/>
        </w:rPr>
      </w:pPr>
      <w:r w:rsidRPr="004E5A07">
        <w:rPr>
          <w:rFonts w:ascii="Verdana" w:hAnsi="Verdana"/>
        </w:rPr>
        <w:t>True</w:t>
      </w:r>
    </w:p>
    <w:p w14:paraId="65D8EACB" w14:textId="77777777" w:rsidR="009216D7" w:rsidRPr="004E5A07" w:rsidRDefault="009216D7" w:rsidP="002A2F0F">
      <w:pPr>
        <w:pStyle w:val="Prrafodelista"/>
        <w:adjustRightInd w:val="0"/>
        <w:snapToGrid w:val="0"/>
        <w:ind w:left="360"/>
        <w:contextualSpacing w:val="0"/>
        <w:rPr>
          <w:rFonts w:ascii="Verdana" w:hAnsi="Verdana"/>
        </w:rPr>
      </w:pPr>
      <w:r w:rsidRPr="004E5A07">
        <w:rPr>
          <w:rFonts w:ascii="Verdana" w:hAnsi="Verdana"/>
          <w:highlight w:val="yellow"/>
        </w:rPr>
        <w:t>False</w:t>
      </w:r>
    </w:p>
    <w:p w14:paraId="3D20CDE9" w14:textId="77777777" w:rsidR="009216D7" w:rsidRPr="004E5A07" w:rsidRDefault="009216D7" w:rsidP="002A2F0F">
      <w:pPr>
        <w:pStyle w:val="Prrafodelista"/>
        <w:adjustRightInd w:val="0"/>
        <w:snapToGrid w:val="0"/>
        <w:ind w:left="360"/>
        <w:contextualSpacing w:val="0"/>
        <w:rPr>
          <w:rFonts w:ascii="Verdana" w:hAnsi="Verdana"/>
          <w:b/>
          <w:bCs/>
        </w:rPr>
      </w:pPr>
    </w:p>
    <w:p w14:paraId="0B47DE06" w14:textId="7972F84C" w:rsidR="009216D7" w:rsidRPr="003504AA" w:rsidRDefault="009216D7" w:rsidP="002A2F0F">
      <w:pPr>
        <w:pStyle w:val="Prrafodelista"/>
        <w:numPr>
          <w:ilvl w:val="0"/>
          <w:numId w:val="9"/>
        </w:numPr>
        <w:adjustRightInd w:val="0"/>
        <w:snapToGrid w:val="0"/>
        <w:contextualSpacing w:val="0"/>
        <w:rPr>
          <w:rFonts w:ascii="Verdana" w:hAnsi="Verdana"/>
          <w:b/>
          <w:bCs/>
          <w:lang w:val="en-GB"/>
          <w:rPrChange w:id="213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</w:pPr>
      <w:r w:rsidRPr="003504AA">
        <w:rPr>
          <w:rFonts w:ascii="Verdana" w:hAnsi="Verdana"/>
          <w:b/>
          <w:bCs/>
          <w:lang w:val="en-GB"/>
          <w:rPrChange w:id="214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What does TIN do with his feet?</w:t>
      </w:r>
    </w:p>
    <w:p w14:paraId="555EB496" w14:textId="416E0F3B" w:rsidR="009216D7" w:rsidRPr="004E5A07" w:rsidRDefault="009216D7" w:rsidP="002A2F0F">
      <w:pPr>
        <w:pStyle w:val="Prrafodelista"/>
        <w:adjustRightInd w:val="0"/>
        <w:snapToGrid w:val="0"/>
        <w:ind w:left="360"/>
        <w:contextualSpacing w:val="0"/>
        <w:rPr>
          <w:rFonts w:ascii="Verdana" w:hAnsi="Verdana"/>
        </w:rPr>
      </w:pPr>
      <w:r w:rsidRPr="004E5A07">
        <w:rPr>
          <w:rFonts w:ascii="Verdana" w:hAnsi="Verdana"/>
          <w:highlight w:val="yellow"/>
        </w:rPr>
        <w:t xml:space="preserve">He </w:t>
      </w:r>
      <w:proofErr w:type="spellStart"/>
      <w:r w:rsidRPr="004E5A07">
        <w:rPr>
          <w:rFonts w:ascii="Verdana" w:hAnsi="Verdana"/>
          <w:highlight w:val="yellow"/>
        </w:rPr>
        <w:t>jumps</w:t>
      </w:r>
      <w:proofErr w:type="spellEnd"/>
      <w:del w:id="215" w:author="Gareth Harding" w:date="2025-07-09T17:06:00Z" w16du:dateUtc="2025-07-09T15:06:00Z">
        <w:r w:rsidRPr="004E5A07" w:rsidDel="0032236C">
          <w:rPr>
            <w:rFonts w:ascii="Verdana" w:hAnsi="Verdana"/>
            <w:highlight w:val="yellow"/>
          </w:rPr>
          <w:delText>.</w:delText>
        </w:r>
      </w:del>
    </w:p>
    <w:p w14:paraId="7D0E93D6" w14:textId="6BD2086F" w:rsidR="009216D7" w:rsidRPr="004E5A07" w:rsidRDefault="009216D7" w:rsidP="002A2F0F">
      <w:pPr>
        <w:pStyle w:val="Prrafodelista"/>
        <w:adjustRightInd w:val="0"/>
        <w:snapToGrid w:val="0"/>
        <w:ind w:left="360"/>
        <w:contextualSpacing w:val="0"/>
        <w:rPr>
          <w:rFonts w:ascii="Verdana" w:hAnsi="Verdana"/>
        </w:rPr>
      </w:pPr>
      <w:r w:rsidRPr="004E5A07">
        <w:rPr>
          <w:rFonts w:ascii="Verdana" w:hAnsi="Verdana"/>
        </w:rPr>
        <w:t xml:space="preserve">He </w:t>
      </w:r>
      <w:proofErr w:type="spellStart"/>
      <w:r w:rsidRPr="004E5A07">
        <w:rPr>
          <w:rFonts w:ascii="Verdana" w:hAnsi="Verdana"/>
        </w:rPr>
        <w:t>walks</w:t>
      </w:r>
      <w:proofErr w:type="spellEnd"/>
      <w:del w:id="216" w:author="Gareth Harding" w:date="2025-07-09T17:06:00Z" w16du:dateUtc="2025-07-09T15:06:00Z">
        <w:r w:rsidRPr="004E5A07" w:rsidDel="0032236C">
          <w:rPr>
            <w:rFonts w:ascii="Verdana" w:hAnsi="Verdana"/>
          </w:rPr>
          <w:delText>.</w:delText>
        </w:r>
      </w:del>
    </w:p>
    <w:p w14:paraId="53E2520E" w14:textId="77777777" w:rsidR="009216D7" w:rsidRPr="004E5A07" w:rsidRDefault="009216D7" w:rsidP="002A2F0F">
      <w:pPr>
        <w:adjustRightInd w:val="0"/>
        <w:snapToGrid w:val="0"/>
        <w:rPr>
          <w:rFonts w:ascii="Verdana" w:hAnsi="Verdana"/>
          <w:color w:val="D1D1D1" w:themeColor="background2" w:themeShade="E6"/>
          <w:lang w:val="es-ES_tradnl"/>
        </w:rPr>
      </w:pPr>
    </w:p>
    <w:p w14:paraId="4233A026" w14:textId="77777777" w:rsidR="004469DB" w:rsidRPr="004E5A07" w:rsidRDefault="004469DB" w:rsidP="002A2F0F">
      <w:pPr>
        <w:adjustRightInd w:val="0"/>
        <w:snapToGrid w:val="0"/>
        <w:rPr>
          <w:rFonts w:ascii="Verdana" w:hAnsi="Verdana"/>
          <w:lang w:val="es-ES_tradnl"/>
        </w:rPr>
      </w:pPr>
    </w:p>
    <w:p w14:paraId="1F027F84" w14:textId="77777777" w:rsidR="00123A3A" w:rsidRPr="004E5A07" w:rsidRDefault="00123A3A" w:rsidP="002A2F0F">
      <w:pPr>
        <w:adjustRightInd w:val="0"/>
        <w:snapToGrid w:val="0"/>
        <w:rPr>
          <w:rFonts w:ascii="Verdana" w:hAnsi="Verdana"/>
          <w:lang w:val="es-ES_tradnl"/>
        </w:rPr>
      </w:pPr>
    </w:p>
    <w:p w14:paraId="1D347884" w14:textId="77777777" w:rsidR="00123A3A" w:rsidRPr="004E5A07" w:rsidRDefault="00123A3A" w:rsidP="002A2F0F">
      <w:pPr>
        <w:adjustRightInd w:val="0"/>
        <w:snapToGrid w:val="0"/>
        <w:rPr>
          <w:rFonts w:ascii="Verdana" w:hAnsi="Verdana"/>
          <w:lang w:val="es-ES_tradnl"/>
        </w:rPr>
      </w:pPr>
    </w:p>
    <w:p w14:paraId="7D071CD5" w14:textId="77777777" w:rsidR="00123A3A" w:rsidRPr="004E5A07" w:rsidRDefault="00123A3A" w:rsidP="002A2F0F">
      <w:pPr>
        <w:adjustRightInd w:val="0"/>
        <w:snapToGrid w:val="0"/>
        <w:rPr>
          <w:rFonts w:ascii="Verdana" w:hAnsi="Verdana"/>
          <w:lang w:val="es-ES_tradnl"/>
        </w:rPr>
      </w:pPr>
    </w:p>
    <w:p w14:paraId="74DF3D85" w14:textId="77777777" w:rsidR="00123A3A" w:rsidRPr="004E5A07" w:rsidRDefault="00123A3A" w:rsidP="002A2F0F">
      <w:pPr>
        <w:adjustRightInd w:val="0"/>
        <w:snapToGrid w:val="0"/>
        <w:rPr>
          <w:rFonts w:ascii="Verdana" w:hAnsi="Verdana"/>
          <w:lang w:val="es-ES_tradnl"/>
        </w:rPr>
      </w:pPr>
    </w:p>
    <w:p w14:paraId="4531D939" w14:textId="77777777" w:rsidR="00CB3521" w:rsidRPr="004E5A07" w:rsidRDefault="00CB3521" w:rsidP="002A2F0F">
      <w:pPr>
        <w:adjustRightInd w:val="0"/>
        <w:snapToGrid w:val="0"/>
        <w:rPr>
          <w:rFonts w:ascii="Verdana" w:hAnsi="Verdana"/>
          <w:lang w:val="es-ES_tradnl"/>
        </w:rPr>
      </w:pPr>
    </w:p>
    <w:p w14:paraId="25B5F171" w14:textId="77777777" w:rsidR="00CB3521" w:rsidRPr="004E5A07" w:rsidRDefault="00CB3521" w:rsidP="002A2F0F">
      <w:pPr>
        <w:adjustRightInd w:val="0"/>
        <w:snapToGrid w:val="0"/>
        <w:rPr>
          <w:rFonts w:ascii="Verdana" w:hAnsi="Verdana"/>
          <w:lang w:val="es-ES_tradnl"/>
        </w:rPr>
      </w:pPr>
    </w:p>
    <w:p w14:paraId="19E03266" w14:textId="77777777" w:rsidR="00CB3521" w:rsidRPr="004E5A07" w:rsidRDefault="00CB3521" w:rsidP="002A2F0F">
      <w:pPr>
        <w:adjustRightInd w:val="0"/>
        <w:snapToGrid w:val="0"/>
        <w:rPr>
          <w:rFonts w:ascii="Verdana" w:hAnsi="Verdana"/>
          <w:lang w:val="es-ES_tradnl"/>
        </w:rPr>
      </w:pPr>
    </w:p>
    <w:p w14:paraId="3F34E61F" w14:textId="77777777" w:rsidR="00CB3521" w:rsidRPr="004E5A07" w:rsidDel="00B30A88" w:rsidRDefault="00CB3521" w:rsidP="002A2F0F">
      <w:pPr>
        <w:adjustRightInd w:val="0"/>
        <w:snapToGrid w:val="0"/>
        <w:rPr>
          <w:del w:id="217" w:author="Gareth Harding" w:date="2025-07-09T17:15:00Z" w16du:dateUtc="2025-07-09T15:15:00Z"/>
          <w:rFonts w:ascii="Verdana" w:hAnsi="Verdana"/>
          <w:lang w:val="es-ES_tradnl"/>
        </w:rPr>
      </w:pPr>
    </w:p>
    <w:p w14:paraId="0C92AD41" w14:textId="77777777" w:rsidR="00030ABC" w:rsidRPr="004E5A07" w:rsidRDefault="00030ABC" w:rsidP="002A2F0F">
      <w:pPr>
        <w:adjustRightInd w:val="0"/>
        <w:snapToGrid w:val="0"/>
        <w:rPr>
          <w:rFonts w:ascii="Verdana" w:hAnsi="Verdana"/>
          <w:lang w:val="es-ES_tradnl"/>
        </w:rPr>
      </w:pPr>
    </w:p>
    <w:p w14:paraId="0E89C530" w14:textId="77777777" w:rsidR="000405AF" w:rsidRPr="004E5A07" w:rsidRDefault="000405AF" w:rsidP="002A2F0F">
      <w:pPr>
        <w:adjustRightInd w:val="0"/>
        <w:snapToGrid w:val="0"/>
        <w:rPr>
          <w:rFonts w:ascii="Verdana" w:hAnsi="Verdana"/>
        </w:rPr>
      </w:pPr>
    </w:p>
    <w:p w14:paraId="57FC083C" w14:textId="180B825B" w:rsidR="008D5F5E" w:rsidRPr="004E5A07" w:rsidRDefault="008D5F5E" w:rsidP="00285995">
      <w:pPr>
        <w:pStyle w:val="Prrafodelista"/>
        <w:numPr>
          <w:ilvl w:val="0"/>
          <w:numId w:val="15"/>
        </w:numPr>
        <w:adjustRightInd w:val="0"/>
        <w:snapToGrid w:val="0"/>
        <w:contextualSpacing w:val="0"/>
        <w:rPr>
          <w:rFonts w:ascii="Verdana" w:hAnsi="Verdana"/>
          <w:b/>
          <w:bCs/>
          <w:color w:val="215E99" w:themeColor="text2" w:themeTint="BF"/>
        </w:rPr>
      </w:pPr>
      <w:proofErr w:type="spellStart"/>
      <w:r w:rsidRPr="004E5A07">
        <w:rPr>
          <w:rFonts w:ascii="Verdana" w:hAnsi="Verdana"/>
          <w:b/>
          <w:bCs/>
          <w:color w:val="215E99" w:themeColor="text2" w:themeTint="BF"/>
        </w:rPr>
        <w:lastRenderedPageBreak/>
        <w:t>Hello</w:t>
      </w:r>
      <w:proofErr w:type="spellEnd"/>
      <w:r w:rsidRPr="004E5A07">
        <w:rPr>
          <w:rFonts w:ascii="Verdana" w:hAnsi="Verdana"/>
          <w:b/>
          <w:bCs/>
          <w:color w:val="215E99" w:themeColor="text2" w:themeTint="BF"/>
        </w:rPr>
        <w:t xml:space="preserve">, </w:t>
      </w:r>
      <w:proofErr w:type="spellStart"/>
      <w:r w:rsidRPr="004E5A07">
        <w:rPr>
          <w:rFonts w:ascii="Verdana" w:hAnsi="Verdana"/>
          <w:b/>
          <w:bCs/>
          <w:color w:val="215E99" w:themeColor="text2" w:themeTint="BF"/>
        </w:rPr>
        <w:t>My</w:t>
      </w:r>
      <w:proofErr w:type="spellEnd"/>
      <w:r w:rsidRPr="004E5A07">
        <w:rPr>
          <w:rFonts w:ascii="Verdana" w:hAnsi="Verdana"/>
          <w:b/>
          <w:bCs/>
          <w:color w:val="215E99" w:themeColor="text2" w:themeTint="BF"/>
        </w:rPr>
        <w:t xml:space="preserve"> </w:t>
      </w:r>
      <w:proofErr w:type="spellStart"/>
      <w:r w:rsidRPr="004E5A07">
        <w:rPr>
          <w:rFonts w:ascii="Verdana" w:hAnsi="Verdana"/>
          <w:b/>
          <w:bCs/>
          <w:color w:val="215E99" w:themeColor="text2" w:themeTint="BF"/>
        </w:rPr>
        <w:t>Name</w:t>
      </w:r>
      <w:proofErr w:type="spellEnd"/>
      <w:r w:rsidRPr="004E5A07">
        <w:rPr>
          <w:rFonts w:ascii="Verdana" w:hAnsi="Verdana"/>
          <w:b/>
          <w:bCs/>
          <w:color w:val="215E99" w:themeColor="text2" w:themeTint="BF"/>
        </w:rPr>
        <w:t xml:space="preserve"> </w:t>
      </w:r>
      <w:proofErr w:type="spellStart"/>
      <w:r w:rsidRPr="004E5A07">
        <w:rPr>
          <w:rFonts w:ascii="Verdana" w:hAnsi="Verdana"/>
          <w:b/>
          <w:bCs/>
          <w:color w:val="215E99" w:themeColor="text2" w:themeTint="BF"/>
        </w:rPr>
        <w:t>is</w:t>
      </w:r>
      <w:proofErr w:type="spellEnd"/>
      <w:r w:rsidRPr="004E5A07">
        <w:rPr>
          <w:rFonts w:ascii="Verdana" w:hAnsi="Verdana"/>
          <w:b/>
          <w:bCs/>
          <w:color w:val="215E99" w:themeColor="text2" w:themeTint="BF"/>
        </w:rPr>
        <w:t xml:space="preserve"> Max</w:t>
      </w:r>
    </w:p>
    <w:p w14:paraId="7AD4D6DC" w14:textId="77777777" w:rsidR="008D5F5E" w:rsidRPr="004E5A07" w:rsidRDefault="008D5F5E" w:rsidP="002A2F0F">
      <w:pPr>
        <w:pStyle w:val="Prrafodelista"/>
        <w:adjustRightInd w:val="0"/>
        <w:snapToGrid w:val="0"/>
        <w:ind w:left="360"/>
        <w:contextualSpacing w:val="0"/>
        <w:rPr>
          <w:rFonts w:ascii="Verdana" w:hAnsi="Verdana"/>
        </w:rPr>
      </w:pPr>
    </w:p>
    <w:p w14:paraId="5243B9CB" w14:textId="77777777" w:rsidR="008D5F5E" w:rsidRPr="004E5A07" w:rsidRDefault="008D5F5E" w:rsidP="002A2F0F">
      <w:pPr>
        <w:adjustRightInd w:val="0"/>
        <w:snapToGrid w:val="0"/>
        <w:rPr>
          <w:rFonts w:ascii="Verdana" w:eastAsiaTheme="minorHAnsi" w:hAnsi="Verdana" w:cstheme="minorBidi"/>
          <w:kern w:val="2"/>
          <w:lang w:val="es-ES_tradnl" w:eastAsia="en-US"/>
          <w14:ligatures w14:val="standardContextual"/>
        </w:rPr>
      </w:pPr>
      <w:proofErr w:type="spellStart"/>
      <w:r w:rsidRPr="004E5A07">
        <w:rPr>
          <w:rFonts w:ascii="Verdana" w:eastAsiaTheme="minorHAnsi" w:hAnsi="Verdana" w:cstheme="minorBidi"/>
          <w:kern w:val="2"/>
          <w:lang w:val="es-ES_tradnl" w:eastAsia="en-US"/>
          <w14:ligatures w14:val="standardContextual"/>
        </w:rPr>
        <w:t>Hello</w:t>
      </w:r>
      <w:proofErr w:type="spellEnd"/>
      <w:r w:rsidRPr="004E5A07">
        <w:rPr>
          <w:rFonts w:ascii="Verdana" w:eastAsiaTheme="minorHAnsi" w:hAnsi="Verdana" w:cstheme="minorBidi"/>
          <w:kern w:val="2"/>
          <w:lang w:val="es-ES_tradnl" w:eastAsia="en-US"/>
          <w14:ligatures w14:val="standardContextual"/>
        </w:rPr>
        <w:t>!</w:t>
      </w:r>
    </w:p>
    <w:p w14:paraId="0B3B94F7" w14:textId="77777777" w:rsidR="008D5F5E" w:rsidRPr="004E5A07" w:rsidRDefault="008D5F5E" w:rsidP="002A2F0F">
      <w:pPr>
        <w:adjustRightInd w:val="0"/>
        <w:snapToGrid w:val="0"/>
        <w:rPr>
          <w:rFonts w:ascii="Verdana" w:eastAsiaTheme="minorHAnsi" w:hAnsi="Verdana" w:cstheme="minorBidi"/>
          <w:kern w:val="2"/>
          <w:lang w:val="es-ES_tradnl" w:eastAsia="en-US"/>
          <w14:ligatures w14:val="standardContextual"/>
        </w:rPr>
      </w:pPr>
      <w:proofErr w:type="spellStart"/>
      <w:r w:rsidRPr="004E5A07">
        <w:rPr>
          <w:rFonts w:ascii="Verdana" w:eastAsiaTheme="minorHAnsi" w:hAnsi="Verdana" w:cstheme="minorBidi"/>
          <w:kern w:val="2"/>
          <w:lang w:val="es-ES_tradnl" w:eastAsia="en-US"/>
          <w14:ligatures w14:val="standardContextual"/>
        </w:rPr>
        <w:t>My</w:t>
      </w:r>
      <w:proofErr w:type="spellEnd"/>
      <w:r w:rsidRPr="004E5A07">
        <w:rPr>
          <w:rFonts w:ascii="Verdana" w:eastAsiaTheme="minorHAnsi" w:hAnsi="Verdana" w:cstheme="minorBidi"/>
          <w:kern w:val="2"/>
          <w:lang w:val="es-ES_tradnl" w:eastAsia="en-US"/>
          <w14:ligatures w14:val="standardContextual"/>
        </w:rPr>
        <w:t xml:space="preserve"> </w:t>
      </w:r>
      <w:proofErr w:type="spellStart"/>
      <w:r w:rsidRPr="004E5A07">
        <w:rPr>
          <w:rFonts w:ascii="Verdana" w:eastAsiaTheme="minorHAnsi" w:hAnsi="Verdana" w:cstheme="minorBidi"/>
          <w:kern w:val="2"/>
          <w:lang w:val="es-ES_tradnl" w:eastAsia="en-US"/>
          <w14:ligatures w14:val="standardContextual"/>
        </w:rPr>
        <w:t>name</w:t>
      </w:r>
      <w:proofErr w:type="spellEnd"/>
      <w:r w:rsidRPr="004E5A07">
        <w:rPr>
          <w:rFonts w:ascii="Verdana" w:eastAsiaTheme="minorHAnsi" w:hAnsi="Verdana" w:cstheme="minorBidi"/>
          <w:kern w:val="2"/>
          <w:lang w:val="es-ES_tradnl" w:eastAsia="en-US"/>
          <w14:ligatures w14:val="standardContextual"/>
        </w:rPr>
        <w:t xml:space="preserve"> </w:t>
      </w:r>
      <w:proofErr w:type="spellStart"/>
      <w:r w:rsidRPr="004E5A07">
        <w:rPr>
          <w:rFonts w:ascii="Verdana" w:eastAsiaTheme="minorHAnsi" w:hAnsi="Verdana" w:cstheme="minorBidi"/>
          <w:kern w:val="2"/>
          <w:lang w:val="es-ES_tradnl" w:eastAsia="en-US"/>
          <w14:ligatures w14:val="standardContextual"/>
        </w:rPr>
        <w:t>is</w:t>
      </w:r>
      <w:proofErr w:type="spellEnd"/>
      <w:r w:rsidRPr="004E5A07">
        <w:rPr>
          <w:rFonts w:ascii="Verdana" w:eastAsiaTheme="minorHAnsi" w:hAnsi="Verdana" w:cstheme="minorBidi"/>
          <w:kern w:val="2"/>
          <w:lang w:val="es-ES_tradnl" w:eastAsia="en-US"/>
          <w14:ligatures w14:val="standardContextual"/>
        </w:rPr>
        <w:t xml:space="preserve"> Max.</w:t>
      </w:r>
    </w:p>
    <w:p w14:paraId="07CE70A5" w14:textId="77777777" w:rsidR="008D5F5E" w:rsidRPr="003504AA" w:rsidRDefault="008D5F5E" w:rsidP="002A2F0F">
      <w:pPr>
        <w:adjustRightInd w:val="0"/>
        <w:snapToGrid w:val="0"/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218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</w:pPr>
      <w:r w:rsidRPr="003504AA"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219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  <w:t>I am six years old.</w:t>
      </w:r>
    </w:p>
    <w:p w14:paraId="07E87E3E" w14:textId="77777777" w:rsidR="008D5F5E" w:rsidRPr="003504AA" w:rsidRDefault="008D5F5E" w:rsidP="002A2F0F">
      <w:pPr>
        <w:adjustRightInd w:val="0"/>
        <w:snapToGrid w:val="0"/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220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</w:pPr>
      <w:r w:rsidRPr="003504AA"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221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  <w:t>I have a dog. His name is Spot.</w:t>
      </w:r>
    </w:p>
    <w:p w14:paraId="20AC17E8" w14:textId="6FD63628" w:rsidR="008D5F5E" w:rsidRPr="003504AA" w:rsidRDefault="008D5F5E" w:rsidP="002A2F0F">
      <w:pPr>
        <w:adjustRightInd w:val="0"/>
        <w:snapToGrid w:val="0"/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222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</w:pPr>
      <w:r w:rsidRPr="003504AA"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223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  <w:t>Spot is two years old.</w:t>
      </w:r>
    </w:p>
    <w:p w14:paraId="19D3D56B" w14:textId="6879B579" w:rsidR="00DF5F94" w:rsidRPr="003504AA" w:rsidRDefault="00DF5F94" w:rsidP="002A2F0F">
      <w:pPr>
        <w:adjustRightInd w:val="0"/>
        <w:snapToGrid w:val="0"/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224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</w:pPr>
      <w:r w:rsidRPr="003504AA"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225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  <w:t>We play in the garden with a ball.</w:t>
      </w:r>
    </w:p>
    <w:p w14:paraId="14ECAD18" w14:textId="7D50BB69" w:rsidR="00E03D2B" w:rsidRPr="003504AA" w:rsidRDefault="00E03D2B" w:rsidP="002A2F0F">
      <w:pPr>
        <w:adjustRightInd w:val="0"/>
        <w:snapToGrid w:val="0"/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226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</w:pPr>
      <w:r w:rsidRPr="003504AA"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227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  <w:t>What is your name?</w:t>
      </w:r>
    </w:p>
    <w:p w14:paraId="570F5685" w14:textId="77777777" w:rsidR="008D5F5E" w:rsidRPr="003504AA" w:rsidRDefault="008D5F5E" w:rsidP="002A2F0F">
      <w:pPr>
        <w:adjustRightInd w:val="0"/>
        <w:snapToGrid w:val="0"/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228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</w:pPr>
      <w:r w:rsidRPr="003504AA"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229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  <w:t>How old are you?</w:t>
      </w:r>
    </w:p>
    <w:p w14:paraId="18769409" w14:textId="77777777" w:rsidR="00CB3521" w:rsidRPr="003504AA" w:rsidRDefault="00CB3521" w:rsidP="002A2F0F">
      <w:pPr>
        <w:adjustRightInd w:val="0"/>
        <w:snapToGrid w:val="0"/>
        <w:rPr>
          <w:rFonts w:ascii="Verdana" w:eastAsiaTheme="minorHAnsi" w:hAnsi="Verdana" w:cstheme="minorBidi"/>
          <w:kern w:val="2"/>
          <w:lang w:val="en-GB" w:eastAsia="en-US"/>
          <w14:ligatures w14:val="standardContextual"/>
          <w:rPrChange w:id="230" w:author="Gareth Harding" w:date="2025-07-09T09:58:00Z" w16du:dateUtc="2025-07-09T07:58:00Z">
            <w:rPr>
              <w:rFonts w:ascii="Verdana" w:eastAsiaTheme="minorHAnsi" w:hAnsi="Verdana" w:cstheme="minorBidi"/>
              <w:kern w:val="2"/>
              <w:lang w:val="es-ES_tradnl" w:eastAsia="en-US"/>
              <w14:ligatures w14:val="standardContextual"/>
            </w:rPr>
          </w:rPrChange>
        </w:rPr>
      </w:pPr>
    </w:p>
    <w:p w14:paraId="6F9A6967" w14:textId="77777777" w:rsidR="00494986" w:rsidRPr="004E5A07" w:rsidRDefault="00494986" w:rsidP="002A2F0F">
      <w:pPr>
        <w:adjustRightInd w:val="0"/>
        <w:snapToGrid w:val="0"/>
        <w:rPr>
          <w:rFonts w:ascii="Verdana" w:hAnsi="Verdana"/>
          <w:b/>
          <w:bCs/>
          <w:color w:val="00B050"/>
          <w:lang w:val="es-ES_tradnl"/>
        </w:rPr>
      </w:pPr>
      <w:proofErr w:type="spellStart"/>
      <w:r w:rsidRPr="004E5A07">
        <w:rPr>
          <w:rFonts w:ascii="Verdana" w:hAnsi="Verdana"/>
          <w:b/>
          <w:bCs/>
          <w:color w:val="00B050"/>
        </w:rPr>
        <w:t>Comprehension</w:t>
      </w:r>
      <w:proofErr w:type="spellEnd"/>
      <w:r w:rsidRPr="004E5A07">
        <w:rPr>
          <w:rFonts w:ascii="Verdana" w:hAnsi="Verdana"/>
          <w:b/>
          <w:bCs/>
          <w:color w:val="00B050"/>
        </w:rPr>
        <w:t xml:space="preserve"> </w:t>
      </w:r>
      <w:proofErr w:type="spellStart"/>
      <w:r w:rsidRPr="004E5A07">
        <w:rPr>
          <w:rFonts w:ascii="Verdana" w:hAnsi="Verdana"/>
          <w:b/>
          <w:bCs/>
          <w:color w:val="00B050"/>
        </w:rPr>
        <w:t>Questions</w:t>
      </w:r>
      <w:proofErr w:type="spellEnd"/>
    </w:p>
    <w:p w14:paraId="7A88DD30" w14:textId="77777777" w:rsidR="00494986" w:rsidRPr="004E5A07" w:rsidRDefault="00494986" w:rsidP="002A2F0F">
      <w:pPr>
        <w:adjustRightInd w:val="0"/>
        <w:snapToGrid w:val="0"/>
        <w:rPr>
          <w:rFonts w:ascii="Verdana" w:eastAsiaTheme="minorHAnsi" w:hAnsi="Verdana" w:cstheme="minorBidi"/>
          <w:kern w:val="2"/>
          <w:lang w:val="es-ES_tradnl" w:eastAsia="en-US"/>
          <w14:ligatures w14:val="standardContextual"/>
        </w:rPr>
      </w:pPr>
    </w:p>
    <w:p w14:paraId="168E3A3E" w14:textId="2434391B" w:rsidR="00DF315D" w:rsidRPr="004E5A07" w:rsidRDefault="00DF315D" w:rsidP="002A2F0F">
      <w:pPr>
        <w:pStyle w:val="p1"/>
        <w:numPr>
          <w:ilvl w:val="0"/>
          <w:numId w:val="17"/>
        </w:numPr>
        <w:adjustRightInd w:val="0"/>
        <w:snapToGrid w:val="0"/>
        <w:spacing w:before="0" w:beforeAutospacing="0" w:after="0" w:afterAutospacing="0"/>
        <w:rPr>
          <w:rFonts w:ascii="Verdana" w:hAnsi="Verdana"/>
          <w:b/>
          <w:bCs/>
        </w:rPr>
      </w:pPr>
      <w:proofErr w:type="spellStart"/>
      <w:r w:rsidRPr="004E5A07">
        <w:rPr>
          <w:rFonts w:ascii="Verdana" w:hAnsi="Verdana"/>
          <w:b/>
          <w:bCs/>
        </w:rPr>
        <w:t>How</w:t>
      </w:r>
      <w:proofErr w:type="spellEnd"/>
      <w:r w:rsidRPr="004E5A07">
        <w:rPr>
          <w:rFonts w:ascii="Verdana" w:hAnsi="Verdana"/>
          <w:b/>
          <w:bCs/>
        </w:rPr>
        <w:t xml:space="preserve"> </w:t>
      </w:r>
      <w:proofErr w:type="spellStart"/>
      <w:r w:rsidRPr="004E5A07">
        <w:rPr>
          <w:rFonts w:ascii="Verdana" w:hAnsi="Verdana"/>
          <w:b/>
          <w:bCs/>
        </w:rPr>
        <w:t>old</w:t>
      </w:r>
      <w:proofErr w:type="spellEnd"/>
      <w:r w:rsidRPr="004E5A07">
        <w:rPr>
          <w:rFonts w:ascii="Verdana" w:hAnsi="Verdana"/>
          <w:b/>
          <w:bCs/>
        </w:rPr>
        <w:t xml:space="preserve"> </w:t>
      </w:r>
      <w:proofErr w:type="spellStart"/>
      <w:r w:rsidRPr="004E5A07">
        <w:rPr>
          <w:rFonts w:ascii="Verdana" w:hAnsi="Verdana"/>
          <w:b/>
          <w:bCs/>
        </w:rPr>
        <w:t>is</w:t>
      </w:r>
      <w:proofErr w:type="spellEnd"/>
      <w:r w:rsidRPr="004E5A07">
        <w:rPr>
          <w:rFonts w:ascii="Verdana" w:hAnsi="Verdana"/>
          <w:b/>
          <w:bCs/>
        </w:rPr>
        <w:t xml:space="preserve"> Max?</w:t>
      </w:r>
    </w:p>
    <w:p w14:paraId="6FB69984" w14:textId="2B3C2A05" w:rsidR="00DF315D" w:rsidRPr="004E5A07" w:rsidRDefault="00DF315D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</w:rPr>
      </w:pPr>
      <w:r w:rsidRPr="004E5A07">
        <w:rPr>
          <w:rFonts w:ascii="Verdana" w:hAnsi="Verdana"/>
        </w:rPr>
        <w:t xml:space="preserve">He </w:t>
      </w:r>
      <w:proofErr w:type="spellStart"/>
      <w:r w:rsidRPr="004E5A07">
        <w:rPr>
          <w:rFonts w:ascii="Verdana" w:hAnsi="Verdana"/>
        </w:rPr>
        <w:t>is</w:t>
      </w:r>
      <w:proofErr w:type="spellEnd"/>
      <w:r w:rsidRPr="004E5A07">
        <w:rPr>
          <w:rFonts w:ascii="Verdana" w:hAnsi="Verdana"/>
        </w:rPr>
        <w:t xml:space="preserve"> 5 </w:t>
      </w:r>
      <w:proofErr w:type="spellStart"/>
      <w:r w:rsidRPr="004E5A07">
        <w:rPr>
          <w:rFonts w:ascii="Verdana" w:hAnsi="Verdana"/>
        </w:rPr>
        <w:t>years</w:t>
      </w:r>
      <w:proofErr w:type="spellEnd"/>
      <w:r w:rsidRPr="004E5A07">
        <w:rPr>
          <w:rFonts w:ascii="Verdana" w:hAnsi="Verdana"/>
        </w:rPr>
        <w:t xml:space="preserve"> </w:t>
      </w:r>
      <w:proofErr w:type="spellStart"/>
      <w:r w:rsidRPr="004E5A07">
        <w:rPr>
          <w:rFonts w:ascii="Verdana" w:hAnsi="Verdana"/>
        </w:rPr>
        <w:t>old</w:t>
      </w:r>
      <w:proofErr w:type="spellEnd"/>
      <w:del w:id="231" w:author="Gareth Harding" w:date="2025-07-09T17:06:00Z" w16du:dateUtc="2025-07-09T15:06:00Z">
        <w:r w:rsidRPr="004E5A07" w:rsidDel="0032236C">
          <w:rPr>
            <w:rFonts w:ascii="Verdana" w:hAnsi="Verdana"/>
          </w:rPr>
          <w:delText>.</w:delText>
        </w:r>
      </w:del>
    </w:p>
    <w:p w14:paraId="124B3821" w14:textId="582C62F5" w:rsidR="00DF315D" w:rsidRPr="004E5A07" w:rsidRDefault="00DF315D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</w:rPr>
      </w:pPr>
      <w:r w:rsidRPr="004E5A07">
        <w:rPr>
          <w:rFonts w:ascii="Verdana" w:hAnsi="Verdana"/>
          <w:highlight w:val="yellow"/>
        </w:rPr>
        <w:t xml:space="preserve">He </w:t>
      </w:r>
      <w:proofErr w:type="spellStart"/>
      <w:r w:rsidRPr="004E5A07">
        <w:rPr>
          <w:rFonts w:ascii="Verdana" w:hAnsi="Verdana"/>
          <w:highlight w:val="yellow"/>
        </w:rPr>
        <w:t>is</w:t>
      </w:r>
      <w:proofErr w:type="spellEnd"/>
      <w:r w:rsidRPr="004E5A07">
        <w:rPr>
          <w:rFonts w:ascii="Verdana" w:hAnsi="Verdana"/>
          <w:highlight w:val="yellow"/>
        </w:rPr>
        <w:t xml:space="preserve"> 6 </w:t>
      </w:r>
      <w:proofErr w:type="spellStart"/>
      <w:r w:rsidRPr="004E5A07">
        <w:rPr>
          <w:rFonts w:ascii="Verdana" w:hAnsi="Verdana"/>
          <w:highlight w:val="yellow"/>
        </w:rPr>
        <w:t>years</w:t>
      </w:r>
      <w:proofErr w:type="spellEnd"/>
      <w:r w:rsidRPr="004E5A07">
        <w:rPr>
          <w:rFonts w:ascii="Verdana" w:hAnsi="Verdana"/>
          <w:highlight w:val="yellow"/>
        </w:rPr>
        <w:t xml:space="preserve"> </w:t>
      </w:r>
      <w:proofErr w:type="spellStart"/>
      <w:r w:rsidRPr="004E5A07">
        <w:rPr>
          <w:rFonts w:ascii="Verdana" w:hAnsi="Verdana"/>
          <w:highlight w:val="yellow"/>
        </w:rPr>
        <w:t>old</w:t>
      </w:r>
      <w:proofErr w:type="spellEnd"/>
      <w:del w:id="232" w:author="Gareth Harding" w:date="2025-07-09T17:06:00Z" w16du:dateUtc="2025-07-09T15:06:00Z">
        <w:r w:rsidRPr="004E5A07" w:rsidDel="0032236C">
          <w:rPr>
            <w:rFonts w:ascii="Verdana" w:hAnsi="Verdana"/>
            <w:highlight w:val="yellow"/>
          </w:rPr>
          <w:delText>.</w:delText>
        </w:r>
      </w:del>
    </w:p>
    <w:p w14:paraId="005EF8A8" w14:textId="77777777" w:rsidR="007C3FA6" w:rsidRPr="004E5A07" w:rsidRDefault="007C3FA6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</w:rPr>
      </w:pPr>
    </w:p>
    <w:p w14:paraId="76583F72" w14:textId="77777777" w:rsidR="007C3FA6" w:rsidRPr="003504AA" w:rsidRDefault="007C3FA6" w:rsidP="007C3FA6">
      <w:pPr>
        <w:pStyle w:val="p1"/>
        <w:numPr>
          <w:ilvl w:val="0"/>
          <w:numId w:val="17"/>
        </w:numPr>
        <w:adjustRightInd w:val="0"/>
        <w:snapToGrid w:val="0"/>
        <w:spacing w:before="0" w:beforeAutospacing="0" w:after="0" w:afterAutospacing="0"/>
        <w:rPr>
          <w:rFonts w:ascii="Verdana" w:hAnsi="Verdana"/>
          <w:b/>
          <w:bCs/>
          <w:lang w:val="en-GB"/>
          <w:rPrChange w:id="233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</w:pPr>
      <w:r w:rsidRPr="003504AA">
        <w:rPr>
          <w:rFonts w:ascii="Verdana" w:hAnsi="Verdana"/>
          <w:b/>
          <w:bCs/>
          <w:lang w:val="en-GB"/>
          <w:rPrChange w:id="234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What is the name of the dog?</w:t>
      </w:r>
    </w:p>
    <w:p w14:paraId="3286EFC7" w14:textId="77777777" w:rsidR="007C3FA6" w:rsidRPr="004E5A07" w:rsidRDefault="007C3FA6" w:rsidP="007C3FA6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</w:rPr>
      </w:pPr>
      <w:proofErr w:type="spellStart"/>
      <w:r w:rsidRPr="004E5A07">
        <w:rPr>
          <w:rFonts w:ascii="Verdana" w:hAnsi="Verdana"/>
        </w:rPr>
        <w:t>Got</w:t>
      </w:r>
      <w:proofErr w:type="spellEnd"/>
    </w:p>
    <w:p w14:paraId="7DA96667" w14:textId="77777777" w:rsidR="007C3FA6" w:rsidRPr="004E5A07" w:rsidRDefault="007C3FA6" w:rsidP="007C3FA6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</w:rPr>
      </w:pPr>
      <w:r w:rsidRPr="004E5A07">
        <w:rPr>
          <w:rFonts w:ascii="Verdana" w:hAnsi="Verdana"/>
          <w:highlight w:val="yellow"/>
        </w:rPr>
        <w:t>Spot</w:t>
      </w:r>
    </w:p>
    <w:p w14:paraId="50CF02EA" w14:textId="77777777" w:rsidR="007C3FA6" w:rsidRPr="004E5A07" w:rsidRDefault="007C3FA6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</w:rPr>
      </w:pPr>
    </w:p>
    <w:p w14:paraId="78B83F97" w14:textId="77777777" w:rsidR="002B1EC4" w:rsidRPr="004E5A07" w:rsidRDefault="002B1EC4" w:rsidP="002A2F0F">
      <w:pPr>
        <w:pStyle w:val="p1"/>
        <w:numPr>
          <w:ilvl w:val="0"/>
          <w:numId w:val="17"/>
        </w:numPr>
        <w:adjustRightInd w:val="0"/>
        <w:snapToGrid w:val="0"/>
        <w:spacing w:before="0" w:beforeAutospacing="0" w:after="0" w:afterAutospacing="0"/>
        <w:rPr>
          <w:rFonts w:ascii="Verdana" w:hAnsi="Verdana"/>
          <w:b/>
          <w:bCs/>
        </w:rPr>
      </w:pPr>
      <w:proofErr w:type="spellStart"/>
      <w:r w:rsidRPr="004E5A07">
        <w:rPr>
          <w:rFonts w:ascii="Verdana" w:hAnsi="Verdana"/>
          <w:b/>
          <w:bCs/>
        </w:rPr>
        <w:t>How</w:t>
      </w:r>
      <w:proofErr w:type="spellEnd"/>
      <w:r w:rsidRPr="004E5A07">
        <w:rPr>
          <w:rFonts w:ascii="Verdana" w:hAnsi="Verdana"/>
          <w:b/>
          <w:bCs/>
        </w:rPr>
        <w:t xml:space="preserve"> </w:t>
      </w:r>
      <w:proofErr w:type="spellStart"/>
      <w:r w:rsidRPr="004E5A07">
        <w:rPr>
          <w:rFonts w:ascii="Verdana" w:hAnsi="Verdana"/>
          <w:b/>
          <w:bCs/>
        </w:rPr>
        <w:t>old</w:t>
      </w:r>
      <w:proofErr w:type="spellEnd"/>
      <w:r w:rsidRPr="004E5A07">
        <w:rPr>
          <w:rFonts w:ascii="Verdana" w:hAnsi="Verdana"/>
          <w:b/>
          <w:bCs/>
        </w:rPr>
        <w:t xml:space="preserve"> </w:t>
      </w:r>
      <w:proofErr w:type="spellStart"/>
      <w:r w:rsidRPr="004E5A07">
        <w:rPr>
          <w:rFonts w:ascii="Verdana" w:hAnsi="Verdana"/>
          <w:b/>
          <w:bCs/>
        </w:rPr>
        <w:t>is</w:t>
      </w:r>
      <w:proofErr w:type="spellEnd"/>
      <w:r w:rsidRPr="004E5A07">
        <w:rPr>
          <w:rFonts w:ascii="Verdana" w:hAnsi="Verdana"/>
          <w:b/>
          <w:bCs/>
        </w:rPr>
        <w:t xml:space="preserve"> Spot?</w:t>
      </w:r>
    </w:p>
    <w:p w14:paraId="0B944AF8" w14:textId="77777777" w:rsidR="002B1EC4" w:rsidRPr="004E5A07" w:rsidRDefault="002B1EC4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</w:rPr>
      </w:pPr>
      <w:r w:rsidRPr="004E5A07">
        <w:rPr>
          <w:rFonts w:ascii="Verdana" w:hAnsi="Verdana"/>
        </w:rPr>
        <w:t xml:space="preserve">He </w:t>
      </w:r>
      <w:proofErr w:type="spellStart"/>
      <w:r w:rsidRPr="004E5A07">
        <w:rPr>
          <w:rFonts w:ascii="Verdana" w:hAnsi="Verdana"/>
        </w:rPr>
        <w:t>is</w:t>
      </w:r>
      <w:proofErr w:type="spellEnd"/>
      <w:r w:rsidRPr="004E5A07">
        <w:rPr>
          <w:rFonts w:ascii="Verdana" w:hAnsi="Verdana"/>
        </w:rPr>
        <w:t xml:space="preserve"> 6 </w:t>
      </w:r>
      <w:proofErr w:type="spellStart"/>
      <w:r w:rsidRPr="004E5A07">
        <w:rPr>
          <w:rFonts w:ascii="Verdana" w:hAnsi="Verdana"/>
        </w:rPr>
        <w:t>years</w:t>
      </w:r>
      <w:proofErr w:type="spellEnd"/>
      <w:r w:rsidRPr="004E5A07">
        <w:rPr>
          <w:rFonts w:ascii="Verdana" w:hAnsi="Verdana"/>
        </w:rPr>
        <w:t xml:space="preserve"> </w:t>
      </w:r>
      <w:proofErr w:type="spellStart"/>
      <w:r w:rsidRPr="004E5A07">
        <w:rPr>
          <w:rFonts w:ascii="Verdana" w:hAnsi="Verdana"/>
        </w:rPr>
        <w:t>old</w:t>
      </w:r>
      <w:proofErr w:type="spellEnd"/>
      <w:del w:id="235" w:author="Gareth Harding" w:date="2025-07-09T17:06:00Z" w16du:dateUtc="2025-07-09T15:06:00Z">
        <w:r w:rsidRPr="004E5A07" w:rsidDel="0032236C">
          <w:rPr>
            <w:rFonts w:ascii="Verdana" w:hAnsi="Verdana"/>
          </w:rPr>
          <w:delText>.</w:delText>
        </w:r>
      </w:del>
    </w:p>
    <w:p w14:paraId="3F972B6F" w14:textId="74CF781E" w:rsidR="00DF315D" w:rsidRPr="004E5A07" w:rsidRDefault="002B1EC4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</w:rPr>
      </w:pPr>
      <w:r w:rsidRPr="004E5A07">
        <w:rPr>
          <w:rFonts w:ascii="Verdana" w:hAnsi="Verdana"/>
          <w:highlight w:val="yellow"/>
        </w:rPr>
        <w:t xml:space="preserve">He </w:t>
      </w:r>
      <w:proofErr w:type="spellStart"/>
      <w:r w:rsidRPr="004E5A07">
        <w:rPr>
          <w:rFonts w:ascii="Verdana" w:hAnsi="Verdana"/>
          <w:highlight w:val="yellow"/>
        </w:rPr>
        <w:t>is</w:t>
      </w:r>
      <w:proofErr w:type="spellEnd"/>
      <w:r w:rsidRPr="004E5A07">
        <w:rPr>
          <w:rFonts w:ascii="Verdana" w:hAnsi="Verdana"/>
          <w:highlight w:val="yellow"/>
        </w:rPr>
        <w:t xml:space="preserve"> 2 </w:t>
      </w:r>
      <w:proofErr w:type="spellStart"/>
      <w:r w:rsidRPr="004E5A07">
        <w:rPr>
          <w:rFonts w:ascii="Verdana" w:hAnsi="Verdana"/>
          <w:highlight w:val="yellow"/>
        </w:rPr>
        <w:t>years</w:t>
      </w:r>
      <w:proofErr w:type="spellEnd"/>
      <w:r w:rsidRPr="004E5A07">
        <w:rPr>
          <w:rFonts w:ascii="Verdana" w:hAnsi="Verdana"/>
          <w:highlight w:val="yellow"/>
        </w:rPr>
        <w:t xml:space="preserve"> </w:t>
      </w:r>
      <w:proofErr w:type="spellStart"/>
      <w:r w:rsidRPr="004E5A07">
        <w:rPr>
          <w:rFonts w:ascii="Verdana" w:hAnsi="Verdana"/>
          <w:highlight w:val="yellow"/>
        </w:rPr>
        <w:t>old</w:t>
      </w:r>
      <w:proofErr w:type="spellEnd"/>
      <w:del w:id="236" w:author="Gareth Harding" w:date="2025-07-09T17:06:00Z" w16du:dateUtc="2025-07-09T15:06:00Z">
        <w:r w:rsidRPr="004E5A07" w:rsidDel="0032236C">
          <w:rPr>
            <w:rFonts w:ascii="Verdana" w:hAnsi="Verdana"/>
            <w:highlight w:val="yellow"/>
          </w:rPr>
          <w:delText>.</w:delText>
        </w:r>
      </w:del>
    </w:p>
    <w:p w14:paraId="0B1E68D5" w14:textId="77777777" w:rsidR="00CB3521" w:rsidRPr="004E5A07" w:rsidRDefault="00CB3521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</w:rPr>
      </w:pPr>
    </w:p>
    <w:p w14:paraId="03D0109C" w14:textId="55E8E95B" w:rsidR="007C3FA6" w:rsidRPr="003504AA" w:rsidRDefault="007C3FA6" w:rsidP="007C3FA6">
      <w:pPr>
        <w:pStyle w:val="p1"/>
        <w:numPr>
          <w:ilvl w:val="0"/>
          <w:numId w:val="17"/>
        </w:numPr>
        <w:adjustRightInd w:val="0"/>
        <w:snapToGrid w:val="0"/>
        <w:spacing w:before="0" w:beforeAutospacing="0" w:after="0" w:afterAutospacing="0"/>
        <w:rPr>
          <w:rFonts w:ascii="Verdana" w:hAnsi="Verdana"/>
          <w:b/>
          <w:bCs/>
          <w:lang w:val="en-GB"/>
          <w:rPrChange w:id="237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</w:pPr>
      <w:r w:rsidRPr="003504AA">
        <w:rPr>
          <w:rFonts w:ascii="Verdana" w:hAnsi="Verdana"/>
          <w:b/>
          <w:bCs/>
          <w:lang w:val="en-GB"/>
          <w:rPrChange w:id="238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Max and Spot play in the garden</w:t>
      </w:r>
      <w:ins w:id="239" w:author="Gareth Harding" w:date="2025-07-09T10:04:00Z" w16du:dateUtc="2025-07-09T08:04:00Z">
        <w:r w:rsidR="003504AA">
          <w:rPr>
            <w:rFonts w:ascii="Verdana" w:hAnsi="Verdana"/>
            <w:b/>
            <w:bCs/>
            <w:lang w:val="en-GB"/>
          </w:rPr>
          <w:t>.</w:t>
        </w:r>
      </w:ins>
    </w:p>
    <w:p w14:paraId="6019EC3D" w14:textId="77777777" w:rsidR="007C3FA6" w:rsidRPr="004E5A07" w:rsidRDefault="007C3FA6" w:rsidP="007C3FA6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</w:rPr>
      </w:pPr>
      <w:r w:rsidRPr="004E5A07">
        <w:rPr>
          <w:rFonts w:ascii="Verdana" w:hAnsi="Verdana"/>
          <w:highlight w:val="yellow"/>
        </w:rPr>
        <w:t>True</w:t>
      </w:r>
    </w:p>
    <w:p w14:paraId="5D88C982" w14:textId="77777777" w:rsidR="007C3FA6" w:rsidRPr="004E5A07" w:rsidRDefault="007C3FA6" w:rsidP="007C3FA6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</w:rPr>
      </w:pPr>
      <w:r w:rsidRPr="004E5A07">
        <w:rPr>
          <w:rFonts w:ascii="Verdana" w:hAnsi="Verdana"/>
        </w:rPr>
        <w:t>False</w:t>
      </w:r>
    </w:p>
    <w:p w14:paraId="2870363E" w14:textId="77777777" w:rsidR="007C3FA6" w:rsidRPr="004E5A07" w:rsidRDefault="007C3FA6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</w:rPr>
      </w:pPr>
    </w:p>
    <w:p w14:paraId="4EC76020" w14:textId="45108F9F" w:rsidR="00065C4C" w:rsidRPr="003504AA" w:rsidRDefault="00065C4C" w:rsidP="002A2F0F">
      <w:pPr>
        <w:pStyle w:val="p1"/>
        <w:numPr>
          <w:ilvl w:val="0"/>
          <w:numId w:val="17"/>
        </w:numPr>
        <w:adjustRightInd w:val="0"/>
        <w:snapToGrid w:val="0"/>
        <w:spacing w:before="0" w:beforeAutospacing="0" w:after="0" w:afterAutospacing="0"/>
        <w:rPr>
          <w:rFonts w:ascii="Verdana" w:hAnsi="Verdana"/>
          <w:b/>
          <w:bCs/>
          <w:lang w:val="en-GB"/>
          <w:rPrChange w:id="240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</w:pPr>
      <w:r w:rsidRPr="003504AA">
        <w:rPr>
          <w:rFonts w:ascii="Verdana" w:hAnsi="Verdana"/>
          <w:b/>
          <w:bCs/>
          <w:lang w:val="en-GB"/>
          <w:rPrChange w:id="241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Max and Spot play with a stick</w:t>
      </w:r>
      <w:ins w:id="242" w:author="Gareth Harding" w:date="2025-07-09T10:04:00Z" w16du:dateUtc="2025-07-09T08:04:00Z">
        <w:r w:rsidR="003504AA">
          <w:rPr>
            <w:rFonts w:ascii="Verdana" w:hAnsi="Verdana"/>
            <w:b/>
            <w:bCs/>
            <w:lang w:val="en-GB"/>
          </w:rPr>
          <w:t>.</w:t>
        </w:r>
      </w:ins>
    </w:p>
    <w:p w14:paraId="0543041B" w14:textId="0AD80C07" w:rsidR="00065C4C" w:rsidRPr="004E5A07" w:rsidRDefault="00065C4C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</w:rPr>
      </w:pPr>
      <w:r w:rsidRPr="004E5A07">
        <w:rPr>
          <w:rFonts w:ascii="Verdana" w:hAnsi="Verdana"/>
        </w:rPr>
        <w:t>True</w:t>
      </w:r>
    </w:p>
    <w:p w14:paraId="563C7C68" w14:textId="32FA0195" w:rsidR="00065C4C" w:rsidRPr="004E5A07" w:rsidRDefault="00065C4C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</w:rPr>
      </w:pPr>
      <w:r w:rsidRPr="004E5A07">
        <w:rPr>
          <w:rFonts w:ascii="Verdana" w:hAnsi="Verdana"/>
          <w:highlight w:val="yellow"/>
        </w:rPr>
        <w:t>False</w:t>
      </w:r>
    </w:p>
    <w:p w14:paraId="69DF80CE" w14:textId="77777777" w:rsidR="00CB3521" w:rsidRPr="004E5A07" w:rsidRDefault="00CB3521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</w:rPr>
      </w:pPr>
    </w:p>
    <w:p w14:paraId="7557353D" w14:textId="0FC6A2B5" w:rsidR="00065C4C" w:rsidRPr="004E5A07" w:rsidRDefault="0066303F" w:rsidP="002A2F0F">
      <w:pPr>
        <w:pStyle w:val="p1"/>
        <w:numPr>
          <w:ilvl w:val="0"/>
          <w:numId w:val="17"/>
        </w:numPr>
        <w:adjustRightInd w:val="0"/>
        <w:snapToGrid w:val="0"/>
        <w:spacing w:before="0" w:beforeAutospacing="0" w:after="0" w:afterAutospacing="0"/>
        <w:rPr>
          <w:rFonts w:ascii="Verdana" w:hAnsi="Verdana"/>
          <w:b/>
          <w:bCs/>
        </w:rPr>
      </w:pPr>
      <w:r w:rsidRPr="004E5A07">
        <w:rPr>
          <w:rFonts w:ascii="Verdana" w:hAnsi="Verdana"/>
          <w:b/>
          <w:bCs/>
        </w:rPr>
        <w:t xml:space="preserve">Is </w:t>
      </w:r>
      <w:r w:rsidR="00CF3BF5" w:rsidRPr="004E5A07">
        <w:rPr>
          <w:rFonts w:ascii="Verdana" w:hAnsi="Verdana"/>
          <w:b/>
          <w:bCs/>
        </w:rPr>
        <w:t>Spot a robot</w:t>
      </w:r>
      <w:r w:rsidRPr="004E5A07">
        <w:rPr>
          <w:rFonts w:ascii="Verdana" w:hAnsi="Verdana"/>
          <w:b/>
          <w:bCs/>
        </w:rPr>
        <w:t>?</w:t>
      </w:r>
    </w:p>
    <w:p w14:paraId="785D42F4" w14:textId="2D72910F" w:rsidR="00CF3BF5" w:rsidRPr="004E5A07" w:rsidRDefault="0066303F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</w:rPr>
      </w:pPr>
      <w:r w:rsidRPr="004E5A07">
        <w:rPr>
          <w:rFonts w:ascii="Verdana" w:hAnsi="Verdana"/>
        </w:rPr>
        <w:t xml:space="preserve">Yes, </w:t>
      </w:r>
      <w:proofErr w:type="spellStart"/>
      <w:r w:rsidR="007578B1" w:rsidRPr="004E5A07">
        <w:rPr>
          <w:rFonts w:ascii="Verdana" w:hAnsi="Verdana"/>
        </w:rPr>
        <w:t>it’</w:t>
      </w:r>
      <w:r w:rsidRPr="004E5A07">
        <w:rPr>
          <w:rFonts w:ascii="Verdana" w:hAnsi="Verdana"/>
        </w:rPr>
        <w:t>s</w:t>
      </w:r>
      <w:proofErr w:type="spellEnd"/>
      <w:r w:rsidRPr="004E5A07">
        <w:rPr>
          <w:rFonts w:ascii="Verdana" w:hAnsi="Verdana"/>
        </w:rPr>
        <w:t xml:space="preserve"> a robot</w:t>
      </w:r>
      <w:del w:id="243" w:author="Gareth Harding" w:date="2025-07-09T17:06:00Z" w16du:dateUtc="2025-07-09T15:06:00Z">
        <w:r w:rsidRPr="004E5A07" w:rsidDel="0032236C">
          <w:rPr>
            <w:rFonts w:ascii="Verdana" w:hAnsi="Verdana"/>
          </w:rPr>
          <w:delText>.</w:delText>
        </w:r>
      </w:del>
    </w:p>
    <w:p w14:paraId="528F87D9" w14:textId="597FC0F1" w:rsidR="0066303F" w:rsidRPr="003504AA" w:rsidRDefault="0066303F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  <w:lang w:val="en-GB"/>
          <w:rPrChange w:id="244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highlight w:val="yellow"/>
          <w:lang w:val="en-GB"/>
          <w:rPrChange w:id="245" w:author="Gareth Harding" w:date="2025-07-09T09:58:00Z" w16du:dateUtc="2025-07-09T07:58:00Z">
            <w:rPr>
              <w:rFonts w:ascii="Verdana" w:hAnsi="Verdana"/>
              <w:highlight w:val="yellow"/>
            </w:rPr>
          </w:rPrChange>
        </w:rPr>
        <w:t xml:space="preserve">No, </w:t>
      </w:r>
      <w:r w:rsidR="007578B1" w:rsidRPr="003504AA">
        <w:rPr>
          <w:rFonts w:ascii="Verdana" w:hAnsi="Verdana"/>
          <w:highlight w:val="yellow"/>
          <w:lang w:val="en-GB"/>
          <w:rPrChange w:id="246" w:author="Gareth Harding" w:date="2025-07-09T09:58:00Z" w16du:dateUtc="2025-07-09T07:58:00Z">
            <w:rPr>
              <w:rFonts w:ascii="Verdana" w:hAnsi="Verdana"/>
              <w:highlight w:val="yellow"/>
            </w:rPr>
          </w:rPrChange>
        </w:rPr>
        <w:t>it i</w:t>
      </w:r>
      <w:r w:rsidRPr="003504AA">
        <w:rPr>
          <w:rFonts w:ascii="Verdana" w:hAnsi="Verdana"/>
          <w:highlight w:val="yellow"/>
          <w:lang w:val="en-GB"/>
          <w:rPrChange w:id="247" w:author="Gareth Harding" w:date="2025-07-09T09:58:00Z" w16du:dateUtc="2025-07-09T07:58:00Z">
            <w:rPr>
              <w:rFonts w:ascii="Verdana" w:hAnsi="Verdana"/>
              <w:highlight w:val="yellow"/>
            </w:rPr>
          </w:rPrChange>
        </w:rPr>
        <w:t>sn</w:t>
      </w:r>
      <w:r w:rsidR="007578B1" w:rsidRPr="003504AA">
        <w:rPr>
          <w:rFonts w:ascii="Verdana" w:hAnsi="Verdana"/>
          <w:highlight w:val="yellow"/>
          <w:lang w:val="en-GB"/>
          <w:rPrChange w:id="248" w:author="Gareth Harding" w:date="2025-07-09T09:58:00Z" w16du:dateUtc="2025-07-09T07:58:00Z">
            <w:rPr>
              <w:rFonts w:ascii="Verdana" w:hAnsi="Verdana"/>
              <w:highlight w:val="yellow"/>
            </w:rPr>
          </w:rPrChange>
        </w:rPr>
        <w:t>’t a robot</w:t>
      </w:r>
      <w:del w:id="249" w:author="Gareth Harding" w:date="2025-07-09T17:06:00Z" w16du:dateUtc="2025-07-09T15:06:00Z">
        <w:r w:rsidR="007578B1" w:rsidRPr="003504AA" w:rsidDel="0032236C">
          <w:rPr>
            <w:rFonts w:ascii="Verdana" w:hAnsi="Verdana"/>
            <w:highlight w:val="yellow"/>
            <w:lang w:val="en-GB"/>
            <w:rPrChange w:id="250" w:author="Gareth Harding" w:date="2025-07-09T09:58:00Z" w16du:dateUtc="2025-07-09T07:58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1EA97918" w14:textId="77777777" w:rsidR="00CB3521" w:rsidRPr="003504AA" w:rsidRDefault="00CB3521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  <w:color w:val="D1D1D1" w:themeColor="background2" w:themeShade="E6"/>
          <w:lang w:val="en-GB"/>
          <w:rPrChange w:id="251" w:author="Gareth Harding" w:date="2025-07-09T09:58:00Z" w16du:dateUtc="2025-07-09T07:58:00Z">
            <w:rPr>
              <w:rFonts w:ascii="Verdana" w:hAnsi="Verdana"/>
              <w:color w:val="D1D1D1" w:themeColor="background2" w:themeShade="E6"/>
            </w:rPr>
          </w:rPrChange>
        </w:rPr>
      </w:pPr>
    </w:p>
    <w:p w14:paraId="599C7E17" w14:textId="77777777" w:rsidR="005652B2" w:rsidRPr="003504AA" w:rsidRDefault="005652B2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  <w:b/>
          <w:bCs/>
          <w:color w:val="D1D1D1" w:themeColor="background2" w:themeShade="E6"/>
          <w:lang w:val="en-GB"/>
          <w:rPrChange w:id="252" w:author="Gareth Harding" w:date="2025-07-09T09:58:00Z" w16du:dateUtc="2025-07-09T07:58:00Z">
            <w:rPr>
              <w:rFonts w:ascii="Verdana" w:hAnsi="Verdana"/>
              <w:b/>
              <w:bCs/>
              <w:color w:val="D1D1D1" w:themeColor="background2" w:themeShade="E6"/>
            </w:rPr>
          </w:rPrChange>
        </w:rPr>
      </w:pPr>
    </w:p>
    <w:p w14:paraId="1D4F741A" w14:textId="77777777" w:rsidR="000D6A0F" w:rsidRPr="003504AA" w:rsidRDefault="000D6A0F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  <w:b/>
          <w:bCs/>
          <w:color w:val="D1D1D1" w:themeColor="background2" w:themeShade="E6"/>
          <w:lang w:val="en-GB"/>
          <w:rPrChange w:id="253" w:author="Gareth Harding" w:date="2025-07-09T09:58:00Z" w16du:dateUtc="2025-07-09T07:58:00Z">
            <w:rPr>
              <w:rFonts w:ascii="Verdana" w:hAnsi="Verdana"/>
              <w:b/>
              <w:bCs/>
              <w:color w:val="D1D1D1" w:themeColor="background2" w:themeShade="E6"/>
            </w:rPr>
          </w:rPrChange>
        </w:rPr>
      </w:pPr>
    </w:p>
    <w:p w14:paraId="23960451" w14:textId="77777777" w:rsidR="000D6A0F" w:rsidRPr="003504AA" w:rsidRDefault="000D6A0F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  <w:b/>
          <w:bCs/>
          <w:color w:val="D1D1D1" w:themeColor="background2" w:themeShade="E6"/>
          <w:lang w:val="en-GB"/>
          <w:rPrChange w:id="254" w:author="Gareth Harding" w:date="2025-07-09T09:58:00Z" w16du:dateUtc="2025-07-09T07:58:00Z">
            <w:rPr>
              <w:rFonts w:ascii="Verdana" w:hAnsi="Verdana"/>
              <w:b/>
              <w:bCs/>
              <w:color w:val="D1D1D1" w:themeColor="background2" w:themeShade="E6"/>
            </w:rPr>
          </w:rPrChange>
        </w:rPr>
      </w:pPr>
    </w:p>
    <w:p w14:paraId="6D0C19E5" w14:textId="77777777" w:rsidR="00123A3A" w:rsidRPr="003504AA" w:rsidRDefault="00123A3A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  <w:b/>
          <w:bCs/>
          <w:color w:val="D1D1D1" w:themeColor="background2" w:themeShade="E6"/>
          <w:lang w:val="en-GB"/>
          <w:rPrChange w:id="255" w:author="Gareth Harding" w:date="2025-07-09T09:58:00Z" w16du:dateUtc="2025-07-09T07:58:00Z">
            <w:rPr>
              <w:rFonts w:ascii="Verdana" w:hAnsi="Verdana"/>
              <w:b/>
              <w:bCs/>
              <w:color w:val="D1D1D1" w:themeColor="background2" w:themeShade="E6"/>
            </w:rPr>
          </w:rPrChange>
        </w:rPr>
      </w:pPr>
    </w:p>
    <w:p w14:paraId="5203C296" w14:textId="77777777" w:rsidR="000D6A0F" w:rsidRPr="003504AA" w:rsidRDefault="000D6A0F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  <w:b/>
          <w:bCs/>
          <w:color w:val="D1D1D1" w:themeColor="background2" w:themeShade="E6"/>
          <w:lang w:val="en-GB"/>
          <w:rPrChange w:id="256" w:author="Gareth Harding" w:date="2025-07-09T09:58:00Z" w16du:dateUtc="2025-07-09T07:58:00Z">
            <w:rPr>
              <w:rFonts w:ascii="Verdana" w:hAnsi="Verdana"/>
              <w:b/>
              <w:bCs/>
              <w:color w:val="D1D1D1" w:themeColor="background2" w:themeShade="E6"/>
            </w:rPr>
          </w:rPrChange>
        </w:rPr>
      </w:pPr>
    </w:p>
    <w:p w14:paraId="219C81A3" w14:textId="77777777" w:rsidR="000D6A0F" w:rsidRPr="003504AA" w:rsidRDefault="000D6A0F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  <w:b/>
          <w:bCs/>
          <w:color w:val="D1D1D1" w:themeColor="background2" w:themeShade="E6"/>
          <w:lang w:val="en-GB"/>
          <w:rPrChange w:id="257" w:author="Gareth Harding" w:date="2025-07-09T09:58:00Z" w16du:dateUtc="2025-07-09T07:58:00Z">
            <w:rPr>
              <w:rFonts w:ascii="Verdana" w:hAnsi="Verdana"/>
              <w:b/>
              <w:bCs/>
              <w:color w:val="D1D1D1" w:themeColor="background2" w:themeShade="E6"/>
            </w:rPr>
          </w:rPrChange>
        </w:rPr>
      </w:pPr>
    </w:p>
    <w:p w14:paraId="286B4202" w14:textId="77777777" w:rsidR="000D6A0F" w:rsidRPr="003504AA" w:rsidRDefault="000D6A0F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  <w:b/>
          <w:bCs/>
          <w:color w:val="D1D1D1" w:themeColor="background2" w:themeShade="E6"/>
          <w:lang w:val="en-GB"/>
          <w:rPrChange w:id="258" w:author="Gareth Harding" w:date="2025-07-09T09:58:00Z" w16du:dateUtc="2025-07-09T07:58:00Z">
            <w:rPr>
              <w:rFonts w:ascii="Verdana" w:hAnsi="Verdana"/>
              <w:b/>
              <w:bCs/>
              <w:color w:val="D1D1D1" w:themeColor="background2" w:themeShade="E6"/>
            </w:rPr>
          </w:rPrChange>
        </w:rPr>
      </w:pPr>
    </w:p>
    <w:p w14:paraId="0B9DF670" w14:textId="77777777" w:rsidR="000D6A0F" w:rsidRPr="003504AA" w:rsidRDefault="000D6A0F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  <w:b/>
          <w:bCs/>
          <w:color w:val="D1D1D1" w:themeColor="background2" w:themeShade="E6"/>
          <w:lang w:val="en-GB"/>
          <w:rPrChange w:id="259" w:author="Gareth Harding" w:date="2025-07-09T09:58:00Z" w16du:dateUtc="2025-07-09T07:58:00Z">
            <w:rPr>
              <w:rFonts w:ascii="Verdana" w:hAnsi="Verdana"/>
              <w:b/>
              <w:bCs/>
              <w:color w:val="D1D1D1" w:themeColor="background2" w:themeShade="E6"/>
            </w:rPr>
          </w:rPrChange>
        </w:rPr>
      </w:pPr>
    </w:p>
    <w:p w14:paraId="331DE349" w14:textId="77777777" w:rsidR="000D6A0F" w:rsidRPr="003504AA" w:rsidRDefault="000D6A0F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  <w:b/>
          <w:bCs/>
          <w:color w:val="D1D1D1" w:themeColor="background2" w:themeShade="E6"/>
          <w:lang w:val="en-GB"/>
          <w:rPrChange w:id="260" w:author="Gareth Harding" w:date="2025-07-09T09:58:00Z" w16du:dateUtc="2025-07-09T07:58:00Z">
            <w:rPr>
              <w:rFonts w:ascii="Verdana" w:hAnsi="Verdana"/>
              <w:b/>
              <w:bCs/>
              <w:color w:val="D1D1D1" w:themeColor="background2" w:themeShade="E6"/>
            </w:rPr>
          </w:rPrChange>
        </w:rPr>
      </w:pPr>
    </w:p>
    <w:p w14:paraId="07F4D8B0" w14:textId="77777777" w:rsidR="000D6A0F" w:rsidRPr="003504AA" w:rsidRDefault="000D6A0F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  <w:b/>
          <w:bCs/>
          <w:color w:val="D1D1D1" w:themeColor="background2" w:themeShade="E6"/>
          <w:lang w:val="en-GB"/>
          <w:rPrChange w:id="261" w:author="Gareth Harding" w:date="2025-07-09T09:58:00Z" w16du:dateUtc="2025-07-09T07:58:00Z">
            <w:rPr>
              <w:rFonts w:ascii="Verdana" w:hAnsi="Verdana"/>
              <w:b/>
              <w:bCs/>
              <w:color w:val="D1D1D1" w:themeColor="background2" w:themeShade="E6"/>
            </w:rPr>
          </w:rPrChange>
        </w:rPr>
      </w:pPr>
    </w:p>
    <w:p w14:paraId="702C6F4C" w14:textId="77777777" w:rsidR="000D6A0F" w:rsidRPr="003504AA" w:rsidRDefault="000D6A0F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  <w:lang w:val="en-GB"/>
          <w:rPrChange w:id="262" w:author="Gareth Harding" w:date="2025-07-09T09:58:00Z" w16du:dateUtc="2025-07-09T07:58:00Z">
            <w:rPr>
              <w:rFonts w:ascii="Verdana" w:hAnsi="Verdana"/>
            </w:rPr>
          </w:rPrChange>
        </w:rPr>
      </w:pPr>
    </w:p>
    <w:p w14:paraId="689B9428" w14:textId="77777777" w:rsidR="00CB3521" w:rsidRPr="003504AA" w:rsidRDefault="00CB3521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  <w:lang w:val="en-GB"/>
          <w:rPrChange w:id="263" w:author="Gareth Harding" w:date="2025-07-09T09:58:00Z" w16du:dateUtc="2025-07-09T07:58:00Z">
            <w:rPr>
              <w:rFonts w:ascii="Verdana" w:hAnsi="Verdana"/>
            </w:rPr>
          </w:rPrChange>
        </w:rPr>
      </w:pPr>
    </w:p>
    <w:p w14:paraId="2BC0FDB5" w14:textId="125952D1" w:rsidR="006A0D16" w:rsidRPr="004E5A07" w:rsidRDefault="006A0D16" w:rsidP="00285995">
      <w:pPr>
        <w:pStyle w:val="Prrafodelista"/>
        <w:numPr>
          <w:ilvl w:val="0"/>
          <w:numId w:val="15"/>
        </w:numPr>
        <w:adjustRightInd w:val="0"/>
        <w:snapToGrid w:val="0"/>
        <w:contextualSpacing w:val="0"/>
        <w:rPr>
          <w:rFonts w:ascii="Verdana" w:hAnsi="Verdana"/>
          <w:b/>
          <w:bCs/>
          <w:color w:val="215E99" w:themeColor="text2" w:themeTint="BF"/>
        </w:rPr>
      </w:pPr>
      <w:proofErr w:type="spellStart"/>
      <w:r w:rsidRPr="004E5A07">
        <w:rPr>
          <w:rFonts w:ascii="Verdana" w:hAnsi="Verdana"/>
          <w:b/>
          <w:bCs/>
          <w:color w:val="215E99" w:themeColor="text2" w:themeTint="BF"/>
        </w:rPr>
        <w:lastRenderedPageBreak/>
        <w:t>Where</w:t>
      </w:r>
      <w:proofErr w:type="spellEnd"/>
      <w:r w:rsidRPr="004E5A07">
        <w:rPr>
          <w:rFonts w:ascii="Verdana" w:hAnsi="Verdana"/>
          <w:b/>
          <w:bCs/>
          <w:color w:val="215E99" w:themeColor="text2" w:themeTint="BF"/>
        </w:rPr>
        <w:t xml:space="preserve"> </w:t>
      </w:r>
      <w:proofErr w:type="spellStart"/>
      <w:r w:rsidRPr="004E5A07">
        <w:rPr>
          <w:rFonts w:ascii="Verdana" w:hAnsi="Verdana"/>
          <w:b/>
          <w:bCs/>
          <w:color w:val="215E99" w:themeColor="text2" w:themeTint="BF"/>
        </w:rPr>
        <w:t>is</w:t>
      </w:r>
      <w:proofErr w:type="spellEnd"/>
      <w:r w:rsidRPr="004E5A07">
        <w:rPr>
          <w:rFonts w:ascii="Verdana" w:hAnsi="Verdana"/>
          <w:b/>
          <w:bCs/>
          <w:color w:val="215E99" w:themeColor="text2" w:themeTint="BF"/>
        </w:rPr>
        <w:t xml:space="preserve"> Bella?</w:t>
      </w:r>
    </w:p>
    <w:p w14:paraId="091B528D" w14:textId="77777777" w:rsidR="0032236C" w:rsidRDefault="0032236C" w:rsidP="002A2F0F">
      <w:pPr>
        <w:pStyle w:val="p1"/>
        <w:adjustRightInd w:val="0"/>
        <w:snapToGrid w:val="0"/>
        <w:spacing w:before="0" w:beforeAutospacing="0" w:after="0" w:afterAutospacing="0"/>
        <w:rPr>
          <w:ins w:id="264" w:author="Gareth Harding" w:date="2025-07-09T17:06:00Z" w16du:dateUtc="2025-07-09T15:06:00Z"/>
          <w:rFonts w:ascii="Verdana" w:hAnsi="Verdana"/>
          <w:lang w:val="en-GB"/>
        </w:rPr>
      </w:pPr>
    </w:p>
    <w:p w14:paraId="72E467BE" w14:textId="3850A6CA" w:rsidR="006A0D16" w:rsidRPr="003504AA" w:rsidRDefault="006A0D16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  <w:lang w:val="en-GB"/>
          <w:rPrChange w:id="265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266" w:author="Gareth Harding" w:date="2025-07-09T09:58:00Z" w16du:dateUtc="2025-07-09T07:58:00Z">
            <w:rPr>
              <w:rFonts w:ascii="Verdana" w:hAnsi="Verdana"/>
            </w:rPr>
          </w:rPrChange>
        </w:rPr>
        <w:t>Bella is a little cat.</w:t>
      </w:r>
    </w:p>
    <w:p w14:paraId="3F6CEB32" w14:textId="77777777" w:rsidR="006A0D16" w:rsidRPr="003504AA" w:rsidRDefault="006A0D16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  <w:lang w:val="en-GB"/>
          <w:rPrChange w:id="267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268" w:author="Gareth Harding" w:date="2025-07-09T09:58:00Z" w16du:dateUtc="2025-07-09T07:58:00Z">
            <w:rPr>
              <w:rFonts w:ascii="Verdana" w:hAnsi="Verdana"/>
            </w:rPr>
          </w:rPrChange>
        </w:rPr>
        <w:t xml:space="preserve">She is not </w:t>
      </w:r>
      <w:r w:rsidRPr="003504AA">
        <w:rPr>
          <w:rFonts w:ascii="Verdana" w:hAnsi="Verdana"/>
          <w:b/>
          <w:bCs/>
          <w:lang w:val="en-GB"/>
          <w:rPrChange w:id="269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on</w:t>
      </w:r>
      <w:r w:rsidRPr="003504AA">
        <w:rPr>
          <w:rFonts w:ascii="Verdana" w:hAnsi="Verdana"/>
          <w:lang w:val="en-GB"/>
          <w:rPrChange w:id="270" w:author="Gareth Harding" w:date="2025-07-09T09:58:00Z" w16du:dateUtc="2025-07-09T07:58:00Z">
            <w:rPr>
              <w:rFonts w:ascii="Verdana" w:hAnsi="Verdana"/>
            </w:rPr>
          </w:rPrChange>
        </w:rPr>
        <w:t xml:space="preserve"> the bed.</w:t>
      </w:r>
    </w:p>
    <w:p w14:paraId="5087AAB7" w14:textId="77777777" w:rsidR="006A0D16" w:rsidRPr="003504AA" w:rsidRDefault="006A0D16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  <w:lang w:val="en-GB"/>
          <w:rPrChange w:id="271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272" w:author="Gareth Harding" w:date="2025-07-09T09:58:00Z" w16du:dateUtc="2025-07-09T07:58:00Z">
            <w:rPr>
              <w:rFonts w:ascii="Verdana" w:hAnsi="Verdana"/>
            </w:rPr>
          </w:rPrChange>
        </w:rPr>
        <w:t xml:space="preserve">She is not </w:t>
      </w:r>
      <w:r w:rsidRPr="003504AA">
        <w:rPr>
          <w:rFonts w:ascii="Verdana" w:hAnsi="Verdana"/>
          <w:b/>
          <w:bCs/>
          <w:lang w:val="en-GB"/>
          <w:rPrChange w:id="273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under</w:t>
      </w:r>
      <w:r w:rsidRPr="003504AA">
        <w:rPr>
          <w:rFonts w:ascii="Verdana" w:hAnsi="Verdana"/>
          <w:lang w:val="en-GB"/>
          <w:rPrChange w:id="274" w:author="Gareth Harding" w:date="2025-07-09T09:58:00Z" w16du:dateUtc="2025-07-09T07:58:00Z">
            <w:rPr>
              <w:rFonts w:ascii="Verdana" w:hAnsi="Verdana"/>
            </w:rPr>
          </w:rPrChange>
        </w:rPr>
        <w:t xml:space="preserve"> the table.</w:t>
      </w:r>
    </w:p>
    <w:p w14:paraId="2C222397" w14:textId="0C2E7468" w:rsidR="006A0D16" w:rsidRPr="003504AA" w:rsidRDefault="006A0D16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  <w:lang w:val="en-GB"/>
          <w:rPrChange w:id="275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276" w:author="Gareth Harding" w:date="2025-07-09T09:58:00Z" w16du:dateUtc="2025-07-09T07:58:00Z">
            <w:rPr>
              <w:rFonts w:ascii="Verdana" w:hAnsi="Verdana"/>
            </w:rPr>
          </w:rPrChange>
        </w:rPr>
        <w:t xml:space="preserve">She is not </w:t>
      </w:r>
      <w:r w:rsidRPr="003504AA">
        <w:rPr>
          <w:rFonts w:ascii="Verdana" w:hAnsi="Verdana"/>
          <w:b/>
          <w:bCs/>
          <w:lang w:val="en-GB"/>
          <w:rPrChange w:id="277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behind</w:t>
      </w:r>
      <w:r w:rsidRPr="003504AA">
        <w:rPr>
          <w:rFonts w:ascii="Verdana" w:hAnsi="Verdana"/>
          <w:lang w:val="en-GB"/>
          <w:rPrChange w:id="278" w:author="Gareth Harding" w:date="2025-07-09T09:58:00Z" w16du:dateUtc="2025-07-09T07:58:00Z">
            <w:rPr>
              <w:rFonts w:ascii="Verdana" w:hAnsi="Verdana"/>
            </w:rPr>
          </w:rPrChange>
        </w:rPr>
        <w:t xml:space="preserve"> the chair.</w:t>
      </w:r>
    </w:p>
    <w:p w14:paraId="34BC3571" w14:textId="77777777" w:rsidR="006A0D16" w:rsidRPr="003504AA" w:rsidRDefault="006A0D16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  <w:lang w:val="en-GB"/>
          <w:rPrChange w:id="279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280" w:author="Gareth Harding" w:date="2025-07-09T09:58:00Z" w16du:dateUtc="2025-07-09T07:58:00Z">
            <w:rPr>
              <w:rFonts w:ascii="Verdana" w:hAnsi="Verdana"/>
            </w:rPr>
          </w:rPrChange>
        </w:rPr>
        <w:t>“Where is Bella?” says Mum.</w:t>
      </w:r>
    </w:p>
    <w:p w14:paraId="0D2E2739" w14:textId="6DF73778" w:rsidR="00484AA7" w:rsidRPr="003504AA" w:rsidRDefault="00484AA7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  <w:lang w:val="en-GB"/>
          <w:rPrChange w:id="281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282" w:author="Gareth Harding" w:date="2025-07-09T09:58:00Z" w16du:dateUtc="2025-07-09T07:58:00Z">
            <w:rPr>
              <w:rFonts w:ascii="Verdana" w:hAnsi="Verdana"/>
            </w:rPr>
          </w:rPrChange>
        </w:rPr>
        <w:t>“Meow!” says Bella.</w:t>
      </w:r>
    </w:p>
    <w:p w14:paraId="335B04DF" w14:textId="77777777" w:rsidR="006A0D16" w:rsidRPr="003504AA" w:rsidRDefault="006A0D16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  <w:lang w:val="en-GB"/>
          <w:rPrChange w:id="283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284" w:author="Gareth Harding" w:date="2025-07-09T09:58:00Z" w16du:dateUtc="2025-07-09T07:58:00Z">
            <w:rPr>
              <w:rFonts w:ascii="Verdana" w:hAnsi="Verdana"/>
            </w:rPr>
          </w:rPrChange>
        </w:rPr>
        <w:t xml:space="preserve">Bella is </w:t>
      </w:r>
      <w:r w:rsidRPr="003504AA">
        <w:rPr>
          <w:rStyle w:val="s1"/>
          <w:rFonts w:ascii="Verdana" w:eastAsiaTheme="majorEastAsia" w:hAnsi="Verdana"/>
          <w:b/>
          <w:bCs/>
          <w:lang w:val="en-GB"/>
          <w:rPrChange w:id="285" w:author="Gareth Harding" w:date="2025-07-09T09:58:00Z" w16du:dateUtc="2025-07-09T07:58:00Z">
            <w:rPr>
              <w:rStyle w:val="s1"/>
              <w:rFonts w:ascii="Verdana" w:eastAsiaTheme="majorEastAsia" w:hAnsi="Verdana"/>
              <w:b/>
              <w:bCs/>
            </w:rPr>
          </w:rPrChange>
        </w:rPr>
        <w:t>in</w:t>
      </w:r>
      <w:r w:rsidRPr="003504AA">
        <w:rPr>
          <w:rFonts w:ascii="Verdana" w:hAnsi="Verdana"/>
          <w:lang w:val="en-GB"/>
          <w:rPrChange w:id="286" w:author="Gareth Harding" w:date="2025-07-09T09:58:00Z" w16du:dateUtc="2025-07-09T07:58:00Z">
            <w:rPr>
              <w:rFonts w:ascii="Verdana" w:hAnsi="Verdana"/>
            </w:rPr>
          </w:rPrChange>
        </w:rPr>
        <w:t xml:space="preserve"> the box!</w:t>
      </w:r>
    </w:p>
    <w:p w14:paraId="4488EB91" w14:textId="69FF27A2" w:rsidR="006F3D05" w:rsidRPr="004E5A07" w:rsidRDefault="006A0D16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</w:rPr>
      </w:pPr>
      <w:proofErr w:type="spellStart"/>
      <w:r w:rsidRPr="004E5A07">
        <w:rPr>
          <w:rFonts w:ascii="Verdana" w:hAnsi="Verdana"/>
        </w:rPr>
        <w:t>Mum</w:t>
      </w:r>
      <w:proofErr w:type="spellEnd"/>
      <w:r w:rsidRPr="004E5A07">
        <w:rPr>
          <w:rFonts w:ascii="Verdana" w:hAnsi="Verdana"/>
        </w:rPr>
        <w:t xml:space="preserve"> </w:t>
      </w:r>
      <w:proofErr w:type="spellStart"/>
      <w:r w:rsidRPr="004E5A07">
        <w:rPr>
          <w:rFonts w:ascii="Verdana" w:hAnsi="Verdana"/>
        </w:rPr>
        <w:t>laughs</w:t>
      </w:r>
      <w:proofErr w:type="spellEnd"/>
      <w:r w:rsidRPr="004E5A07">
        <w:rPr>
          <w:rFonts w:ascii="Verdana" w:hAnsi="Verdana"/>
        </w:rPr>
        <w:t>.</w:t>
      </w:r>
    </w:p>
    <w:p w14:paraId="2A293AC2" w14:textId="77777777" w:rsidR="00CB3521" w:rsidRPr="004E5A07" w:rsidRDefault="00CB3521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</w:rPr>
      </w:pPr>
    </w:p>
    <w:p w14:paraId="4F45829B" w14:textId="49EB23CA" w:rsidR="00484AA7" w:rsidRPr="004E5A07" w:rsidRDefault="00484AA7" w:rsidP="002A2F0F">
      <w:pPr>
        <w:pStyle w:val="Ttulo3"/>
        <w:adjustRightInd w:val="0"/>
        <w:snapToGrid w:val="0"/>
        <w:spacing w:before="0" w:after="0"/>
        <w:rPr>
          <w:rFonts w:ascii="Verdana" w:hAnsi="Verdana"/>
          <w:b/>
          <w:bCs/>
          <w:color w:val="00B050"/>
          <w:sz w:val="24"/>
          <w:szCs w:val="24"/>
        </w:rPr>
      </w:pPr>
      <w:proofErr w:type="spellStart"/>
      <w:r w:rsidRPr="004E5A07">
        <w:rPr>
          <w:rFonts w:ascii="Verdana" w:hAnsi="Verdana"/>
          <w:b/>
          <w:bCs/>
          <w:color w:val="00B050"/>
          <w:sz w:val="24"/>
          <w:szCs w:val="24"/>
        </w:rPr>
        <w:t>Comprehension</w:t>
      </w:r>
      <w:proofErr w:type="spellEnd"/>
      <w:r w:rsidRPr="004E5A07">
        <w:rPr>
          <w:rFonts w:ascii="Verdana" w:hAnsi="Verdana"/>
          <w:b/>
          <w:bCs/>
          <w:color w:val="00B050"/>
          <w:sz w:val="24"/>
          <w:szCs w:val="24"/>
        </w:rPr>
        <w:t xml:space="preserve"> </w:t>
      </w:r>
      <w:proofErr w:type="spellStart"/>
      <w:r w:rsidRPr="004E5A07">
        <w:rPr>
          <w:rFonts w:ascii="Verdana" w:hAnsi="Verdana"/>
          <w:b/>
          <w:bCs/>
          <w:color w:val="00B050"/>
          <w:sz w:val="24"/>
          <w:szCs w:val="24"/>
        </w:rPr>
        <w:t>Questions</w:t>
      </w:r>
      <w:proofErr w:type="spellEnd"/>
    </w:p>
    <w:p w14:paraId="01E2A2BB" w14:textId="77777777" w:rsidR="00CB3521" w:rsidRPr="004E5A07" w:rsidRDefault="00CB3521" w:rsidP="002A2F0F">
      <w:pPr>
        <w:snapToGrid w:val="0"/>
        <w:rPr>
          <w:rFonts w:ascii="Verdana" w:hAnsi="Verdana"/>
        </w:rPr>
      </w:pPr>
    </w:p>
    <w:p w14:paraId="5E3C7157" w14:textId="6FFB7B11" w:rsidR="00484AA7" w:rsidRPr="004E5A07" w:rsidRDefault="00484AA7" w:rsidP="002A2F0F">
      <w:pPr>
        <w:pStyle w:val="p1"/>
        <w:numPr>
          <w:ilvl w:val="0"/>
          <w:numId w:val="22"/>
        </w:numPr>
        <w:adjustRightInd w:val="0"/>
        <w:snapToGrid w:val="0"/>
        <w:spacing w:before="0" w:beforeAutospacing="0" w:after="0" w:afterAutospacing="0"/>
        <w:rPr>
          <w:rFonts w:ascii="Verdana" w:hAnsi="Verdana"/>
          <w:b/>
          <w:bCs/>
        </w:rPr>
      </w:pPr>
      <w:proofErr w:type="spellStart"/>
      <w:r w:rsidRPr="004E5A07">
        <w:rPr>
          <w:rFonts w:ascii="Verdana" w:hAnsi="Verdana"/>
          <w:b/>
          <w:bCs/>
        </w:rPr>
        <w:t>Wh</w:t>
      </w:r>
      <w:r w:rsidR="001020F1">
        <w:rPr>
          <w:rFonts w:ascii="Verdana" w:hAnsi="Verdana"/>
          <w:b/>
          <w:bCs/>
        </w:rPr>
        <w:t>o</w:t>
      </w:r>
      <w:r w:rsidRPr="004E5A07">
        <w:rPr>
          <w:rFonts w:ascii="Verdana" w:hAnsi="Verdana"/>
          <w:b/>
          <w:bCs/>
        </w:rPr>
        <w:t xml:space="preserve"> i</w:t>
      </w:r>
      <w:proofErr w:type="spellEnd"/>
      <w:r w:rsidRPr="004E5A07">
        <w:rPr>
          <w:rFonts w:ascii="Verdana" w:hAnsi="Verdana"/>
          <w:b/>
          <w:bCs/>
        </w:rPr>
        <w:t>s Bella?</w:t>
      </w:r>
    </w:p>
    <w:p w14:paraId="4FE5D8D4" w14:textId="77777777" w:rsidR="004C426B" w:rsidRPr="004E5A07" w:rsidRDefault="004C426B" w:rsidP="002A2F0F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Verdana" w:hAnsi="Verdana"/>
        </w:rPr>
      </w:pPr>
      <w:r w:rsidRPr="004E5A07">
        <w:rPr>
          <w:rFonts w:ascii="Verdana" w:hAnsi="Verdana"/>
          <w:highlight w:val="yellow"/>
        </w:rPr>
        <w:t xml:space="preserve">Bella </w:t>
      </w:r>
      <w:proofErr w:type="spellStart"/>
      <w:r w:rsidRPr="004E5A07">
        <w:rPr>
          <w:rFonts w:ascii="Verdana" w:hAnsi="Verdana"/>
          <w:highlight w:val="yellow"/>
        </w:rPr>
        <w:t>is</w:t>
      </w:r>
      <w:proofErr w:type="spellEnd"/>
      <w:r w:rsidRPr="004E5A07">
        <w:rPr>
          <w:rFonts w:ascii="Verdana" w:hAnsi="Verdana"/>
          <w:highlight w:val="yellow"/>
        </w:rPr>
        <w:t xml:space="preserve"> a </w:t>
      </w:r>
      <w:proofErr w:type="spellStart"/>
      <w:r w:rsidRPr="004E5A07">
        <w:rPr>
          <w:rFonts w:ascii="Verdana" w:hAnsi="Verdana"/>
          <w:highlight w:val="yellow"/>
        </w:rPr>
        <w:t>cat</w:t>
      </w:r>
      <w:proofErr w:type="spellEnd"/>
      <w:del w:id="287" w:author="Gareth Harding" w:date="2025-07-09T17:07:00Z" w16du:dateUtc="2025-07-09T15:07:00Z">
        <w:r w:rsidRPr="004E5A07" w:rsidDel="0032236C">
          <w:rPr>
            <w:rFonts w:ascii="Verdana" w:hAnsi="Verdana"/>
            <w:highlight w:val="yellow"/>
          </w:rPr>
          <w:delText>.</w:delText>
        </w:r>
      </w:del>
    </w:p>
    <w:p w14:paraId="4A365BF2" w14:textId="72E6D0A6" w:rsidR="00484AA7" w:rsidRPr="004E5A07" w:rsidRDefault="004C426B" w:rsidP="002A2F0F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Verdana" w:hAnsi="Verdana"/>
        </w:rPr>
      </w:pPr>
      <w:r w:rsidRPr="004E5A07">
        <w:rPr>
          <w:rFonts w:ascii="Verdana" w:hAnsi="Verdana"/>
        </w:rPr>
        <w:t xml:space="preserve">Bella </w:t>
      </w:r>
      <w:proofErr w:type="spellStart"/>
      <w:r w:rsidRPr="004E5A07">
        <w:rPr>
          <w:rFonts w:ascii="Verdana" w:hAnsi="Verdana"/>
        </w:rPr>
        <w:t>is</w:t>
      </w:r>
      <w:proofErr w:type="spellEnd"/>
      <w:r w:rsidRPr="004E5A07">
        <w:rPr>
          <w:rFonts w:ascii="Verdana" w:hAnsi="Verdana"/>
        </w:rPr>
        <w:t xml:space="preserve"> a </w:t>
      </w:r>
      <w:proofErr w:type="spellStart"/>
      <w:r w:rsidRPr="004E5A07">
        <w:rPr>
          <w:rFonts w:ascii="Verdana" w:hAnsi="Verdana"/>
        </w:rPr>
        <w:t>bird</w:t>
      </w:r>
      <w:proofErr w:type="spellEnd"/>
      <w:del w:id="288" w:author="Gareth Harding" w:date="2025-07-09T17:07:00Z" w16du:dateUtc="2025-07-09T15:07:00Z">
        <w:r w:rsidRPr="004E5A07" w:rsidDel="0032236C">
          <w:rPr>
            <w:rFonts w:ascii="Verdana" w:hAnsi="Verdana"/>
          </w:rPr>
          <w:delText>.</w:delText>
        </w:r>
      </w:del>
    </w:p>
    <w:p w14:paraId="30C8FF39" w14:textId="77777777" w:rsidR="00CB3521" w:rsidRPr="004E5A07" w:rsidRDefault="00CB3521" w:rsidP="002A2F0F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Verdana" w:hAnsi="Verdana"/>
        </w:rPr>
      </w:pPr>
    </w:p>
    <w:p w14:paraId="2D710AC4" w14:textId="2751EB6A" w:rsidR="00484AA7" w:rsidRPr="003504AA" w:rsidRDefault="00484AA7" w:rsidP="002A2F0F">
      <w:pPr>
        <w:pStyle w:val="p1"/>
        <w:numPr>
          <w:ilvl w:val="0"/>
          <w:numId w:val="22"/>
        </w:numPr>
        <w:adjustRightInd w:val="0"/>
        <w:snapToGrid w:val="0"/>
        <w:spacing w:before="0" w:beforeAutospacing="0" w:after="0" w:afterAutospacing="0"/>
        <w:rPr>
          <w:rFonts w:ascii="Verdana" w:hAnsi="Verdana"/>
          <w:b/>
          <w:bCs/>
          <w:lang w:val="en-GB"/>
          <w:rPrChange w:id="289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</w:pPr>
      <w:r w:rsidRPr="003504AA">
        <w:rPr>
          <w:rFonts w:ascii="Verdana" w:hAnsi="Verdana"/>
          <w:b/>
          <w:bCs/>
          <w:lang w:val="en-GB"/>
          <w:rPrChange w:id="290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Bella</w:t>
      </w:r>
      <w:r w:rsidR="004C426B" w:rsidRPr="003504AA">
        <w:rPr>
          <w:rFonts w:ascii="Verdana" w:hAnsi="Verdana"/>
          <w:b/>
          <w:bCs/>
          <w:lang w:val="en-GB"/>
          <w:rPrChange w:id="291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 xml:space="preserve"> is</w:t>
      </w:r>
      <w:r w:rsidRPr="003504AA">
        <w:rPr>
          <w:rFonts w:ascii="Verdana" w:hAnsi="Verdana"/>
          <w:b/>
          <w:bCs/>
          <w:lang w:val="en-GB"/>
          <w:rPrChange w:id="292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 xml:space="preserve"> on the bed</w:t>
      </w:r>
      <w:r w:rsidR="006F3D05" w:rsidRPr="003504AA">
        <w:rPr>
          <w:rFonts w:ascii="Verdana" w:hAnsi="Verdana"/>
          <w:b/>
          <w:bCs/>
          <w:lang w:val="en-GB"/>
          <w:rPrChange w:id="293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.</w:t>
      </w:r>
    </w:p>
    <w:p w14:paraId="354241CA" w14:textId="2B341CF9" w:rsidR="004C426B" w:rsidRPr="004E5A07" w:rsidRDefault="004C426B" w:rsidP="002A2F0F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Verdana" w:hAnsi="Verdana"/>
        </w:rPr>
      </w:pPr>
      <w:r w:rsidRPr="004E5A07">
        <w:rPr>
          <w:rFonts w:ascii="Verdana" w:hAnsi="Verdana"/>
        </w:rPr>
        <w:t>True</w:t>
      </w:r>
      <w:del w:id="294" w:author="Gareth Harding" w:date="2025-07-09T10:05:00Z" w16du:dateUtc="2025-07-09T08:05:00Z">
        <w:r w:rsidR="00E61CF1" w:rsidRPr="004E5A07" w:rsidDel="003504AA">
          <w:rPr>
            <w:rFonts w:ascii="Verdana" w:hAnsi="Verdana"/>
          </w:rPr>
          <w:delText>.</w:delText>
        </w:r>
      </w:del>
    </w:p>
    <w:p w14:paraId="5A65B9CF" w14:textId="09484DD5" w:rsidR="004C426B" w:rsidRPr="004E5A07" w:rsidRDefault="004C426B" w:rsidP="002A2F0F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Verdana" w:hAnsi="Verdana"/>
        </w:rPr>
      </w:pPr>
      <w:r w:rsidRPr="004E5A07">
        <w:rPr>
          <w:rFonts w:ascii="Verdana" w:hAnsi="Verdana"/>
          <w:highlight w:val="yellow"/>
        </w:rPr>
        <w:t>False</w:t>
      </w:r>
      <w:del w:id="295" w:author="Gareth Harding" w:date="2025-07-09T10:05:00Z" w16du:dateUtc="2025-07-09T08:05:00Z">
        <w:r w:rsidR="00E61CF1" w:rsidRPr="004E5A07" w:rsidDel="003504AA">
          <w:rPr>
            <w:rFonts w:ascii="Verdana" w:hAnsi="Verdana"/>
            <w:highlight w:val="yellow"/>
          </w:rPr>
          <w:delText>.</w:delText>
        </w:r>
      </w:del>
    </w:p>
    <w:p w14:paraId="0FCCEED0" w14:textId="77777777" w:rsidR="00CB3521" w:rsidRPr="004E5A07" w:rsidRDefault="00CB3521" w:rsidP="002A2F0F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Verdana" w:hAnsi="Verdana"/>
        </w:rPr>
      </w:pPr>
    </w:p>
    <w:p w14:paraId="64B6BD72" w14:textId="509CB829" w:rsidR="00484AA7" w:rsidRPr="003504AA" w:rsidRDefault="00484AA7" w:rsidP="002A2F0F">
      <w:pPr>
        <w:pStyle w:val="p1"/>
        <w:numPr>
          <w:ilvl w:val="0"/>
          <w:numId w:val="22"/>
        </w:numPr>
        <w:adjustRightInd w:val="0"/>
        <w:snapToGrid w:val="0"/>
        <w:spacing w:before="0" w:beforeAutospacing="0" w:after="0" w:afterAutospacing="0"/>
        <w:rPr>
          <w:rFonts w:ascii="Verdana" w:hAnsi="Verdana"/>
          <w:b/>
          <w:bCs/>
          <w:lang w:val="en-GB"/>
          <w:rPrChange w:id="296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</w:pPr>
      <w:r w:rsidRPr="003504AA">
        <w:rPr>
          <w:rFonts w:ascii="Verdana" w:hAnsi="Verdana"/>
          <w:b/>
          <w:bCs/>
          <w:lang w:val="en-GB"/>
          <w:rPrChange w:id="297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Bella</w:t>
      </w:r>
      <w:r w:rsidR="004C426B" w:rsidRPr="003504AA">
        <w:rPr>
          <w:rFonts w:ascii="Verdana" w:hAnsi="Verdana"/>
          <w:b/>
          <w:bCs/>
          <w:lang w:val="en-GB"/>
          <w:rPrChange w:id="298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 xml:space="preserve"> is</w:t>
      </w:r>
      <w:r w:rsidRPr="003504AA">
        <w:rPr>
          <w:rFonts w:ascii="Verdana" w:hAnsi="Verdana"/>
          <w:b/>
          <w:bCs/>
          <w:lang w:val="en-GB"/>
          <w:rPrChange w:id="299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 xml:space="preserve"> under the table</w:t>
      </w:r>
      <w:r w:rsidR="006F3D05" w:rsidRPr="003504AA">
        <w:rPr>
          <w:rFonts w:ascii="Verdana" w:hAnsi="Verdana"/>
          <w:b/>
          <w:bCs/>
          <w:lang w:val="en-GB"/>
          <w:rPrChange w:id="300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.</w:t>
      </w:r>
    </w:p>
    <w:p w14:paraId="6607AB8F" w14:textId="35DEA1E5" w:rsidR="004C426B" w:rsidRPr="004E5A07" w:rsidRDefault="004C426B" w:rsidP="002A2F0F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Verdana" w:hAnsi="Verdana"/>
        </w:rPr>
      </w:pPr>
      <w:r w:rsidRPr="004E5A07">
        <w:rPr>
          <w:rFonts w:ascii="Verdana" w:hAnsi="Verdana"/>
        </w:rPr>
        <w:t>True</w:t>
      </w:r>
      <w:del w:id="301" w:author="Gareth Harding" w:date="2025-07-09T10:05:00Z" w16du:dateUtc="2025-07-09T08:05:00Z">
        <w:r w:rsidR="00E61CF1" w:rsidRPr="004E5A07" w:rsidDel="003504AA">
          <w:rPr>
            <w:rFonts w:ascii="Verdana" w:hAnsi="Verdana"/>
          </w:rPr>
          <w:delText>.</w:delText>
        </w:r>
      </w:del>
    </w:p>
    <w:p w14:paraId="254F8D91" w14:textId="38F5ACE7" w:rsidR="004C426B" w:rsidRPr="004E5A07" w:rsidRDefault="004C426B" w:rsidP="002A2F0F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Verdana" w:hAnsi="Verdana"/>
        </w:rPr>
      </w:pPr>
      <w:r w:rsidRPr="004E5A07">
        <w:rPr>
          <w:rFonts w:ascii="Verdana" w:hAnsi="Verdana"/>
          <w:highlight w:val="yellow"/>
        </w:rPr>
        <w:t>False</w:t>
      </w:r>
      <w:del w:id="302" w:author="Gareth Harding" w:date="2025-07-09T10:05:00Z" w16du:dateUtc="2025-07-09T08:05:00Z">
        <w:r w:rsidR="00E61CF1" w:rsidRPr="004E5A07" w:rsidDel="003504AA">
          <w:rPr>
            <w:rFonts w:ascii="Verdana" w:hAnsi="Verdana"/>
            <w:highlight w:val="yellow"/>
          </w:rPr>
          <w:delText>.</w:delText>
        </w:r>
      </w:del>
    </w:p>
    <w:p w14:paraId="44925CD6" w14:textId="77777777" w:rsidR="00CB3521" w:rsidRPr="004E5A07" w:rsidRDefault="00CB3521" w:rsidP="002A2F0F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Verdana" w:hAnsi="Verdana"/>
        </w:rPr>
      </w:pPr>
    </w:p>
    <w:p w14:paraId="518E99C0" w14:textId="53C1E5E1" w:rsidR="00484AA7" w:rsidRPr="003504AA" w:rsidRDefault="00484AA7" w:rsidP="002A2F0F">
      <w:pPr>
        <w:pStyle w:val="p1"/>
        <w:numPr>
          <w:ilvl w:val="0"/>
          <w:numId w:val="22"/>
        </w:numPr>
        <w:adjustRightInd w:val="0"/>
        <w:snapToGrid w:val="0"/>
        <w:spacing w:before="0" w:beforeAutospacing="0" w:after="0" w:afterAutospacing="0"/>
        <w:rPr>
          <w:rFonts w:ascii="Verdana" w:hAnsi="Verdana"/>
          <w:b/>
          <w:bCs/>
          <w:lang w:val="en-GB"/>
          <w:rPrChange w:id="303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</w:pPr>
      <w:r w:rsidRPr="003504AA">
        <w:rPr>
          <w:rFonts w:ascii="Verdana" w:hAnsi="Verdana"/>
          <w:b/>
          <w:bCs/>
          <w:lang w:val="en-GB"/>
          <w:rPrChange w:id="304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Bella</w:t>
      </w:r>
      <w:r w:rsidR="00E72BD8" w:rsidRPr="003504AA">
        <w:rPr>
          <w:rFonts w:ascii="Verdana" w:hAnsi="Verdana"/>
          <w:b/>
          <w:bCs/>
          <w:lang w:val="en-GB"/>
          <w:rPrChange w:id="305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 xml:space="preserve"> is</w:t>
      </w:r>
      <w:r w:rsidRPr="003504AA">
        <w:rPr>
          <w:rFonts w:ascii="Verdana" w:hAnsi="Verdana"/>
          <w:b/>
          <w:bCs/>
          <w:lang w:val="en-GB"/>
          <w:rPrChange w:id="306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 xml:space="preserve"> behind the chair</w:t>
      </w:r>
      <w:r w:rsidR="006F3D05" w:rsidRPr="003504AA">
        <w:rPr>
          <w:rFonts w:ascii="Verdana" w:hAnsi="Verdana"/>
          <w:b/>
          <w:bCs/>
          <w:lang w:val="en-GB"/>
          <w:rPrChange w:id="307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.</w:t>
      </w:r>
    </w:p>
    <w:p w14:paraId="73153F4E" w14:textId="43F6E42C" w:rsidR="00E72BD8" w:rsidRPr="004E5A07" w:rsidRDefault="00E72BD8" w:rsidP="002A2F0F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Verdana" w:hAnsi="Verdana"/>
        </w:rPr>
      </w:pPr>
      <w:r w:rsidRPr="004E5A07">
        <w:rPr>
          <w:rFonts w:ascii="Verdana" w:hAnsi="Verdana"/>
        </w:rPr>
        <w:t>True</w:t>
      </w:r>
      <w:del w:id="308" w:author="Gareth Harding" w:date="2025-07-09T10:05:00Z" w16du:dateUtc="2025-07-09T08:05:00Z">
        <w:r w:rsidR="00E61CF1" w:rsidRPr="004E5A07" w:rsidDel="003504AA">
          <w:rPr>
            <w:rFonts w:ascii="Verdana" w:hAnsi="Verdana"/>
          </w:rPr>
          <w:delText>.</w:delText>
        </w:r>
      </w:del>
    </w:p>
    <w:p w14:paraId="10A8569A" w14:textId="719C460C" w:rsidR="004C426B" w:rsidRPr="004E5A07" w:rsidRDefault="00E72BD8" w:rsidP="002A2F0F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Verdana" w:hAnsi="Verdana"/>
        </w:rPr>
      </w:pPr>
      <w:r w:rsidRPr="004E5A07">
        <w:rPr>
          <w:rFonts w:ascii="Verdana" w:hAnsi="Verdana"/>
          <w:highlight w:val="yellow"/>
        </w:rPr>
        <w:t>False</w:t>
      </w:r>
      <w:del w:id="309" w:author="Gareth Harding" w:date="2025-07-09T10:05:00Z" w16du:dateUtc="2025-07-09T08:05:00Z">
        <w:r w:rsidR="00E61CF1" w:rsidRPr="004E5A07" w:rsidDel="003504AA">
          <w:rPr>
            <w:rFonts w:ascii="Verdana" w:hAnsi="Verdana"/>
            <w:highlight w:val="yellow"/>
          </w:rPr>
          <w:delText>.</w:delText>
        </w:r>
      </w:del>
    </w:p>
    <w:p w14:paraId="6C23B411" w14:textId="77777777" w:rsidR="00E72BD8" w:rsidRPr="004E5A07" w:rsidRDefault="00E72BD8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  <w:b/>
          <w:bCs/>
        </w:rPr>
      </w:pPr>
    </w:p>
    <w:p w14:paraId="66AD44B2" w14:textId="77777777" w:rsidR="00484AA7" w:rsidRPr="004E5A07" w:rsidRDefault="00484AA7" w:rsidP="002A2F0F">
      <w:pPr>
        <w:pStyle w:val="p1"/>
        <w:numPr>
          <w:ilvl w:val="0"/>
          <w:numId w:val="22"/>
        </w:numPr>
        <w:adjustRightInd w:val="0"/>
        <w:snapToGrid w:val="0"/>
        <w:spacing w:before="0" w:beforeAutospacing="0" w:after="0" w:afterAutospacing="0"/>
        <w:rPr>
          <w:rFonts w:ascii="Verdana" w:hAnsi="Verdana"/>
          <w:b/>
          <w:bCs/>
        </w:rPr>
      </w:pPr>
      <w:r w:rsidRPr="004E5A07">
        <w:rPr>
          <w:rFonts w:ascii="Verdana" w:hAnsi="Verdana"/>
          <w:b/>
          <w:bCs/>
        </w:rPr>
        <w:t>Where is Bella?</w:t>
      </w:r>
    </w:p>
    <w:p w14:paraId="253BA319" w14:textId="28CAE72E" w:rsidR="004C426B" w:rsidRPr="003504AA" w:rsidRDefault="00E72BD8">
      <w:pPr>
        <w:pStyle w:val="p1"/>
        <w:adjustRightInd w:val="0"/>
        <w:snapToGrid w:val="0"/>
        <w:spacing w:before="0" w:beforeAutospacing="0" w:after="0" w:afterAutospacing="0"/>
        <w:ind w:left="426"/>
        <w:rPr>
          <w:rFonts w:ascii="Verdana" w:hAnsi="Verdana"/>
          <w:lang w:val="en-GB"/>
          <w:rPrChange w:id="310" w:author="Gareth Harding" w:date="2025-07-09T09:58:00Z" w16du:dateUtc="2025-07-09T07:58:00Z">
            <w:rPr>
              <w:rFonts w:ascii="Verdana" w:hAnsi="Verdana"/>
            </w:rPr>
          </w:rPrChange>
        </w:rPr>
        <w:pPrChange w:id="311" w:author="Gareth Harding" w:date="2025-07-09T10:06:00Z" w16du:dateUtc="2025-07-09T08:06:00Z">
          <w:pPr>
            <w:pStyle w:val="p1"/>
            <w:adjustRightInd w:val="0"/>
            <w:snapToGrid w:val="0"/>
            <w:spacing w:before="0" w:beforeAutospacing="0" w:after="0" w:afterAutospacing="0"/>
            <w:ind w:left="360"/>
          </w:pPr>
        </w:pPrChange>
      </w:pPr>
      <w:r w:rsidRPr="003504AA">
        <w:rPr>
          <w:rFonts w:ascii="Verdana" w:hAnsi="Verdana"/>
          <w:highlight w:val="yellow"/>
          <w:lang w:val="en-GB"/>
          <w:rPrChange w:id="312" w:author="Gareth Harding" w:date="2025-07-09T09:58:00Z" w16du:dateUtc="2025-07-09T07:58:00Z">
            <w:rPr>
              <w:rFonts w:ascii="Verdana" w:hAnsi="Verdana"/>
              <w:highlight w:val="yellow"/>
            </w:rPr>
          </w:rPrChange>
        </w:rPr>
        <w:t>Bella is in the box</w:t>
      </w:r>
      <w:del w:id="313" w:author="Gareth Harding" w:date="2025-07-09T17:07:00Z" w16du:dateUtc="2025-07-09T15:07:00Z">
        <w:r w:rsidRPr="003504AA" w:rsidDel="0032236C">
          <w:rPr>
            <w:rFonts w:ascii="Verdana" w:hAnsi="Verdana"/>
            <w:highlight w:val="yellow"/>
            <w:lang w:val="en-GB"/>
            <w:rPrChange w:id="314" w:author="Gareth Harding" w:date="2025-07-09T09:58:00Z" w16du:dateUtc="2025-07-09T07:58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098238BF" w14:textId="3E005D93" w:rsidR="00E72BD8" w:rsidRPr="003504AA" w:rsidRDefault="00E72BD8">
      <w:pPr>
        <w:pStyle w:val="p1"/>
        <w:adjustRightInd w:val="0"/>
        <w:snapToGrid w:val="0"/>
        <w:spacing w:before="0" w:beforeAutospacing="0" w:after="0" w:afterAutospacing="0"/>
        <w:ind w:left="426"/>
        <w:rPr>
          <w:rFonts w:ascii="Verdana" w:hAnsi="Verdana"/>
          <w:lang w:val="en-GB"/>
          <w:rPrChange w:id="315" w:author="Gareth Harding" w:date="2025-07-09T09:58:00Z" w16du:dateUtc="2025-07-09T07:58:00Z">
            <w:rPr>
              <w:rFonts w:ascii="Verdana" w:hAnsi="Verdana"/>
            </w:rPr>
          </w:rPrChange>
        </w:rPr>
        <w:pPrChange w:id="316" w:author="Gareth Harding" w:date="2025-07-09T10:06:00Z" w16du:dateUtc="2025-07-09T08:06:00Z">
          <w:pPr>
            <w:pStyle w:val="p1"/>
            <w:adjustRightInd w:val="0"/>
            <w:snapToGrid w:val="0"/>
            <w:spacing w:before="0" w:beforeAutospacing="0" w:after="0" w:afterAutospacing="0"/>
          </w:pPr>
        </w:pPrChange>
      </w:pPr>
      <w:r w:rsidRPr="003504AA">
        <w:rPr>
          <w:rFonts w:ascii="Verdana" w:hAnsi="Verdana"/>
          <w:lang w:val="en-GB"/>
          <w:rPrChange w:id="317" w:author="Gareth Harding" w:date="2025-07-09T09:58:00Z" w16du:dateUtc="2025-07-09T07:58:00Z">
            <w:rPr>
              <w:rFonts w:ascii="Verdana" w:hAnsi="Verdana"/>
            </w:rPr>
          </w:rPrChange>
        </w:rPr>
        <w:t>Bella is behind the box</w:t>
      </w:r>
      <w:del w:id="318" w:author="Gareth Harding" w:date="2025-07-09T17:07:00Z" w16du:dateUtc="2025-07-09T15:07:00Z">
        <w:r w:rsidR="00CB3521" w:rsidRPr="003504AA" w:rsidDel="0032236C">
          <w:rPr>
            <w:rFonts w:ascii="Verdana" w:hAnsi="Verdana"/>
            <w:lang w:val="en-GB"/>
            <w:rPrChange w:id="319" w:author="Gareth Harding" w:date="2025-07-09T09:58:00Z" w16du:dateUtc="2025-07-09T07:58:00Z">
              <w:rPr>
                <w:rFonts w:ascii="Verdana" w:hAnsi="Verdana"/>
              </w:rPr>
            </w:rPrChange>
          </w:rPr>
          <w:delText>.</w:delText>
        </w:r>
      </w:del>
    </w:p>
    <w:p w14:paraId="7BEE691D" w14:textId="77777777" w:rsidR="00CB3521" w:rsidRPr="003504AA" w:rsidRDefault="00CB3521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  <w:lang w:val="en-GB"/>
          <w:rPrChange w:id="320" w:author="Gareth Harding" w:date="2025-07-09T09:58:00Z" w16du:dateUtc="2025-07-09T07:58:00Z">
            <w:rPr>
              <w:rFonts w:ascii="Verdana" w:hAnsi="Verdana"/>
            </w:rPr>
          </w:rPrChange>
        </w:rPr>
      </w:pPr>
    </w:p>
    <w:p w14:paraId="20315AB9" w14:textId="77777777" w:rsidR="00484AA7" w:rsidRPr="004E5A07" w:rsidRDefault="00484AA7" w:rsidP="002A2F0F">
      <w:pPr>
        <w:pStyle w:val="p1"/>
        <w:numPr>
          <w:ilvl w:val="0"/>
          <w:numId w:val="22"/>
        </w:numPr>
        <w:adjustRightInd w:val="0"/>
        <w:snapToGrid w:val="0"/>
        <w:spacing w:before="0" w:beforeAutospacing="0" w:after="0" w:afterAutospacing="0"/>
        <w:rPr>
          <w:rFonts w:ascii="Verdana" w:hAnsi="Verdana"/>
          <w:b/>
          <w:bCs/>
        </w:rPr>
      </w:pPr>
      <w:proofErr w:type="spellStart"/>
      <w:r w:rsidRPr="004E5A07">
        <w:rPr>
          <w:rFonts w:ascii="Verdana" w:hAnsi="Verdana"/>
          <w:b/>
          <w:bCs/>
        </w:rPr>
        <w:t>What</w:t>
      </w:r>
      <w:proofErr w:type="spellEnd"/>
      <w:r w:rsidRPr="004E5A07">
        <w:rPr>
          <w:rFonts w:ascii="Verdana" w:hAnsi="Verdana"/>
          <w:b/>
          <w:bCs/>
        </w:rPr>
        <w:t xml:space="preserve"> </w:t>
      </w:r>
      <w:proofErr w:type="spellStart"/>
      <w:r w:rsidRPr="004E5A07">
        <w:rPr>
          <w:rFonts w:ascii="Verdana" w:hAnsi="Verdana"/>
          <w:b/>
          <w:bCs/>
        </w:rPr>
        <w:t>does</w:t>
      </w:r>
      <w:proofErr w:type="spellEnd"/>
      <w:r w:rsidRPr="004E5A07">
        <w:rPr>
          <w:rFonts w:ascii="Verdana" w:hAnsi="Verdana"/>
          <w:b/>
          <w:bCs/>
        </w:rPr>
        <w:t xml:space="preserve"> Bella </w:t>
      </w:r>
      <w:proofErr w:type="spellStart"/>
      <w:r w:rsidRPr="004E5A07">
        <w:rPr>
          <w:rFonts w:ascii="Verdana" w:hAnsi="Verdana"/>
          <w:b/>
          <w:bCs/>
        </w:rPr>
        <w:t>say</w:t>
      </w:r>
      <w:proofErr w:type="spellEnd"/>
      <w:r w:rsidRPr="004E5A07">
        <w:rPr>
          <w:rFonts w:ascii="Verdana" w:hAnsi="Verdana"/>
          <w:b/>
          <w:bCs/>
        </w:rPr>
        <w:t>?</w:t>
      </w:r>
    </w:p>
    <w:p w14:paraId="3C069E38" w14:textId="04E15D38" w:rsidR="004C426B" w:rsidRPr="004E5A07" w:rsidRDefault="00E72BD8" w:rsidP="001003EF">
      <w:pPr>
        <w:pStyle w:val="p1"/>
        <w:adjustRightInd w:val="0"/>
        <w:snapToGrid w:val="0"/>
        <w:spacing w:before="0" w:beforeAutospacing="0" w:after="0" w:afterAutospacing="0"/>
        <w:ind w:firstLine="360"/>
        <w:rPr>
          <w:rFonts w:ascii="Verdana" w:hAnsi="Verdana"/>
        </w:rPr>
      </w:pPr>
      <w:proofErr w:type="spellStart"/>
      <w:r w:rsidRPr="004E5A07">
        <w:rPr>
          <w:rFonts w:ascii="Verdana" w:hAnsi="Verdana"/>
          <w:highlight w:val="yellow"/>
        </w:rPr>
        <w:t>She</w:t>
      </w:r>
      <w:proofErr w:type="spellEnd"/>
      <w:r w:rsidRPr="004E5A07">
        <w:rPr>
          <w:rFonts w:ascii="Verdana" w:hAnsi="Verdana"/>
          <w:highlight w:val="yellow"/>
        </w:rPr>
        <w:t xml:space="preserve"> </w:t>
      </w:r>
      <w:proofErr w:type="spellStart"/>
      <w:r w:rsidRPr="004E5A07">
        <w:rPr>
          <w:rFonts w:ascii="Verdana" w:hAnsi="Verdana"/>
          <w:highlight w:val="yellow"/>
        </w:rPr>
        <w:t>says</w:t>
      </w:r>
      <w:proofErr w:type="spellEnd"/>
      <w:r w:rsidRPr="004E5A07">
        <w:rPr>
          <w:rFonts w:ascii="Verdana" w:hAnsi="Verdana"/>
          <w:highlight w:val="yellow"/>
        </w:rPr>
        <w:t>, “</w:t>
      </w:r>
      <w:proofErr w:type="spellStart"/>
      <w:r w:rsidRPr="004E5A07">
        <w:rPr>
          <w:rFonts w:ascii="Verdana" w:hAnsi="Verdana"/>
          <w:highlight w:val="yellow"/>
        </w:rPr>
        <w:t>Meow</w:t>
      </w:r>
      <w:proofErr w:type="spellEnd"/>
      <w:r w:rsidRPr="004E5A07">
        <w:rPr>
          <w:rFonts w:ascii="Verdana" w:hAnsi="Verdana"/>
          <w:highlight w:val="yellow"/>
        </w:rPr>
        <w:t>”</w:t>
      </w:r>
      <w:del w:id="321" w:author="Gareth Harding" w:date="2025-07-09T17:07:00Z" w16du:dateUtc="2025-07-09T15:07:00Z">
        <w:r w:rsidR="00E61CF1" w:rsidRPr="004E5A07" w:rsidDel="0032236C">
          <w:rPr>
            <w:rFonts w:ascii="Verdana" w:hAnsi="Verdana"/>
            <w:highlight w:val="yellow"/>
          </w:rPr>
          <w:delText>.</w:delText>
        </w:r>
      </w:del>
    </w:p>
    <w:p w14:paraId="2FE20033" w14:textId="54C1D5CE" w:rsidR="00484AA7" w:rsidRPr="004E5A07" w:rsidRDefault="00E72BD8" w:rsidP="001003EF">
      <w:pPr>
        <w:pStyle w:val="p1"/>
        <w:adjustRightInd w:val="0"/>
        <w:snapToGrid w:val="0"/>
        <w:spacing w:before="0" w:beforeAutospacing="0" w:after="0" w:afterAutospacing="0"/>
        <w:ind w:firstLine="360"/>
        <w:rPr>
          <w:rFonts w:ascii="Verdana" w:hAnsi="Verdana"/>
        </w:rPr>
      </w:pPr>
      <w:proofErr w:type="spellStart"/>
      <w:r w:rsidRPr="004E5A07">
        <w:rPr>
          <w:rFonts w:ascii="Verdana" w:hAnsi="Verdana"/>
        </w:rPr>
        <w:t>She</w:t>
      </w:r>
      <w:proofErr w:type="spellEnd"/>
      <w:r w:rsidRPr="004E5A07">
        <w:rPr>
          <w:rFonts w:ascii="Verdana" w:hAnsi="Verdana"/>
        </w:rPr>
        <w:t xml:space="preserve"> says, “Hello”</w:t>
      </w:r>
      <w:del w:id="322" w:author="Gareth Harding" w:date="2025-07-09T17:07:00Z" w16du:dateUtc="2025-07-09T15:07:00Z">
        <w:r w:rsidR="00E61CF1" w:rsidRPr="004E5A07" w:rsidDel="0032236C">
          <w:rPr>
            <w:rFonts w:ascii="Verdana" w:hAnsi="Verdana"/>
          </w:rPr>
          <w:delText>.</w:delText>
        </w:r>
      </w:del>
    </w:p>
    <w:p w14:paraId="57675F8E" w14:textId="77777777" w:rsidR="00C113D6" w:rsidRPr="004E5A07" w:rsidRDefault="00C113D6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</w:rPr>
      </w:pPr>
    </w:p>
    <w:p w14:paraId="5E13E8F6" w14:textId="77777777" w:rsidR="00C113D6" w:rsidRPr="004E5A07" w:rsidRDefault="00C113D6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</w:rPr>
      </w:pPr>
    </w:p>
    <w:p w14:paraId="1364FB0A" w14:textId="77777777" w:rsidR="002B1EC4" w:rsidRPr="004E5A07" w:rsidRDefault="002B1EC4" w:rsidP="002A2F0F">
      <w:pPr>
        <w:pStyle w:val="p1"/>
        <w:adjustRightInd w:val="0"/>
        <w:snapToGrid w:val="0"/>
        <w:spacing w:before="0" w:beforeAutospacing="0" w:after="0" w:afterAutospacing="0"/>
        <w:ind w:left="720"/>
        <w:rPr>
          <w:rFonts w:ascii="Verdana" w:hAnsi="Verdana"/>
        </w:rPr>
      </w:pPr>
    </w:p>
    <w:p w14:paraId="76C52797" w14:textId="77777777" w:rsidR="00CD2FE1" w:rsidRPr="004E5A07" w:rsidRDefault="00CD2FE1" w:rsidP="002A2F0F">
      <w:pPr>
        <w:pStyle w:val="p1"/>
        <w:adjustRightInd w:val="0"/>
        <w:snapToGrid w:val="0"/>
        <w:spacing w:before="0" w:beforeAutospacing="0" w:after="0" w:afterAutospacing="0"/>
        <w:ind w:left="720"/>
        <w:rPr>
          <w:rFonts w:ascii="Verdana" w:hAnsi="Verdana"/>
        </w:rPr>
      </w:pPr>
    </w:p>
    <w:p w14:paraId="28D6491D" w14:textId="77777777" w:rsidR="00CD2FE1" w:rsidRPr="004E5A07" w:rsidRDefault="00CD2FE1" w:rsidP="002A2F0F">
      <w:pPr>
        <w:pStyle w:val="p1"/>
        <w:adjustRightInd w:val="0"/>
        <w:snapToGrid w:val="0"/>
        <w:spacing w:before="0" w:beforeAutospacing="0" w:after="0" w:afterAutospacing="0"/>
        <w:ind w:left="720"/>
        <w:rPr>
          <w:rFonts w:ascii="Verdana" w:hAnsi="Verdana"/>
        </w:rPr>
      </w:pPr>
    </w:p>
    <w:p w14:paraId="36F3A62E" w14:textId="77777777" w:rsidR="00CD2FE1" w:rsidRPr="004E5A07" w:rsidRDefault="00CD2FE1" w:rsidP="002A2F0F">
      <w:pPr>
        <w:pStyle w:val="p1"/>
        <w:adjustRightInd w:val="0"/>
        <w:snapToGrid w:val="0"/>
        <w:spacing w:before="0" w:beforeAutospacing="0" w:after="0" w:afterAutospacing="0"/>
        <w:ind w:left="720"/>
        <w:rPr>
          <w:rFonts w:ascii="Verdana" w:hAnsi="Verdana"/>
        </w:rPr>
      </w:pPr>
    </w:p>
    <w:p w14:paraId="3F23FCFE" w14:textId="77777777" w:rsidR="00CD2FE1" w:rsidRPr="004E5A07" w:rsidRDefault="00CD2FE1" w:rsidP="002A2F0F">
      <w:pPr>
        <w:pStyle w:val="p1"/>
        <w:adjustRightInd w:val="0"/>
        <w:snapToGrid w:val="0"/>
        <w:spacing w:before="0" w:beforeAutospacing="0" w:after="0" w:afterAutospacing="0"/>
        <w:ind w:left="720"/>
        <w:rPr>
          <w:rFonts w:ascii="Verdana" w:hAnsi="Verdana"/>
        </w:rPr>
      </w:pPr>
    </w:p>
    <w:p w14:paraId="293C0FDD" w14:textId="77777777" w:rsidR="00CB3521" w:rsidRDefault="00CB3521" w:rsidP="004E5A07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</w:rPr>
      </w:pPr>
    </w:p>
    <w:p w14:paraId="387D024F" w14:textId="77777777" w:rsidR="004E5A07" w:rsidRDefault="004E5A07" w:rsidP="004E5A07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</w:rPr>
      </w:pPr>
    </w:p>
    <w:p w14:paraId="4177EF2F" w14:textId="77777777" w:rsidR="004E5A07" w:rsidRDefault="004E5A07" w:rsidP="004E5A07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</w:rPr>
      </w:pPr>
    </w:p>
    <w:p w14:paraId="261C3D7F" w14:textId="77777777" w:rsidR="004E5A07" w:rsidRDefault="004E5A07" w:rsidP="004E5A07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</w:rPr>
      </w:pPr>
    </w:p>
    <w:p w14:paraId="76039149" w14:textId="77777777" w:rsidR="004E5A07" w:rsidRDefault="004E5A07" w:rsidP="004E5A07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</w:rPr>
      </w:pPr>
    </w:p>
    <w:p w14:paraId="7B90C5BA" w14:textId="77777777" w:rsidR="004E5A07" w:rsidDel="00B30A88" w:rsidRDefault="004E5A07" w:rsidP="004E5A07">
      <w:pPr>
        <w:pStyle w:val="p1"/>
        <w:adjustRightInd w:val="0"/>
        <w:snapToGrid w:val="0"/>
        <w:spacing w:before="0" w:beforeAutospacing="0" w:after="0" w:afterAutospacing="0"/>
        <w:rPr>
          <w:del w:id="323" w:author="Gareth Harding" w:date="2025-07-09T17:16:00Z" w16du:dateUtc="2025-07-09T15:16:00Z"/>
          <w:rFonts w:ascii="Verdana" w:hAnsi="Verdana"/>
        </w:rPr>
      </w:pPr>
    </w:p>
    <w:p w14:paraId="6781CF56" w14:textId="77777777" w:rsidR="004E5A07" w:rsidRPr="004E5A07" w:rsidRDefault="004E5A07" w:rsidP="004E5A07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</w:rPr>
      </w:pPr>
    </w:p>
    <w:p w14:paraId="2D74AFA5" w14:textId="1ED530A2" w:rsidR="00A41D97" w:rsidRPr="003504AA" w:rsidRDefault="00A41D97" w:rsidP="00285995">
      <w:pPr>
        <w:pStyle w:val="Prrafodelista"/>
        <w:numPr>
          <w:ilvl w:val="0"/>
          <w:numId w:val="15"/>
        </w:numPr>
        <w:adjustRightInd w:val="0"/>
        <w:snapToGrid w:val="0"/>
        <w:contextualSpacing w:val="0"/>
        <w:rPr>
          <w:rFonts w:ascii="Verdana" w:hAnsi="Verdana"/>
          <w:b/>
          <w:bCs/>
          <w:color w:val="215E99" w:themeColor="text2" w:themeTint="BF"/>
          <w:lang w:val="en-GB"/>
          <w:rPrChange w:id="324" w:author="Gareth Harding" w:date="2025-07-09T10:07:00Z" w16du:dateUtc="2025-07-09T08:07:00Z">
            <w:rPr>
              <w:rFonts w:ascii="Verdana" w:hAnsi="Verdana"/>
              <w:b/>
              <w:bCs/>
              <w:color w:val="215E99" w:themeColor="text2" w:themeTint="BF"/>
            </w:rPr>
          </w:rPrChange>
        </w:rPr>
      </w:pPr>
      <w:del w:id="325" w:author="Gareth Harding" w:date="2025-07-09T10:07:00Z" w16du:dateUtc="2025-07-09T08:07:00Z">
        <w:r w:rsidRPr="003504AA" w:rsidDel="003504AA">
          <w:rPr>
            <w:rFonts w:ascii="Verdana" w:hAnsi="Verdana"/>
            <w:b/>
            <w:bCs/>
            <w:color w:val="215E99" w:themeColor="text2" w:themeTint="BF"/>
            <w:lang w:val="en-GB"/>
            <w:rPrChange w:id="326" w:author="Gareth Harding" w:date="2025-07-09T10:07:00Z" w16du:dateUtc="2025-07-09T08:07:00Z">
              <w:rPr>
                <w:rFonts w:ascii="Verdana" w:hAnsi="Verdana"/>
                <w:b/>
                <w:bCs/>
                <w:color w:val="215E99" w:themeColor="text2" w:themeTint="BF"/>
              </w:rPr>
            </w:rPrChange>
          </w:rPr>
          <w:lastRenderedPageBreak/>
          <w:delText xml:space="preserve">The </w:delText>
        </w:r>
      </w:del>
      <w:ins w:id="327" w:author="Gareth Harding" w:date="2025-07-09T10:07:00Z" w16du:dateUtc="2025-07-09T08:07:00Z">
        <w:r w:rsidR="003504AA" w:rsidRPr="003504AA">
          <w:rPr>
            <w:rFonts w:ascii="Verdana" w:hAnsi="Verdana"/>
            <w:b/>
            <w:bCs/>
            <w:color w:val="215E99" w:themeColor="text2" w:themeTint="BF"/>
            <w:lang w:val="en-GB"/>
            <w:rPrChange w:id="328" w:author="Gareth Harding" w:date="2025-07-09T10:07:00Z" w16du:dateUtc="2025-07-09T08:07:00Z">
              <w:rPr>
                <w:rFonts w:ascii="Verdana" w:hAnsi="Verdana"/>
                <w:b/>
                <w:bCs/>
                <w:color w:val="215E99" w:themeColor="text2" w:themeTint="BF"/>
              </w:rPr>
            </w:rPrChange>
          </w:rPr>
          <w:t xml:space="preserve">What </w:t>
        </w:r>
        <w:r w:rsidR="003504AA" w:rsidRPr="00234D60">
          <w:rPr>
            <w:rFonts w:ascii="Verdana" w:hAnsi="Verdana"/>
            <w:b/>
            <w:bCs/>
            <w:color w:val="215E99" w:themeColor="text2" w:themeTint="BF"/>
            <w:lang w:val="en-GB"/>
          </w:rPr>
          <w:t>Daisy</w:t>
        </w:r>
        <w:r w:rsidR="003504AA">
          <w:rPr>
            <w:rFonts w:ascii="Verdana" w:hAnsi="Verdana"/>
            <w:b/>
            <w:bCs/>
            <w:color w:val="215E99" w:themeColor="text2" w:themeTint="BF"/>
            <w:lang w:val="en-GB"/>
          </w:rPr>
          <w:t xml:space="preserve"> </w:t>
        </w:r>
      </w:ins>
      <w:ins w:id="329" w:author="Gareth Harding" w:date="2025-07-09T10:08:00Z" w16du:dateUtc="2025-07-09T08:08:00Z">
        <w:r w:rsidR="003504AA">
          <w:rPr>
            <w:rFonts w:ascii="Verdana" w:hAnsi="Verdana"/>
            <w:b/>
            <w:bCs/>
            <w:color w:val="215E99" w:themeColor="text2" w:themeTint="BF"/>
            <w:lang w:val="en-GB"/>
          </w:rPr>
          <w:t>D</w:t>
        </w:r>
        <w:r w:rsidR="008B1DD6">
          <w:rPr>
            <w:rFonts w:ascii="Verdana" w:hAnsi="Verdana"/>
            <w:b/>
            <w:bCs/>
            <w:color w:val="215E99" w:themeColor="text2" w:themeTint="BF"/>
            <w:lang w:val="en-GB"/>
          </w:rPr>
          <w:t>oes</w:t>
        </w:r>
      </w:ins>
      <w:ins w:id="330" w:author="Gareth Harding" w:date="2025-07-09T10:07:00Z" w16du:dateUtc="2025-07-09T08:07:00Z">
        <w:r w:rsidR="003504AA">
          <w:rPr>
            <w:rFonts w:ascii="Verdana" w:hAnsi="Verdana"/>
            <w:b/>
            <w:bCs/>
            <w:color w:val="215E99" w:themeColor="text2" w:themeTint="BF"/>
            <w:lang w:val="en-GB"/>
          </w:rPr>
          <w:t xml:space="preserve"> </w:t>
        </w:r>
      </w:ins>
      <w:ins w:id="331" w:author="Gareth Harding" w:date="2025-07-09T10:08:00Z" w16du:dateUtc="2025-07-09T08:08:00Z">
        <w:r w:rsidR="008B1DD6">
          <w:rPr>
            <w:rFonts w:ascii="Verdana" w:hAnsi="Verdana"/>
            <w:b/>
            <w:bCs/>
            <w:color w:val="215E99" w:themeColor="text2" w:themeTint="BF"/>
            <w:lang w:val="en-GB"/>
          </w:rPr>
          <w:t>Each</w:t>
        </w:r>
      </w:ins>
      <w:ins w:id="332" w:author="Gareth Harding" w:date="2025-07-09T10:07:00Z" w16du:dateUtc="2025-07-09T08:07:00Z">
        <w:r w:rsidR="003504AA" w:rsidRPr="003504AA">
          <w:rPr>
            <w:rFonts w:ascii="Verdana" w:hAnsi="Verdana"/>
            <w:b/>
            <w:bCs/>
            <w:color w:val="215E99" w:themeColor="text2" w:themeTint="BF"/>
            <w:lang w:val="en-GB"/>
            <w:rPrChange w:id="333" w:author="Gareth Harding" w:date="2025-07-09T10:07:00Z" w16du:dateUtc="2025-07-09T08:07:00Z">
              <w:rPr>
                <w:rFonts w:ascii="Verdana" w:hAnsi="Verdana"/>
                <w:b/>
                <w:bCs/>
                <w:color w:val="215E99" w:themeColor="text2" w:themeTint="BF"/>
              </w:rPr>
            </w:rPrChange>
          </w:rPr>
          <w:t xml:space="preserve"> </w:t>
        </w:r>
      </w:ins>
      <w:r w:rsidRPr="003504AA">
        <w:rPr>
          <w:rFonts w:ascii="Verdana" w:hAnsi="Verdana"/>
          <w:b/>
          <w:bCs/>
          <w:color w:val="215E99" w:themeColor="text2" w:themeTint="BF"/>
          <w:lang w:val="en-GB"/>
          <w:rPrChange w:id="334" w:author="Gareth Harding" w:date="2025-07-09T10:07:00Z" w16du:dateUtc="2025-07-09T08:07:00Z">
            <w:rPr>
              <w:rFonts w:ascii="Verdana" w:hAnsi="Verdana"/>
              <w:b/>
              <w:bCs/>
              <w:color w:val="215E99" w:themeColor="text2" w:themeTint="BF"/>
            </w:rPr>
          </w:rPrChange>
        </w:rPr>
        <w:t>Week</w:t>
      </w:r>
      <w:del w:id="335" w:author="Gareth Harding" w:date="2025-07-09T10:07:00Z" w16du:dateUtc="2025-07-09T08:07:00Z">
        <w:r w:rsidRPr="003504AA" w:rsidDel="003504AA">
          <w:rPr>
            <w:rFonts w:ascii="Verdana" w:hAnsi="Verdana"/>
            <w:b/>
            <w:bCs/>
            <w:color w:val="215E99" w:themeColor="text2" w:themeTint="BF"/>
            <w:lang w:val="en-GB"/>
            <w:rPrChange w:id="336" w:author="Gareth Harding" w:date="2025-07-09T10:07:00Z" w16du:dateUtc="2025-07-09T08:07:00Z">
              <w:rPr>
                <w:rFonts w:ascii="Verdana" w:hAnsi="Verdana"/>
                <w:b/>
                <w:bCs/>
                <w:color w:val="215E99" w:themeColor="text2" w:themeTint="BF"/>
              </w:rPr>
            </w:rPrChange>
          </w:rPr>
          <w:delText xml:space="preserve"> of Daisy</w:delText>
        </w:r>
      </w:del>
    </w:p>
    <w:p w14:paraId="6F0C55EF" w14:textId="77777777" w:rsidR="00257C6C" w:rsidRPr="003504AA" w:rsidRDefault="00257C6C" w:rsidP="00257C6C">
      <w:pPr>
        <w:pStyle w:val="Prrafodelista"/>
        <w:adjustRightInd w:val="0"/>
        <w:snapToGrid w:val="0"/>
        <w:ind w:left="360"/>
        <w:contextualSpacing w:val="0"/>
        <w:rPr>
          <w:rFonts w:ascii="Verdana" w:hAnsi="Verdana"/>
          <w:b/>
          <w:bCs/>
          <w:color w:val="215E99" w:themeColor="text2" w:themeTint="BF"/>
          <w:lang w:val="en-GB"/>
          <w:rPrChange w:id="337" w:author="Gareth Harding" w:date="2025-07-09T10:07:00Z" w16du:dateUtc="2025-07-09T08:07:00Z">
            <w:rPr>
              <w:rFonts w:ascii="Verdana" w:hAnsi="Verdana"/>
              <w:b/>
              <w:bCs/>
              <w:color w:val="215E99" w:themeColor="text2" w:themeTint="BF"/>
            </w:rPr>
          </w:rPrChange>
        </w:rPr>
      </w:pPr>
    </w:p>
    <w:p w14:paraId="708326DA" w14:textId="77777777" w:rsidR="00A41D97" w:rsidRPr="003504AA" w:rsidRDefault="00A41D97" w:rsidP="002A2F0F">
      <w:pPr>
        <w:pStyle w:val="p3"/>
        <w:snapToGrid w:val="0"/>
        <w:spacing w:before="0" w:beforeAutospacing="0" w:after="0" w:afterAutospacing="0"/>
        <w:rPr>
          <w:rFonts w:ascii="Verdana" w:hAnsi="Verdana"/>
          <w:lang w:val="en-GB"/>
          <w:rPrChange w:id="338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Style w:val="s2"/>
          <w:rFonts w:ascii="Verdana" w:eastAsiaTheme="majorEastAsia" w:hAnsi="Verdana"/>
          <w:b/>
          <w:bCs/>
          <w:lang w:val="en-GB"/>
          <w:rPrChange w:id="339" w:author="Gareth Harding" w:date="2025-07-09T09:58:00Z" w16du:dateUtc="2025-07-09T07:58:00Z">
            <w:rPr>
              <w:rStyle w:val="s2"/>
              <w:rFonts w:ascii="Verdana" w:eastAsiaTheme="majorEastAsia" w:hAnsi="Verdana"/>
              <w:b/>
              <w:bCs/>
            </w:rPr>
          </w:rPrChange>
        </w:rPr>
        <w:t>On Monday</w:t>
      </w:r>
      <w:r w:rsidRPr="003504AA">
        <w:rPr>
          <w:rFonts w:ascii="Verdana" w:hAnsi="Verdana"/>
          <w:lang w:val="en-GB"/>
          <w:rPrChange w:id="340" w:author="Gareth Harding" w:date="2025-07-09T09:58:00Z" w16du:dateUtc="2025-07-09T07:58:00Z">
            <w:rPr>
              <w:rFonts w:ascii="Verdana" w:hAnsi="Verdana"/>
            </w:rPr>
          </w:rPrChange>
        </w:rPr>
        <w:t xml:space="preserve">, Daisy the dog runs </w:t>
      </w:r>
      <w:r w:rsidRPr="003504AA">
        <w:rPr>
          <w:rStyle w:val="s2"/>
          <w:rFonts w:ascii="Verdana" w:eastAsiaTheme="majorEastAsia" w:hAnsi="Verdana"/>
          <w:b/>
          <w:bCs/>
          <w:lang w:val="en-GB"/>
          <w:rPrChange w:id="341" w:author="Gareth Harding" w:date="2025-07-09T09:58:00Z" w16du:dateUtc="2025-07-09T07:58:00Z">
            <w:rPr>
              <w:rStyle w:val="s2"/>
              <w:rFonts w:ascii="Verdana" w:eastAsiaTheme="majorEastAsia" w:hAnsi="Verdana"/>
              <w:b/>
              <w:bCs/>
            </w:rPr>
          </w:rPrChange>
        </w:rPr>
        <w:t>in</w:t>
      </w:r>
      <w:r w:rsidRPr="003504AA">
        <w:rPr>
          <w:rFonts w:ascii="Verdana" w:hAnsi="Verdana"/>
          <w:lang w:val="en-GB"/>
          <w:rPrChange w:id="342" w:author="Gareth Harding" w:date="2025-07-09T09:58:00Z" w16du:dateUtc="2025-07-09T07:58:00Z">
            <w:rPr>
              <w:rFonts w:ascii="Verdana" w:hAnsi="Verdana"/>
            </w:rPr>
          </w:rPrChange>
        </w:rPr>
        <w:t xml:space="preserve"> the park.</w:t>
      </w:r>
    </w:p>
    <w:p w14:paraId="72767832" w14:textId="77777777" w:rsidR="00A41D97" w:rsidRPr="003504AA" w:rsidRDefault="00A41D97" w:rsidP="002A2F0F">
      <w:pPr>
        <w:pStyle w:val="p3"/>
        <w:snapToGrid w:val="0"/>
        <w:spacing w:before="0" w:beforeAutospacing="0" w:after="0" w:afterAutospacing="0"/>
        <w:rPr>
          <w:rFonts w:ascii="Verdana" w:hAnsi="Verdana"/>
          <w:lang w:val="en-GB"/>
          <w:rPrChange w:id="343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Style w:val="s2"/>
          <w:rFonts w:ascii="Verdana" w:eastAsiaTheme="majorEastAsia" w:hAnsi="Verdana"/>
          <w:b/>
          <w:bCs/>
          <w:lang w:val="en-GB"/>
          <w:rPrChange w:id="344" w:author="Gareth Harding" w:date="2025-07-09T09:58:00Z" w16du:dateUtc="2025-07-09T07:58:00Z">
            <w:rPr>
              <w:rStyle w:val="s2"/>
              <w:rFonts w:ascii="Verdana" w:eastAsiaTheme="majorEastAsia" w:hAnsi="Verdana"/>
              <w:b/>
              <w:bCs/>
            </w:rPr>
          </w:rPrChange>
        </w:rPr>
        <w:t>On Tuesday</w:t>
      </w:r>
      <w:r w:rsidRPr="003504AA">
        <w:rPr>
          <w:rFonts w:ascii="Verdana" w:hAnsi="Verdana"/>
          <w:lang w:val="en-GB"/>
          <w:rPrChange w:id="345" w:author="Gareth Harding" w:date="2025-07-09T09:58:00Z" w16du:dateUtc="2025-07-09T07:58:00Z">
            <w:rPr>
              <w:rFonts w:ascii="Verdana" w:hAnsi="Verdana"/>
            </w:rPr>
          </w:rPrChange>
        </w:rPr>
        <w:t xml:space="preserve">, she plays </w:t>
      </w:r>
      <w:r w:rsidRPr="003504AA">
        <w:rPr>
          <w:rStyle w:val="s2"/>
          <w:rFonts w:ascii="Verdana" w:eastAsiaTheme="majorEastAsia" w:hAnsi="Verdana"/>
          <w:b/>
          <w:bCs/>
          <w:lang w:val="en-GB"/>
          <w:rPrChange w:id="346" w:author="Gareth Harding" w:date="2025-07-09T09:58:00Z" w16du:dateUtc="2025-07-09T07:58:00Z">
            <w:rPr>
              <w:rStyle w:val="s2"/>
              <w:rFonts w:ascii="Verdana" w:eastAsiaTheme="majorEastAsia" w:hAnsi="Verdana"/>
              <w:b/>
              <w:bCs/>
            </w:rPr>
          </w:rPrChange>
        </w:rPr>
        <w:t>with</w:t>
      </w:r>
      <w:r w:rsidRPr="003504AA">
        <w:rPr>
          <w:rFonts w:ascii="Verdana" w:hAnsi="Verdana"/>
          <w:lang w:val="en-GB"/>
          <w:rPrChange w:id="347" w:author="Gareth Harding" w:date="2025-07-09T09:58:00Z" w16du:dateUtc="2025-07-09T07:58:00Z">
            <w:rPr>
              <w:rFonts w:ascii="Verdana" w:hAnsi="Verdana"/>
            </w:rPr>
          </w:rPrChange>
        </w:rPr>
        <w:t xml:space="preserve"> a red ball.</w:t>
      </w:r>
    </w:p>
    <w:p w14:paraId="1188352F" w14:textId="6365ABCB" w:rsidR="007E1D04" w:rsidRPr="003504AA" w:rsidRDefault="00A41D97" w:rsidP="002A2F0F">
      <w:pPr>
        <w:pStyle w:val="p1"/>
        <w:snapToGrid w:val="0"/>
        <w:spacing w:before="0" w:beforeAutospacing="0" w:after="0" w:afterAutospacing="0"/>
        <w:rPr>
          <w:rFonts w:ascii="Verdana" w:hAnsi="Verdana"/>
          <w:lang w:val="en-GB"/>
          <w:rPrChange w:id="348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Style w:val="s2"/>
          <w:rFonts w:ascii="Verdana" w:eastAsiaTheme="majorEastAsia" w:hAnsi="Verdana"/>
          <w:b/>
          <w:bCs/>
          <w:lang w:val="en-GB"/>
          <w:rPrChange w:id="349" w:author="Gareth Harding" w:date="2025-07-09T09:58:00Z" w16du:dateUtc="2025-07-09T07:58:00Z">
            <w:rPr>
              <w:rStyle w:val="s2"/>
              <w:rFonts w:ascii="Verdana" w:eastAsiaTheme="majorEastAsia" w:hAnsi="Verdana"/>
              <w:b/>
              <w:bCs/>
            </w:rPr>
          </w:rPrChange>
        </w:rPr>
        <w:t>On Wednesday</w:t>
      </w:r>
      <w:r w:rsidRPr="003504AA">
        <w:rPr>
          <w:rFonts w:ascii="Verdana" w:hAnsi="Verdana"/>
          <w:lang w:val="en-GB"/>
          <w:rPrChange w:id="350" w:author="Gareth Harding" w:date="2025-07-09T09:58:00Z" w16du:dateUtc="2025-07-09T07:58:00Z">
            <w:rPr>
              <w:rFonts w:ascii="Verdana" w:hAnsi="Verdana"/>
            </w:rPr>
          </w:rPrChange>
        </w:rPr>
        <w:t xml:space="preserve">, </w:t>
      </w:r>
      <w:r w:rsidR="007E1D04" w:rsidRPr="003504AA">
        <w:rPr>
          <w:rFonts w:ascii="Verdana" w:hAnsi="Verdana"/>
          <w:lang w:val="en-GB"/>
          <w:rPrChange w:id="351" w:author="Gareth Harding" w:date="2025-07-09T09:58:00Z" w16du:dateUtc="2025-07-09T07:58:00Z">
            <w:rPr>
              <w:rFonts w:ascii="Verdana" w:hAnsi="Verdana"/>
            </w:rPr>
          </w:rPrChange>
        </w:rPr>
        <w:t>she eats a big bone.</w:t>
      </w:r>
    </w:p>
    <w:p w14:paraId="59306DA7" w14:textId="316D155B" w:rsidR="00A41D97" w:rsidRPr="003504AA" w:rsidRDefault="00A41D97" w:rsidP="002A2F0F">
      <w:pPr>
        <w:pStyle w:val="p3"/>
        <w:snapToGrid w:val="0"/>
        <w:spacing w:before="0" w:beforeAutospacing="0" w:after="0" w:afterAutospacing="0"/>
        <w:rPr>
          <w:rFonts w:ascii="Verdana" w:hAnsi="Verdana"/>
          <w:lang w:val="en-GB"/>
          <w:rPrChange w:id="352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Style w:val="s2"/>
          <w:rFonts w:ascii="Verdana" w:eastAsiaTheme="majorEastAsia" w:hAnsi="Verdana"/>
          <w:b/>
          <w:bCs/>
          <w:lang w:val="en-GB"/>
          <w:rPrChange w:id="353" w:author="Gareth Harding" w:date="2025-07-09T09:58:00Z" w16du:dateUtc="2025-07-09T07:58:00Z">
            <w:rPr>
              <w:rStyle w:val="s2"/>
              <w:rFonts w:ascii="Verdana" w:eastAsiaTheme="majorEastAsia" w:hAnsi="Verdana"/>
              <w:b/>
              <w:bCs/>
            </w:rPr>
          </w:rPrChange>
        </w:rPr>
        <w:t>On Thursday</w:t>
      </w:r>
      <w:r w:rsidRPr="003504AA">
        <w:rPr>
          <w:rFonts w:ascii="Verdana" w:hAnsi="Verdana"/>
          <w:lang w:val="en-GB"/>
          <w:rPrChange w:id="354" w:author="Gareth Harding" w:date="2025-07-09T09:58:00Z" w16du:dateUtc="2025-07-09T07:58:00Z">
            <w:rPr>
              <w:rFonts w:ascii="Verdana" w:hAnsi="Verdana"/>
            </w:rPr>
          </w:rPrChange>
        </w:rPr>
        <w:t xml:space="preserve">, she sleeps </w:t>
      </w:r>
      <w:r w:rsidRPr="003504AA">
        <w:rPr>
          <w:rStyle w:val="s2"/>
          <w:rFonts w:ascii="Verdana" w:eastAsiaTheme="majorEastAsia" w:hAnsi="Verdana"/>
          <w:b/>
          <w:bCs/>
          <w:lang w:val="en-GB"/>
          <w:rPrChange w:id="355" w:author="Gareth Harding" w:date="2025-07-09T09:58:00Z" w16du:dateUtc="2025-07-09T07:58:00Z">
            <w:rPr>
              <w:rStyle w:val="s2"/>
              <w:rFonts w:ascii="Verdana" w:eastAsiaTheme="majorEastAsia" w:hAnsi="Verdana"/>
              <w:b/>
              <w:bCs/>
            </w:rPr>
          </w:rPrChange>
        </w:rPr>
        <w:t>under</w:t>
      </w:r>
      <w:r w:rsidRPr="003504AA">
        <w:rPr>
          <w:rFonts w:ascii="Verdana" w:hAnsi="Verdana"/>
          <w:lang w:val="en-GB"/>
          <w:rPrChange w:id="356" w:author="Gareth Harding" w:date="2025-07-09T09:58:00Z" w16du:dateUtc="2025-07-09T07:58:00Z">
            <w:rPr>
              <w:rFonts w:ascii="Verdana" w:hAnsi="Verdana"/>
            </w:rPr>
          </w:rPrChange>
        </w:rPr>
        <w:t xml:space="preserve"> the tree.</w:t>
      </w:r>
    </w:p>
    <w:p w14:paraId="31EB911C" w14:textId="3DAF9A94" w:rsidR="00A41D97" w:rsidRPr="003504AA" w:rsidRDefault="00A41D97" w:rsidP="002A2F0F">
      <w:pPr>
        <w:pStyle w:val="p3"/>
        <w:snapToGrid w:val="0"/>
        <w:spacing w:before="0" w:beforeAutospacing="0" w:after="0" w:afterAutospacing="0"/>
        <w:rPr>
          <w:rFonts w:ascii="Verdana" w:hAnsi="Verdana"/>
          <w:lang w:val="en-GB"/>
          <w:rPrChange w:id="357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Style w:val="s2"/>
          <w:rFonts w:ascii="Verdana" w:eastAsiaTheme="majorEastAsia" w:hAnsi="Verdana"/>
          <w:b/>
          <w:bCs/>
          <w:lang w:val="en-GB"/>
          <w:rPrChange w:id="358" w:author="Gareth Harding" w:date="2025-07-09T09:58:00Z" w16du:dateUtc="2025-07-09T07:58:00Z">
            <w:rPr>
              <w:rStyle w:val="s2"/>
              <w:rFonts w:ascii="Verdana" w:eastAsiaTheme="majorEastAsia" w:hAnsi="Verdana"/>
              <w:b/>
              <w:bCs/>
            </w:rPr>
          </w:rPrChange>
        </w:rPr>
        <w:t>On Friday</w:t>
      </w:r>
      <w:r w:rsidRPr="003504AA">
        <w:rPr>
          <w:rFonts w:ascii="Verdana" w:hAnsi="Verdana"/>
          <w:lang w:val="en-GB"/>
          <w:rPrChange w:id="359" w:author="Gareth Harding" w:date="2025-07-09T09:58:00Z" w16du:dateUtc="2025-07-09T07:58:00Z">
            <w:rPr>
              <w:rFonts w:ascii="Verdana" w:hAnsi="Verdana"/>
            </w:rPr>
          </w:rPrChange>
        </w:rPr>
        <w:t xml:space="preserve">, Daisy visits her friend, </w:t>
      </w:r>
      <w:r w:rsidR="00EC2EC8" w:rsidRPr="003504AA">
        <w:rPr>
          <w:rFonts w:ascii="Verdana" w:hAnsi="Verdana"/>
          <w:lang w:val="en-GB"/>
          <w:rPrChange w:id="360" w:author="Gareth Harding" w:date="2025-07-09T09:58:00Z" w16du:dateUtc="2025-07-09T07:58:00Z">
            <w:rPr>
              <w:rFonts w:ascii="Verdana" w:hAnsi="Verdana"/>
            </w:rPr>
          </w:rPrChange>
        </w:rPr>
        <w:t>Tom</w:t>
      </w:r>
      <w:r w:rsidRPr="003504AA">
        <w:rPr>
          <w:rFonts w:ascii="Verdana" w:hAnsi="Verdana"/>
          <w:lang w:val="en-GB"/>
          <w:rPrChange w:id="361" w:author="Gareth Harding" w:date="2025-07-09T09:58:00Z" w16du:dateUtc="2025-07-09T07:58:00Z">
            <w:rPr>
              <w:rFonts w:ascii="Verdana" w:hAnsi="Verdana"/>
            </w:rPr>
          </w:rPrChange>
        </w:rPr>
        <w:t xml:space="preserve"> the cat.</w:t>
      </w:r>
    </w:p>
    <w:p w14:paraId="352AB929" w14:textId="77777777" w:rsidR="00A41D97" w:rsidRPr="003504AA" w:rsidRDefault="00A41D97" w:rsidP="002A2F0F">
      <w:pPr>
        <w:pStyle w:val="p3"/>
        <w:snapToGrid w:val="0"/>
        <w:spacing w:before="0" w:beforeAutospacing="0" w:after="0" w:afterAutospacing="0"/>
        <w:rPr>
          <w:rFonts w:ascii="Verdana" w:hAnsi="Verdana"/>
          <w:lang w:val="en-GB"/>
          <w:rPrChange w:id="362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Style w:val="s2"/>
          <w:rFonts w:ascii="Verdana" w:eastAsiaTheme="majorEastAsia" w:hAnsi="Verdana"/>
          <w:b/>
          <w:bCs/>
          <w:lang w:val="en-GB"/>
          <w:rPrChange w:id="363" w:author="Gareth Harding" w:date="2025-07-09T09:58:00Z" w16du:dateUtc="2025-07-09T07:58:00Z">
            <w:rPr>
              <w:rStyle w:val="s2"/>
              <w:rFonts w:ascii="Verdana" w:eastAsiaTheme="majorEastAsia" w:hAnsi="Verdana"/>
              <w:b/>
              <w:bCs/>
            </w:rPr>
          </w:rPrChange>
        </w:rPr>
        <w:t>On Saturday</w:t>
      </w:r>
      <w:r w:rsidRPr="003504AA">
        <w:rPr>
          <w:rFonts w:ascii="Verdana" w:hAnsi="Verdana"/>
          <w:lang w:val="en-GB"/>
          <w:rPrChange w:id="364" w:author="Gareth Harding" w:date="2025-07-09T09:58:00Z" w16du:dateUtc="2025-07-09T07:58:00Z">
            <w:rPr>
              <w:rFonts w:ascii="Verdana" w:hAnsi="Verdana"/>
            </w:rPr>
          </w:rPrChange>
        </w:rPr>
        <w:t xml:space="preserve">, they jump and play </w:t>
      </w:r>
      <w:r w:rsidRPr="003504AA">
        <w:rPr>
          <w:rStyle w:val="s2"/>
          <w:rFonts w:ascii="Verdana" w:eastAsiaTheme="majorEastAsia" w:hAnsi="Verdana"/>
          <w:b/>
          <w:bCs/>
          <w:lang w:val="en-GB"/>
          <w:rPrChange w:id="365" w:author="Gareth Harding" w:date="2025-07-09T09:58:00Z" w16du:dateUtc="2025-07-09T07:58:00Z">
            <w:rPr>
              <w:rStyle w:val="s2"/>
              <w:rFonts w:ascii="Verdana" w:eastAsiaTheme="majorEastAsia" w:hAnsi="Verdana"/>
              <w:b/>
              <w:bCs/>
            </w:rPr>
          </w:rPrChange>
        </w:rPr>
        <w:t>in</w:t>
      </w:r>
      <w:r w:rsidRPr="003504AA">
        <w:rPr>
          <w:rFonts w:ascii="Verdana" w:hAnsi="Verdana"/>
          <w:lang w:val="en-GB"/>
          <w:rPrChange w:id="366" w:author="Gareth Harding" w:date="2025-07-09T09:58:00Z" w16du:dateUtc="2025-07-09T07:58:00Z">
            <w:rPr>
              <w:rFonts w:ascii="Verdana" w:hAnsi="Verdana"/>
            </w:rPr>
          </w:rPrChange>
        </w:rPr>
        <w:t xml:space="preserve"> the garden.</w:t>
      </w:r>
    </w:p>
    <w:p w14:paraId="430E3981" w14:textId="77777777" w:rsidR="00A41D97" w:rsidRPr="003504AA" w:rsidRDefault="00A41D97" w:rsidP="002A2F0F">
      <w:pPr>
        <w:pStyle w:val="p3"/>
        <w:snapToGrid w:val="0"/>
        <w:spacing w:before="0" w:beforeAutospacing="0" w:after="0" w:afterAutospacing="0"/>
        <w:rPr>
          <w:rFonts w:ascii="Verdana" w:hAnsi="Verdana"/>
          <w:lang w:val="en-GB"/>
          <w:rPrChange w:id="367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Style w:val="s2"/>
          <w:rFonts w:ascii="Verdana" w:eastAsiaTheme="majorEastAsia" w:hAnsi="Verdana"/>
          <w:b/>
          <w:bCs/>
          <w:lang w:val="en-GB"/>
          <w:rPrChange w:id="368" w:author="Gareth Harding" w:date="2025-07-09T09:58:00Z" w16du:dateUtc="2025-07-09T07:58:00Z">
            <w:rPr>
              <w:rStyle w:val="s2"/>
              <w:rFonts w:ascii="Verdana" w:eastAsiaTheme="majorEastAsia" w:hAnsi="Verdana"/>
              <w:b/>
              <w:bCs/>
            </w:rPr>
          </w:rPrChange>
        </w:rPr>
        <w:t>On Sunday</w:t>
      </w:r>
      <w:r w:rsidRPr="003504AA">
        <w:rPr>
          <w:rFonts w:ascii="Verdana" w:hAnsi="Verdana"/>
          <w:lang w:val="en-GB"/>
          <w:rPrChange w:id="369" w:author="Gareth Harding" w:date="2025-07-09T09:58:00Z" w16du:dateUtc="2025-07-09T07:58:00Z">
            <w:rPr>
              <w:rFonts w:ascii="Verdana" w:hAnsi="Verdana"/>
            </w:rPr>
          </w:rPrChange>
        </w:rPr>
        <w:t xml:space="preserve">, Daisy rests </w:t>
      </w:r>
      <w:r w:rsidRPr="003504AA">
        <w:rPr>
          <w:rStyle w:val="s2"/>
          <w:rFonts w:ascii="Verdana" w:eastAsiaTheme="majorEastAsia" w:hAnsi="Verdana"/>
          <w:b/>
          <w:bCs/>
          <w:lang w:val="en-GB"/>
          <w:rPrChange w:id="370" w:author="Gareth Harding" w:date="2025-07-09T09:58:00Z" w16du:dateUtc="2025-07-09T07:58:00Z">
            <w:rPr>
              <w:rStyle w:val="s2"/>
              <w:rFonts w:ascii="Verdana" w:eastAsiaTheme="majorEastAsia" w:hAnsi="Verdana"/>
              <w:b/>
              <w:bCs/>
            </w:rPr>
          </w:rPrChange>
        </w:rPr>
        <w:t>on</w:t>
      </w:r>
      <w:r w:rsidRPr="003504AA">
        <w:rPr>
          <w:rFonts w:ascii="Verdana" w:hAnsi="Verdana"/>
          <w:lang w:val="en-GB"/>
          <w:rPrChange w:id="371" w:author="Gareth Harding" w:date="2025-07-09T09:58:00Z" w16du:dateUtc="2025-07-09T07:58:00Z">
            <w:rPr>
              <w:rFonts w:ascii="Verdana" w:hAnsi="Verdana"/>
            </w:rPr>
          </w:rPrChange>
        </w:rPr>
        <w:t xml:space="preserve"> the sofa and says, “Woof! What a fun week!”</w:t>
      </w:r>
    </w:p>
    <w:p w14:paraId="098502D3" w14:textId="77777777" w:rsidR="006A03C8" w:rsidRPr="003504AA" w:rsidRDefault="006A03C8" w:rsidP="002A2F0F">
      <w:pPr>
        <w:pStyle w:val="p3"/>
        <w:snapToGrid w:val="0"/>
        <w:spacing w:before="0" w:beforeAutospacing="0" w:after="0" w:afterAutospacing="0"/>
        <w:rPr>
          <w:rFonts w:ascii="Verdana" w:hAnsi="Verdana"/>
          <w:lang w:val="en-GB"/>
          <w:rPrChange w:id="372" w:author="Gareth Harding" w:date="2025-07-09T09:58:00Z" w16du:dateUtc="2025-07-09T07:58:00Z">
            <w:rPr>
              <w:rFonts w:ascii="Verdana" w:hAnsi="Verdana"/>
            </w:rPr>
          </w:rPrChange>
        </w:rPr>
      </w:pPr>
    </w:p>
    <w:p w14:paraId="6C830B39" w14:textId="77777777" w:rsidR="00EE67FC" w:rsidRPr="003504AA" w:rsidRDefault="00EE67FC" w:rsidP="002A2F0F">
      <w:pPr>
        <w:pStyle w:val="Ttulo3"/>
        <w:adjustRightInd w:val="0"/>
        <w:snapToGrid w:val="0"/>
        <w:spacing w:before="0" w:after="0"/>
        <w:rPr>
          <w:rFonts w:ascii="Verdana" w:hAnsi="Verdana"/>
          <w:b/>
          <w:bCs/>
          <w:color w:val="00B050"/>
          <w:sz w:val="24"/>
          <w:szCs w:val="24"/>
          <w:lang w:val="en-GB"/>
          <w:rPrChange w:id="373" w:author="Gareth Harding" w:date="2025-07-09T09:58:00Z" w16du:dateUtc="2025-07-09T07:58:00Z">
            <w:rPr>
              <w:rFonts w:ascii="Verdana" w:hAnsi="Verdana"/>
              <w:b/>
              <w:bCs/>
              <w:color w:val="00B050"/>
              <w:sz w:val="24"/>
              <w:szCs w:val="24"/>
            </w:rPr>
          </w:rPrChange>
        </w:rPr>
      </w:pPr>
      <w:r w:rsidRPr="003504AA">
        <w:rPr>
          <w:rFonts w:ascii="Verdana" w:hAnsi="Verdana"/>
          <w:b/>
          <w:bCs/>
          <w:color w:val="00B050"/>
          <w:sz w:val="24"/>
          <w:szCs w:val="24"/>
          <w:lang w:val="en-GB"/>
          <w:rPrChange w:id="374" w:author="Gareth Harding" w:date="2025-07-09T09:58:00Z" w16du:dateUtc="2025-07-09T07:58:00Z">
            <w:rPr>
              <w:rFonts w:ascii="Verdana" w:hAnsi="Verdana"/>
              <w:b/>
              <w:bCs/>
              <w:color w:val="00B050"/>
              <w:sz w:val="24"/>
              <w:szCs w:val="24"/>
            </w:rPr>
          </w:rPrChange>
        </w:rPr>
        <w:t>Comprehension Questions</w:t>
      </w:r>
    </w:p>
    <w:p w14:paraId="64D4A4AC" w14:textId="77777777" w:rsidR="006A03C8" w:rsidRPr="003504AA" w:rsidRDefault="006A03C8" w:rsidP="002A2F0F">
      <w:pPr>
        <w:snapToGrid w:val="0"/>
        <w:rPr>
          <w:rFonts w:ascii="Verdana" w:hAnsi="Verdana"/>
          <w:lang w:val="en-GB"/>
          <w:rPrChange w:id="375" w:author="Gareth Harding" w:date="2025-07-09T09:58:00Z" w16du:dateUtc="2025-07-09T07:58:00Z">
            <w:rPr>
              <w:rFonts w:ascii="Verdana" w:hAnsi="Verdana"/>
            </w:rPr>
          </w:rPrChange>
        </w:rPr>
      </w:pPr>
    </w:p>
    <w:p w14:paraId="7A527753" w14:textId="22A6D639" w:rsidR="00EE67FC" w:rsidRPr="00770B93" w:rsidRDefault="00EE67FC" w:rsidP="00770B93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Verdana" w:hAnsi="Verdana"/>
          <w:b/>
          <w:bCs/>
          <w:strike/>
          <w:lang w:val="en-GB"/>
          <w:rPrChange w:id="376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</w:pPr>
      <w:r w:rsidRPr="00770B93">
        <w:rPr>
          <w:rFonts w:ascii="Verdana" w:hAnsi="Verdana"/>
          <w:b/>
          <w:bCs/>
          <w:strike/>
          <w:lang w:val="en-GB"/>
          <w:rPrChange w:id="377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 xml:space="preserve">The story is about a </w:t>
      </w:r>
      <w:r w:rsidR="002843D4" w:rsidRPr="00770B93">
        <w:rPr>
          <w:rFonts w:ascii="Verdana" w:hAnsi="Verdana"/>
          <w:b/>
          <w:bCs/>
          <w:strike/>
          <w:lang w:val="en-GB"/>
          <w:rPrChange w:id="378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cat named Daisy.</w:t>
      </w:r>
    </w:p>
    <w:p w14:paraId="092E5C42" w14:textId="71160528" w:rsidR="002843D4" w:rsidRPr="00770B93" w:rsidRDefault="002843D4" w:rsidP="002A2F0F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Verdana" w:hAnsi="Verdana"/>
          <w:strike/>
        </w:rPr>
      </w:pPr>
      <w:r w:rsidRPr="00770B93">
        <w:rPr>
          <w:rFonts w:ascii="Verdana" w:hAnsi="Verdana"/>
          <w:strike/>
          <w:rPrChange w:id="379" w:author="Gareth Harding" w:date="2025-07-09T10:09:00Z" w16du:dateUtc="2025-07-09T08:09:00Z">
            <w:rPr>
              <w:rFonts w:ascii="Verdana" w:hAnsi="Verdana"/>
              <w:highlight w:val="yellow"/>
            </w:rPr>
          </w:rPrChange>
        </w:rPr>
        <w:t>True</w:t>
      </w:r>
    </w:p>
    <w:p w14:paraId="253FB534" w14:textId="46D41D71" w:rsidR="00EE67FC" w:rsidRPr="00770B93" w:rsidRDefault="002843D4" w:rsidP="002A2F0F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Verdana" w:hAnsi="Verdana"/>
          <w:strike/>
        </w:rPr>
      </w:pPr>
      <w:r w:rsidRPr="00770B93">
        <w:rPr>
          <w:rFonts w:ascii="Verdana" w:hAnsi="Verdana"/>
          <w:strike/>
          <w:highlight w:val="yellow"/>
          <w:rPrChange w:id="380" w:author="Gareth Harding" w:date="2025-07-09T10:09:00Z" w16du:dateUtc="2025-07-09T08:09:00Z">
            <w:rPr>
              <w:rFonts w:ascii="Verdana" w:hAnsi="Verdana"/>
            </w:rPr>
          </w:rPrChange>
        </w:rPr>
        <w:t>False</w:t>
      </w:r>
    </w:p>
    <w:p w14:paraId="71EB3AD6" w14:textId="77777777" w:rsidR="006812DA" w:rsidRPr="004E5A07" w:rsidRDefault="006812DA" w:rsidP="002A2F0F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Verdana" w:hAnsi="Verdana"/>
        </w:rPr>
      </w:pPr>
    </w:p>
    <w:p w14:paraId="60BEC462" w14:textId="56508591" w:rsidR="002843D4" w:rsidRPr="003504AA" w:rsidRDefault="002843D4" w:rsidP="002A2F0F">
      <w:pPr>
        <w:pStyle w:val="p1"/>
        <w:numPr>
          <w:ilvl w:val="0"/>
          <w:numId w:val="36"/>
        </w:numPr>
        <w:adjustRightInd w:val="0"/>
        <w:snapToGrid w:val="0"/>
        <w:spacing w:before="0" w:beforeAutospacing="0" w:after="0" w:afterAutospacing="0"/>
        <w:rPr>
          <w:rFonts w:ascii="Verdana" w:hAnsi="Verdana"/>
          <w:b/>
          <w:bCs/>
          <w:lang w:val="en-GB"/>
          <w:rPrChange w:id="381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</w:pPr>
      <w:r w:rsidRPr="003504AA">
        <w:rPr>
          <w:rFonts w:ascii="Verdana" w:hAnsi="Verdana"/>
          <w:b/>
          <w:bCs/>
          <w:lang w:val="en-GB"/>
          <w:rPrChange w:id="382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Daisy runs in the garden on Monday.</w:t>
      </w:r>
    </w:p>
    <w:p w14:paraId="0C98CCAA" w14:textId="5CF04FC0" w:rsidR="006812DA" w:rsidRPr="004E5A07" w:rsidRDefault="002843D4" w:rsidP="002A2F0F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Verdana" w:hAnsi="Verdana"/>
        </w:rPr>
      </w:pPr>
      <w:r w:rsidRPr="004E5A07">
        <w:rPr>
          <w:rFonts w:ascii="Verdana" w:hAnsi="Verdana"/>
        </w:rPr>
        <w:t>True</w:t>
      </w:r>
    </w:p>
    <w:p w14:paraId="449757B5" w14:textId="3DBD46ED" w:rsidR="002843D4" w:rsidRPr="004E5A07" w:rsidRDefault="002843D4" w:rsidP="002A2F0F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Verdana" w:hAnsi="Verdana"/>
        </w:rPr>
      </w:pPr>
      <w:r w:rsidRPr="004E5A07">
        <w:rPr>
          <w:rFonts w:ascii="Verdana" w:hAnsi="Verdana"/>
          <w:highlight w:val="yellow"/>
        </w:rPr>
        <w:t>False</w:t>
      </w:r>
    </w:p>
    <w:p w14:paraId="7E415578" w14:textId="77777777" w:rsidR="006812DA" w:rsidRPr="004E5A07" w:rsidRDefault="006812DA" w:rsidP="002A2F0F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Verdana" w:hAnsi="Verdana"/>
        </w:rPr>
      </w:pPr>
    </w:p>
    <w:p w14:paraId="079E67A0" w14:textId="3CE8A8B6" w:rsidR="002843D4" w:rsidRPr="003504AA" w:rsidRDefault="002843D4" w:rsidP="002A2F0F">
      <w:pPr>
        <w:pStyle w:val="p1"/>
        <w:numPr>
          <w:ilvl w:val="0"/>
          <w:numId w:val="36"/>
        </w:numPr>
        <w:adjustRightInd w:val="0"/>
        <w:snapToGrid w:val="0"/>
        <w:spacing w:before="0" w:beforeAutospacing="0" w:after="0" w:afterAutospacing="0"/>
        <w:rPr>
          <w:rFonts w:ascii="Verdana" w:hAnsi="Verdana"/>
          <w:b/>
          <w:bCs/>
          <w:lang w:val="en-GB"/>
          <w:rPrChange w:id="383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</w:pPr>
      <w:r w:rsidRPr="003504AA">
        <w:rPr>
          <w:rFonts w:ascii="Verdana" w:hAnsi="Verdana"/>
          <w:b/>
          <w:bCs/>
          <w:lang w:val="en-GB"/>
          <w:rPrChange w:id="384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Daisy plays with a red ball on Tuesday.</w:t>
      </w:r>
    </w:p>
    <w:p w14:paraId="0E64F02B" w14:textId="77777777" w:rsidR="002843D4" w:rsidRPr="004E5A07" w:rsidRDefault="002843D4" w:rsidP="002A2F0F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Verdana" w:hAnsi="Verdana"/>
        </w:rPr>
      </w:pPr>
      <w:r w:rsidRPr="008B1DD6">
        <w:rPr>
          <w:rFonts w:ascii="Verdana" w:hAnsi="Verdana"/>
          <w:highlight w:val="yellow"/>
          <w:rPrChange w:id="385" w:author="Gareth Harding" w:date="2025-07-09T10:10:00Z" w16du:dateUtc="2025-07-09T08:10:00Z">
            <w:rPr>
              <w:rFonts w:ascii="Verdana" w:hAnsi="Verdana"/>
            </w:rPr>
          </w:rPrChange>
        </w:rPr>
        <w:t>True</w:t>
      </w:r>
    </w:p>
    <w:p w14:paraId="4EF6E09F" w14:textId="794097AA" w:rsidR="0001499E" w:rsidRPr="004E5A07" w:rsidRDefault="002843D4" w:rsidP="002A2F0F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Verdana" w:hAnsi="Verdana"/>
        </w:rPr>
      </w:pPr>
      <w:r w:rsidRPr="008B1DD6">
        <w:rPr>
          <w:rFonts w:ascii="Verdana" w:hAnsi="Verdana"/>
          <w:rPrChange w:id="386" w:author="Gareth Harding" w:date="2025-07-09T10:10:00Z" w16du:dateUtc="2025-07-09T08:10:00Z">
            <w:rPr>
              <w:rFonts w:ascii="Verdana" w:hAnsi="Verdana"/>
              <w:highlight w:val="yellow"/>
            </w:rPr>
          </w:rPrChange>
        </w:rPr>
        <w:t>False</w:t>
      </w:r>
    </w:p>
    <w:p w14:paraId="54206DDC" w14:textId="77777777" w:rsidR="006812DA" w:rsidRPr="004E5A07" w:rsidRDefault="006812DA" w:rsidP="002A2F0F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Verdana" w:hAnsi="Verdana"/>
        </w:rPr>
      </w:pPr>
    </w:p>
    <w:p w14:paraId="6FBBB94D" w14:textId="77777777" w:rsidR="0001499E" w:rsidRPr="003504AA" w:rsidRDefault="0001499E" w:rsidP="002A2F0F">
      <w:pPr>
        <w:pStyle w:val="p1"/>
        <w:numPr>
          <w:ilvl w:val="0"/>
          <w:numId w:val="36"/>
        </w:numPr>
        <w:adjustRightInd w:val="0"/>
        <w:snapToGrid w:val="0"/>
        <w:spacing w:before="0" w:beforeAutospacing="0" w:after="0" w:afterAutospacing="0"/>
        <w:rPr>
          <w:rFonts w:ascii="Verdana" w:hAnsi="Verdana"/>
          <w:b/>
          <w:bCs/>
          <w:lang w:val="en-GB"/>
          <w:rPrChange w:id="387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</w:pPr>
      <w:r w:rsidRPr="003504AA">
        <w:rPr>
          <w:rFonts w:ascii="Verdana" w:hAnsi="Verdana"/>
          <w:b/>
          <w:bCs/>
          <w:lang w:val="en-GB"/>
          <w:rPrChange w:id="388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What does Daisy eat on Wednesday?</w:t>
      </w:r>
    </w:p>
    <w:p w14:paraId="4D7A11AF" w14:textId="790FE507" w:rsidR="0001499E" w:rsidRPr="003504AA" w:rsidRDefault="0001499E" w:rsidP="002A2F0F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Verdana" w:hAnsi="Verdana"/>
          <w:lang w:val="en-GB"/>
          <w:rPrChange w:id="389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highlight w:val="yellow"/>
          <w:lang w:val="en-GB"/>
          <w:rPrChange w:id="390" w:author="Gareth Harding" w:date="2025-07-09T09:58:00Z" w16du:dateUtc="2025-07-09T07:58:00Z">
            <w:rPr>
              <w:rFonts w:ascii="Verdana" w:hAnsi="Verdana"/>
              <w:highlight w:val="yellow"/>
            </w:rPr>
          </w:rPrChange>
        </w:rPr>
        <w:t>A big bone</w:t>
      </w:r>
      <w:del w:id="391" w:author="Gareth Harding" w:date="2025-07-09T17:08:00Z" w16du:dateUtc="2025-07-09T15:08:00Z">
        <w:r w:rsidRPr="003504AA" w:rsidDel="0032236C">
          <w:rPr>
            <w:rFonts w:ascii="Verdana" w:hAnsi="Verdana"/>
            <w:highlight w:val="yellow"/>
            <w:lang w:val="en-GB"/>
            <w:rPrChange w:id="392" w:author="Gareth Harding" w:date="2025-07-09T09:58:00Z" w16du:dateUtc="2025-07-09T07:58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2AEAD644" w14:textId="6386A0E5" w:rsidR="0001499E" w:rsidRPr="003504AA" w:rsidRDefault="0001499E" w:rsidP="002A2F0F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Verdana" w:hAnsi="Verdana"/>
          <w:lang w:val="en-GB"/>
          <w:rPrChange w:id="393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394" w:author="Gareth Harding" w:date="2025-07-09T09:58:00Z" w16du:dateUtc="2025-07-09T07:58:00Z">
            <w:rPr>
              <w:rFonts w:ascii="Verdana" w:hAnsi="Verdana"/>
            </w:rPr>
          </w:rPrChange>
        </w:rPr>
        <w:t>A big sandwich</w:t>
      </w:r>
      <w:del w:id="395" w:author="Gareth Harding" w:date="2025-07-09T17:08:00Z" w16du:dateUtc="2025-07-09T15:08:00Z">
        <w:r w:rsidRPr="003504AA" w:rsidDel="0032236C">
          <w:rPr>
            <w:rFonts w:ascii="Verdana" w:hAnsi="Verdana"/>
            <w:lang w:val="en-GB"/>
            <w:rPrChange w:id="396" w:author="Gareth Harding" w:date="2025-07-09T09:58:00Z" w16du:dateUtc="2025-07-09T07:58:00Z">
              <w:rPr>
                <w:rFonts w:ascii="Verdana" w:hAnsi="Verdana"/>
              </w:rPr>
            </w:rPrChange>
          </w:rPr>
          <w:delText>.</w:delText>
        </w:r>
      </w:del>
    </w:p>
    <w:p w14:paraId="194AA670" w14:textId="77777777" w:rsidR="006812DA" w:rsidRPr="003504AA" w:rsidRDefault="006812DA" w:rsidP="002A2F0F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Verdana" w:hAnsi="Verdana"/>
          <w:lang w:val="en-GB"/>
          <w:rPrChange w:id="397" w:author="Gareth Harding" w:date="2025-07-09T09:58:00Z" w16du:dateUtc="2025-07-09T07:58:00Z">
            <w:rPr>
              <w:rFonts w:ascii="Verdana" w:hAnsi="Verdana"/>
            </w:rPr>
          </w:rPrChange>
        </w:rPr>
      </w:pPr>
    </w:p>
    <w:p w14:paraId="1CA8C5E4" w14:textId="3A4A0D5B" w:rsidR="0001499E" w:rsidRPr="00D214C1" w:rsidRDefault="0001499E" w:rsidP="00D214C1">
      <w:pPr>
        <w:pStyle w:val="p1"/>
        <w:numPr>
          <w:ilvl w:val="0"/>
          <w:numId w:val="36"/>
        </w:numPr>
        <w:adjustRightInd w:val="0"/>
        <w:snapToGrid w:val="0"/>
        <w:spacing w:before="0" w:beforeAutospacing="0" w:after="0" w:afterAutospacing="0"/>
        <w:rPr>
          <w:rFonts w:ascii="Verdana" w:hAnsi="Verdana"/>
          <w:b/>
          <w:bCs/>
          <w:lang w:val="en-GB"/>
          <w:rPrChange w:id="398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</w:pPr>
      <w:r w:rsidRPr="00D214C1">
        <w:rPr>
          <w:rFonts w:ascii="Verdana" w:hAnsi="Verdana"/>
          <w:b/>
          <w:bCs/>
          <w:lang w:val="en-GB"/>
          <w:rPrChange w:id="399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Where does Daisy sleep on Thursday?</w:t>
      </w:r>
    </w:p>
    <w:p w14:paraId="724ED9A5" w14:textId="57EC1C38" w:rsidR="00744C93" w:rsidRPr="00D214C1" w:rsidRDefault="00744C93" w:rsidP="002A2F0F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Verdana" w:hAnsi="Verdana"/>
          <w:lang w:val="en-GB"/>
          <w:rPrChange w:id="400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D214C1">
        <w:rPr>
          <w:rFonts w:ascii="Verdana" w:hAnsi="Verdana"/>
          <w:highlight w:val="yellow"/>
          <w:lang w:val="en-GB"/>
          <w:rPrChange w:id="401" w:author="Gareth Harding" w:date="2025-07-09T09:58:00Z" w16du:dateUtc="2025-07-09T07:58:00Z">
            <w:rPr>
              <w:rFonts w:ascii="Verdana" w:hAnsi="Verdana"/>
              <w:highlight w:val="yellow"/>
            </w:rPr>
          </w:rPrChange>
        </w:rPr>
        <w:t>Under the tree</w:t>
      </w:r>
      <w:del w:id="402" w:author="Gareth Harding" w:date="2025-07-09T17:08:00Z" w16du:dateUtc="2025-07-09T15:08:00Z">
        <w:r w:rsidRPr="00D214C1" w:rsidDel="0032236C">
          <w:rPr>
            <w:rFonts w:ascii="Verdana" w:hAnsi="Verdana"/>
            <w:highlight w:val="yellow"/>
            <w:lang w:val="en-GB"/>
            <w:rPrChange w:id="403" w:author="Gareth Harding" w:date="2025-07-09T09:58:00Z" w16du:dateUtc="2025-07-09T07:58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42B9C38A" w14:textId="0BA0DC25" w:rsidR="00744C93" w:rsidRPr="00D214C1" w:rsidRDefault="00744C93" w:rsidP="002A2F0F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Verdana" w:hAnsi="Verdana"/>
          <w:lang w:val="en-GB"/>
          <w:rPrChange w:id="404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D214C1">
        <w:rPr>
          <w:rFonts w:ascii="Verdana" w:hAnsi="Verdana"/>
          <w:lang w:val="en-GB"/>
          <w:rPrChange w:id="405" w:author="Gareth Harding" w:date="2025-07-09T09:58:00Z" w16du:dateUtc="2025-07-09T07:58:00Z">
            <w:rPr>
              <w:rFonts w:ascii="Verdana" w:hAnsi="Verdana"/>
            </w:rPr>
          </w:rPrChange>
        </w:rPr>
        <w:t>Behind the tree</w:t>
      </w:r>
      <w:del w:id="406" w:author="Gareth Harding" w:date="2025-07-09T17:08:00Z" w16du:dateUtc="2025-07-09T15:08:00Z">
        <w:r w:rsidRPr="00D214C1" w:rsidDel="0032236C">
          <w:rPr>
            <w:rFonts w:ascii="Verdana" w:hAnsi="Verdana"/>
            <w:lang w:val="en-GB"/>
            <w:rPrChange w:id="407" w:author="Gareth Harding" w:date="2025-07-09T09:58:00Z" w16du:dateUtc="2025-07-09T07:58:00Z">
              <w:rPr>
                <w:rFonts w:ascii="Verdana" w:hAnsi="Verdana"/>
              </w:rPr>
            </w:rPrChange>
          </w:rPr>
          <w:delText>.</w:delText>
        </w:r>
      </w:del>
    </w:p>
    <w:p w14:paraId="270542D0" w14:textId="77777777" w:rsidR="006812DA" w:rsidRPr="003504AA" w:rsidRDefault="006812DA" w:rsidP="002A2F0F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Verdana" w:hAnsi="Verdana"/>
          <w:lang w:val="en-GB"/>
          <w:rPrChange w:id="408" w:author="Gareth Harding" w:date="2025-07-09T09:58:00Z" w16du:dateUtc="2025-07-09T07:58:00Z">
            <w:rPr>
              <w:rFonts w:ascii="Verdana" w:hAnsi="Verdana"/>
            </w:rPr>
          </w:rPrChange>
        </w:rPr>
      </w:pPr>
    </w:p>
    <w:p w14:paraId="6D0FF12E" w14:textId="77777777" w:rsidR="00744C93" w:rsidRPr="003504AA" w:rsidRDefault="00744C93" w:rsidP="002A2F0F">
      <w:pPr>
        <w:pStyle w:val="p1"/>
        <w:numPr>
          <w:ilvl w:val="0"/>
          <w:numId w:val="36"/>
        </w:numPr>
        <w:adjustRightInd w:val="0"/>
        <w:snapToGrid w:val="0"/>
        <w:spacing w:before="0" w:beforeAutospacing="0" w:after="0" w:afterAutospacing="0"/>
        <w:rPr>
          <w:rFonts w:ascii="Verdana" w:hAnsi="Verdana"/>
          <w:b/>
          <w:bCs/>
          <w:lang w:val="en-GB"/>
          <w:rPrChange w:id="409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</w:pPr>
      <w:r w:rsidRPr="003504AA">
        <w:rPr>
          <w:rFonts w:ascii="Verdana" w:hAnsi="Verdana"/>
          <w:b/>
          <w:bCs/>
          <w:lang w:val="en-GB"/>
          <w:rPrChange w:id="410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Who does Daisy visit on Friday?</w:t>
      </w:r>
    </w:p>
    <w:p w14:paraId="1E3E59D1" w14:textId="2BF6132E" w:rsidR="00744C93" w:rsidRPr="003504AA" w:rsidRDefault="00744C93" w:rsidP="002A2F0F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Verdana" w:hAnsi="Verdana"/>
          <w:lang w:val="en-GB"/>
          <w:rPrChange w:id="411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highlight w:val="yellow"/>
          <w:lang w:val="en-GB"/>
          <w:rPrChange w:id="412" w:author="Gareth Harding" w:date="2025-07-09T09:58:00Z" w16du:dateUtc="2025-07-09T07:58:00Z">
            <w:rPr>
              <w:rFonts w:ascii="Verdana" w:hAnsi="Verdana"/>
              <w:highlight w:val="yellow"/>
            </w:rPr>
          </w:rPrChange>
        </w:rPr>
        <w:t>Her friend, Tom the cat</w:t>
      </w:r>
      <w:del w:id="413" w:author="Gareth Harding" w:date="2025-07-09T17:08:00Z" w16du:dateUtc="2025-07-09T15:08:00Z">
        <w:r w:rsidRPr="003504AA" w:rsidDel="0032236C">
          <w:rPr>
            <w:rFonts w:ascii="Verdana" w:hAnsi="Verdana"/>
            <w:highlight w:val="yellow"/>
            <w:lang w:val="en-GB"/>
            <w:rPrChange w:id="414" w:author="Gareth Harding" w:date="2025-07-09T09:58:00Z" w16du:dateUtc="2025-07-09T07:58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42911ECD" w14:textId="6BDC312F" w:rsidR="00126D8A" w:rsidRPr="003504AA" w:rsidRDefault="00744C93" w:rsidP="002A2F0F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Verdana" w:hAnsi="Verdana"/>
          <w:lang w:val="en-GB"/>
          <w:rPrChange w:id="415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416" w:author="Gareth Harding" w:date="2025-07-09T09:58:00Z" w16du:dateUtc="2025-07-09T07:58:00Z">
            <w:rPr>
              <w:rFonts w:ascii="Verdana" w:hAnsi="Verdana"/>
            </w:rPr>
          </w:rPrChange>
        </w:rPr>
        <w:t>Her sister</w:t>
      </w:r>
      <w:r w:rsidR="0009040F" w:rsidRPr="003504AA">
        <w:rPr>
          <w:rFonts w:ascii="Verdana" w:hAnsi="Verdana"/>
          <w:lang w:val="en-GB"/>
          <w:rPrChange w:id="417" w:author="Gareth Harding" w:date="2025-07-09T09:58:00Z" w16du:dateUtc="2025-07-09T07:58:00Z">
            <w:rPr>
              <w:rFonts w:ascii="Verdana" w:hAnsi="Verdana"/>
            </w:rPr>
          </w:rPrChange>
        </w:rPr>
        <w:t>, Mim the mouse</w:t>
      </w:r>
      <w:del w:id="418" w:author="Gareth Harding" w:date="2025-07-09T17:08:00Z" w16du:dateUtc="2025-07-09T15:08:00Z">
        <w:r w:rsidR="00126D8A" w:rsidRPr="003504AA" w:rsidDel="0032236C">
          <w:rPr>
            <w:rFonts w:ascii="Verdana" w:hAnsi="Verdana"/>
            <w:lang w:val="en-GB"/>
            <w:rPrChange w:id="419" w:author="Gareth Harding" w:date="2025-07-09T09:58:00Z" w16du:dateUtc="2025-07-09T07:58:00Z">
              <w:rPr>
                <w:rFonts w:ascii="Verdana" w:hAnsi="Verdana"/>
              </w:rPr>
            </w:rPrChange>
          </w:rPr>
          <w:delText>.</w:delText>
        </w:r>
      </w:del>
    </w:p>
    <w:p w14:paraId="41299856" w14:textId="77777777" w:rsidR="006812DA" w:rsidRPr="003504AA" w:rsidRDefault="006812DA" w:rsidP="002A2F0F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Verdana" w:hAnsi="Verdana"/>
          <w:lang w:val="en-GB"/>
          <w:rPrChange w:id="420" w:author="Gareth Harding" w:date="2025-07-09T09:58:00Z" w16du:dateUtc="2025-07-09T07:58:00Z">
            <w:rPr>
              <w:rFonts w:ascii="Verdana" w:hAnsi="Verdana"/>
            </w:rPr>
          </w:rPrChange>
        </w:rPr>
      </w:pPr>
    </w:p>
    <w:p w14:paraId="20C35860" w14:textId="59E43B56" w:rsidR="00126D8A" w:rsidRPr="00770B93" w:rsidRDefault="00126D8A" w:rsidP="00770B93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Verdana" w:hAnsi="Verdana"/>
          <w:b/>
          <w:bCs/>
          <w:strike/>
          <w:lang w:val="en-GB"/>
          <w:rPrChange w:id="421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</w:pPr>
      <w:r w:rsidRPr="00770B93">
        <w:rPr>
          <w:rFonts w:ascii="Verdana" w:hAnsi="Verdana"/>
          <w:b/>
          <w:bCs/>
          <w:strike/>
          <w:lang w:val="en-GB"/>
          <w:rPrChange w:id="422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Where do Daisy and Tom play on Saturday?</w:t>
      </w:r>
    </w:p>
    <w:p w14:paraId="2E55FE47" w14:textId="2FC3F528" w:rsidR="00126D8A" w:rsidRPr="00770B93" w:rsidRDefault="00126D8A" w:rsidP="002A2F0F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Verdana" w:hAnsi="Verdana"/>
          <w:strike/>
          <w:lang w:val="en-GB"/>
          <w:rPrChange w:id="423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770B93">
        <w:rPr>
          <w:rFonts w:ascii="Verdana" w:hAnsi="Verdana"/>
          <w:strike/>
          <w:lang w:val="en-GB"/>
          <w:rPrChange w:id="424" w:author="Gareth Harding" w:date="2025-07-09T09:58:00Z" w16du:dateUtc="2025-07-09T07:58:00Z">
            <w:rPr>
              <w:rFonts w:ascii="Verdana" w:hAnsi="Verdana"/>
            </w:rPr>
          </w:rPrChange>
        </w:rPr>
        <w:t>In the house</w:t>
      </w:r>
      <w:del w:id="425" w:author="Gareth Harding" w:date="2025-07-09T17:08:00Z" w16du:dateUtc="2025-07-09T15:08:00Z">
        <w:r w:rsidRPr="00770B93" w:rsidDel="0032236C">
          <w:rPr>
            <w:rFonts w:ascii="Verdana" w:hAnsi="Verdana"/>
            <w:strike/>
            <w:lang w:val="en-GB"/>
            <w:rPrChange w:id="426" w:author="Gareth Harding" w:date="2025-07-09T09:58:00Z" w16du:dateUtc="2025-07-09T07:58:00Z">
              <w:rPr>
                <w:rFonts w:ascii="Verdana" w:hAnsi="Verdana"/>
              </w:rPr>
            </w:rPrChange>
          </w:rPr>
          <w:delText>.</w:delText>
        </w:r>
      </w:del>
    </w:p>
    <w:p w14:paraId="22325281" w14:textId="77777777" w:rsidR="00245570" w:rsidRPr="00770B93" w:rsidRDefault="00245570" w:rsidP="00245570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Verdana" w:hAnsi="Verdana"/>
          <w:strike/>
          <w:lang w:val="en-GB"/>
          <w:rPrChange w:id="427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770B93">
        <w:rPr>
          <w:rFonts w:ascii="Verdana" w:hAnsi="Verdana"/>
          <w:strike/>
          <w:highlight w:val="yellow"/>
          <w:lang w:val="en-GB"/>
          <w:rPrChange w:id="428" w:author="Gareth Harding" w:date="2025-07-09T09:58:00Z" w16du:dateUtc="2025-07-09T07:58:00Z">
            <w:rPr>
              <w:rFonts w:ascii="Verdana" w:hAnsi="Verdana"/>
              <w:highlight w:val="yellow"/>
            </w:rPr>
          </w:rPrChange>
        </w:rPr>
        <w:t>In the garden</w:t>
      </w:r>
      <w:del w:id="429" w:author="Gareth Harding" w:date="2025-07-09T17:08:00Z" w16du:dateUtc="2025-07-09T15:08:00Z">
        <w:r w:rsidRPr="00770B93" w:rsidDel="0032236C">
          <w:rPr>
            <w:rFonts w:ascii="Verdana" w:hAnsi="Verdana"/>
            <w:strike/>
            <w:highlight w:val="yellow"/>
            <w:lang w:val="en-GB"/>
            <w:rPrChange w:id="430" w:author="Gareth Harding" w:date="2025-07-09T09:58:00Z" w16du:dateUtc="2025-07-09T07:58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0E911EB3" w14:textId="77777777" w:rsidR="006812DA" w:rsidRPr="003504AA" w:rsidRDefault="006812DA" w:rsidP="002A2F0F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Verdana" w:hAnsi="Verdana"/>
          <w:lang w:val="en-GB"/>
          <w:rPrChange w:id="431" w:author="Gareth Harding" w:date="2025-07-09T09:58:00Z" w16du:dateUtc="2025-07-09T07:58:00Z">
            <w:rPr>
              <w:rFonts w:ascii="Verdana" w:hAnsi="Verdana"/>
            </w:rPr>
          </w:rPrChange>
        </w:rPr>
      </w:pPr>
    </w:p>
    <w:p w14:paraId="213895A9" w14:textId="6A859C2F" w:rsidR="006A03C8" w:rsidRPr="003504AA" w:rsidRDefault="006A03C8" w:rsidP="002A2F0F">
      <w:pPr>
        <w:pStyle w:val="p1"/>
        <w:numPr>
          <w:ilvl w:val="0"/>
          <w:numId w:val="36"/>
        </w:numPr>
        <w:adjustRightInd w:val="0"/>
        <w:snapToGrid w:val="0"/>
        <w:spacing w:before="0" w:beforeAutospacing="0" w:after="0" w:afterAutospacing="0"/>
        <w:rPr>
          <w:rFonts w:ascii="Verdana" w:hAnsi="Verdana"/>
          <w:b/>
          <w:bCs/>
          <w:lang w:val="en-GB"/>
          <w:rPrChange w:id="432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</w:pPr>
      <w:r w:rsidRPr="003504AA">
        <w:rPr>
          <w:rFonts w:ascii="Verdana" w:hAnsi="Verdana"/>
          <w:b/>
          <w:bCs/>
          <w:lang w:val="en-GB"/>
          <w:rPrChange w:id="433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Daisy rests on the sofa on Sunday.</w:t>
      </w:r>
    </w:p>
    <w:p w14:paraId="16FBC63E" w14:textId="37457ADD" w:rsidR="006A03C8" w:rsidRPr="004E5A07" w:rsidRDefault="006A03C8" w:rsidP="002A2F0F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Verdana" w:hAnsi="Verdana"/>
        </w:rPr>
      </w:pPr>
      <w:r w:rsidRPr="004E5A07">
        <w:rPr>
          <w:rFonts w:ascii="Verdana" w:hAnsi="Verdana"/>
          <w:highlight w:val="yellow"/>
        </w:rPr>
        <w:t>True</w:t>
      </w:r>
      <w:del w:id="434" w:author="Gareth Harding" w:date="2025-07-09T10:11:00Z" w16du:dateUtc="2025-07-09T08:11:00Z">
        <w:r w:rsidRPr="004E5A07" w:rsidDel="008B1DD6">
          <w:rPr>
            <w:rFonts w:ascii="Verdana" w:hAnsi="Verdana"/>
            <w:highlight w:val="yellow"/>
          </w:rPr>
          <w:delText>.</w:delText>
        </w:r>
      </w:del>
    </w:p>
    <w:p w14:paraId="00FA846B" w14:textId="64DB75AF" w:rsidR="006A03C8" w:rsidRPr="004E5A07" w:rsidRDefault="006A03C8" w:rsidP="002A2F0F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Verdana" w:hAnsi="Verdana"/>
        </w:rPr>
      </w:pPr>
      <w:r w:rsidRPr="004E5A07">
        <w:rPr>
          <w:rFonts w:ascii="Verdana" w:hAnsi="Verdana"/>
        </w:rPr>
        <w:t>False</w:t>
      </w:r>
      <w:del w:id="435" w:author="Gareth Harding" w:date="2025-07-09T10:11:00Z" w16du:dateUtc="2025-07-09T08:11:00Z">
        <w:r w:rsidRPr="004E5A07" w:rsidDel="008B1DD6">
          <w:rPr>
            <w:rFonts w:ascii="Verdana" w:hAnsi="Verdana"/>
          </w:rPr>
          <w:delText>.</w:delText>
        </w:r>
      </w:del>
    </w:p>
    <w:p w14:paraId="7742D649" w14:textId="77777777" w:rsidR="00CB3521" w:rsidRPr="004E5A07" w:rsidRDefault="00CB3521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</w:rPr>
      </w:pPr>
    </w:p>
    <w:p w14:paraId="1A873586" w14:textId="77777777" w:rsidR="002C1429" w:rsidRPr="004E5A07" w:rsidRDefault="002C1429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</w:rPr>
      </w:pPr>
    </w:p>
    <w:p w14:paraId="09955FED" w14:textId="77777777" w:rsidR="002C1429" w:rsidRPr="004E5A07" w:rsidRDefault="002C1429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</w:rPr>
      </w:pPr>
    </w:p>
    <w:p w14:paraId="38668941" w14:textId="77777777" w:rsidR="00DF0290" w:rsidRPr="004E5A07" w:rsidRDefault="00DF0290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</w:rPr>
      </w:pPr>
    </w:p>
    <w:p w14:paraId="7DBFF2B1" w14:textId="77777777" w:rsidR="00DF0290" w:rsidRPr="004E5A07" w:rsidDel="00B30A88" w:rsidRDefault="00DF0290" w:rsidP="002A2F0F">
      <w:pPr>
        <w:pStyle w:val="p1"/>
        <w:adjustRightInd w:val="0"/>
        <w:snapToGrid w:val="0"/>
        <w:spacing w:before="0" w:beforeAutospacing="0" w:after="0" w:afterAutospacing="0"/>
        <w:rPr>
          <w:del w:id="436" w:author="Gareth Harding" w:date="2025-07-09T17:16:00Z" w16du:dateUtc="2025-07-09T15:16:00Z"/>
          <w:rFonts w:ascii="Verdana" w:hAnsi="Verdana"/>
        </w:rPr>
      </w:pPr>
    </w:p>
    <w:p w14:paraId="50AEBCEC" w14:textId="77777777" w:rsidR="002C1429" w:rsidRPr="004E5A07" w:rsidRDefault="002C1429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</w:rPr>
      </w:pPr>
    </w:p>
    <w:p w14:paraId="07CCD15C" w14:textId="665008E1" w:rsidR="002C1429" w:rsidRPr="004E5A07" w:rsidRDefault="002C1429" w:rsidP="00285995">
      <w:pPr>
        <w:pStyle w:val="Prrafodelista"/>
        <w:numPr>
          <w:ilvl w:val="0"/>
          <w:numId w:val="15"/>
        </w:numPr>
        <w:adjustRightInd w:val="0"/>
        <w:snapToGrid w:val="0"/>
        <w:contextualSpacing w:val="0"/>
        <w:rPr>
          <w:rFonts w:ascii="Verdana" w:hAnsi="Verdana"/>
          <w:b/>
          <w:bCs/>
          <w:color w:val="215E99" w:themeColor="text2" w:themeTint="BF"/>
        </w:rPr>
      </w:pPr>
      <w:proofErr w:type="spellStart"/>
      <w:r w:rsidRPr="004E5A07">
        <w:rPr>
          <w:rFonts w:ascii="Verdana" w:hAnsi="Verdana"/>
          <w:b/>
          <w:bCs/>
          <w:color w:val="215E99" w:themeColor="text2" w:themeTint="BF"/>
        </w:rPr>
        <w:lastRenderedPageBreak/>
        <w:t>Family</w:t>
      </w:r>
      <w:proofErr w:type="spellEnd"/>
      <w:r w:rsidRPr="004E5A07">
        <w:rPr>
          <w:rFonts w:ascii="Verdana" w:hAnsi="Verdana"/>
          <w:b/>
          <w:bCs/>
          <w:color w:val="215E99" w:themeColor="text2" w:themeTint="BF"/>
        </w:rPr>
        <w:t xml:space="preserve"> Picnic</w:t>
      </w:r>
    </w:p>
    <w:p w14:paraId="479B616D" w14:textId="77777777" w:rsidR="0032236C" w:rsidRDefault="0032236C" w:rsidP="002A2F0F">
      <w:pPr>
        <w:pStyle w:val="p3"/>
        <w:snapToGrid w:val="0"/>
        <w:spacing w:before="0" w:beforeAutospacing="0" w:after="0" w:afterAutospacing="0"/>
        <w:rPr>
          <w:ins w:id="437" w:author="Gareth Harding" w:date="2025-07-09T17:08:00Z" w16du:dateUtc="2025-07-09T15:08:00Z"/>
          <w:rFonts w:ascii="Verdana" w:hAnsi="Verdana"/>
          <w:lang w:val="en-GB"/>
        </w:rPr>
      </w:pPr>
    </w:p>
    <w:p w14:paraId="258A62CB" w14:textId="7AA92FCA" w:rsidR="002C1429" w:rsidRPr="003504AA" w:rsidRDefault="002C1429" w:rsidP="002A2F0F">
      <w:pPr>
        <w:pStyle w:val="p3"/>
        <w:snapToGrid w:val="0"/>
        <w:spacing w:before="0" w:beforeAutospacing="0" w:after="0" w:afterAutospacing="0"/>
        <w:rPr>
          <w:rFonts w:ascii="Verdana" w:hAnsi="Verdana"/>
          <w:lang w:val="en-GB"/>
          <w:rPrChange w:id="438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439" w:author="Gareth Harding" w:date="2025-07-09T09:58:00Z" w16du:dateUtc="2025-07-09T07:58:00Z">
            <w:rPr>
              <w:rFonts w:ascii="Verdana" w:hAnsi="Verdana"/>
            </w:rPr>
          </w:rPrChange>
        </w:rPr>
        <w:t>It is a sunny day.</w:t>
      </w:r>
    </w:p>
    <w:p w14:paraId="673793DB" w14:textId="77777777" w:rsidR="00BE18D2" w:rsidRPr="003504AA" w:rsidRDefault="00BE18D2" w:rsidP="00BE18D2">
      <w:pPr>
        <w:pStyle w:val="p3"/>
        <w:snapToGrid w:val="0"/>
        <w:spacing w:before="0" w:beforeAutospacing="0" w:after="0" w:afterAutospacing="0"/>
        <w:rPr>
          <w:rFonts w:ascii="Verdana" w:hAnsi="Verdana"/>
          <w:lang w:val="en-GB"/>
          <w:rPrChange w:id="440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441" w:author="Gareth Harding" w:date="2025-07-09T09:58:00Z" w16du:dateUtc="2025-07-09T07:58:00Z">
            <w:rPr>
              <w:rFonts w:ascii="Verdana" w:hAnsi="Verdana"/>
            </w:rPr>
          </w:rPrChange>
        </w:rPr>
        <w:t>I go to the park with my brother and sister.</w:t>
      </w:r>
    </w:p>
    <w:p w14:paraId="5593C242" w14:textId="77777777" w:rsidR="00241ECB" w:rsidRPr="003504AA" w:rsidRDefault="00241ECB" w:rsidP="002A2F0F">
      <w:pPr>
        <w:pStyle w:val="p1"/>
        <w:snapToGrid w:val="0"/>
        <w:spacing w:before="0" w:beforeAutospacing="0" w:after="0" w:afterAutospacing="0"/>
        <w:rPr>
          <w:rFonts w:ascii="Verdana" w:hAnsi="Verdana"/>
          <w:lang w:val="en-GB"/>
          <w:rPrChange w:id="442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443" w:author="Gareth Harding" w:date="2025-07-09T09:58:00Z" w16du:dateUtc="2025-07-09T07:58:00Z">
            <w:rPr>
              <w:rFonts w:ascii="Verdana" w:hAnsi="Verdana"/>
            </w:rPr>
          </w:rPrChange>
        </w:rPr>
        <w:t>Mummy and daddy bring food.</w:t>
      </w:r>
    </w:p>
    <w:p w14:paraId="68CAE725" w14:textId="77777777" w:rsidR="002C1429" w:rsidRPr="003504AA" w:rsidRDefault="002C1429" w:rsidP="002A2F0F">
      <w:pPr>
        <w:pStyle w:val="p3"/>
        <w:snapToGrid w:val="0"/>
        <w:spacing w:before="0" w:beforeAutospacing="0" w:after="0" w:afterAutospacing="0"/>
        <w:rPr>
          <w:rFonts w:ascii="Verdana" w:hAnsi="Verdana"/>
          <w:lang w:val="en-GB"/>
          <w:rPrChange w:id="444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445" w:author="Gareth Harding" w:date="2025-07-09T09:58:00Z" w16du:dateUtc="2025-07-09T07:58:00Z">
            <w:rPr>
              <w:rFonts w:ascii="Verdana" w:hAnsi="Verdana"/>
            </w:rPr>
          </w:rPrChange>
        </w:rPr>
        <w:t>Grandma and grandpa come too.</w:t>
      </w:r>
    </w:p>
    <w:p w14:paraId="1D72B438" w14:textId="5E0E0602" w:rsidR="002C1429" w:rsidRPr="003504AA" w:rsidRDefault="00241ECB" w:rsidP="002A2F0F">
      <w:pPr>
        <w:pStyle w:val="p1"/>
        <w:snapToGrid w:val="0"/>
        <w:spacing w:before="0" w:beforeAutospacing="0" w:after="0" w:afterAutospacing="0"/>
        <w:rPr>
          <w:rFonts w:ascii="Verdana" w:hAnsi="Verdana"/>
          <w:lang w:val="en-GB"/>
          <w:rPrChange w:id="446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447" w:author="Gareth Harding" w:date="2025-07-09T09:58:00Z" w16du:dateUtc="2025-07-09T07:58:00Z">
            <w:rPr>
              <w:rFonts w:ascii="Verdana" w:hAnsi="Verdana"/>
            </w:rPr>
          </w:rPrChange>
        </w:rPr>
        <w:t>We eat sandwiches</w:t>
      </w:r>
      <w:r w:rsidR="002C1429" w:rsidRPr="003504AA">
        <w:rPr>
          <w:rFonts w:ascii="Verdana" w:hAnsi="Verdana"/>
          <w:lang w:val="en-GB"/>
          <w:rPrChange w:id="448" w:author="Gareth Harding" w:date="2025-07-09T09:58:00Z" w16du:dateUtc="2025-07-09T07:58:00Z">
            <w:rPr>
              <w:rFonts w:ascii="Verdana" w:hAnsi="Verdana"/>
            </w:rPr>
          </w:rPrChange>
        </w:rPr>
        <w:t xml:space="preserve"> and drink juice.</w:t>
      </w:r>
    </w:p>
    <w:p w14:paraId="20930447" w14:textId="60A9BC73" w:rsidR="00DF0290" w:rsidRPr="003504AA" w:rsidRDefault="00DF0290" w:rsidP="002A2F0F">
      <w:pPr>
        <w:pStyle w:val="p1"/>
        <w:snapToGrid w:val="0"/>
        <w:spacing w:before="0" w:beforeAutospacing="0" w:after="0" w:afterAutospacing="0"/>
        <w:rPr>
          <w:rFonts w:ascii="Verdana" w:hAnsi="Verdana"/>
          <w:lang w:val="en-GB"/>
          <w:rPrChange w:id="449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450" w:author="Gareth Harding" w:date="2025-07-09T09:58:00Z" w16du:dateUtc="2025-07-09T07:58:00Z">
            <w:rPr>
              <w:rFonts w:ascii="Verdana" w:hAnsi="Verdana"/>
            </w:rPr>
          </w:rPrChange>
        </w:rPr>
        <w:t xml:space="preserve">My </w:t>
      </w:r>
      <w:del w:id="451" w:author="Gareth Harding" w:date="2025-07-09T10:11:00Z" w16du:dateUtc="2025-07-09T08:11:00Z">
        <w:r w:rsidRPr="003504AA" w:rsidDel="008B1DD6">
          <w:rPr>
            <w:rFonts w:ascii="Verdana" w:hAnsi="Verdana"/>
            <w:lang w:val="en-GB"/>
            <w:rPrChange w:id="452" w:author="Gareth Harding" w:date="2025-07-09T09:58:00Z" w16du:dateUtc="2025-07-09T07:58:00Z">
              <w:rPr>
                <w:rFonts w:ascii="Verdana" w:hAnsi="Verdana"/>
              </w:rPr>
            </w:rPrChange>
          </w:rPr>
          <w:delText xml:space="preserve">siblings </w:delText>
        </w:r>
      </w:del>
      <w:ins w:id="453" w:author="Gareth Harding" w:date="2025-07-09T10:11:00Z" w16du:dateUtc="2025-07-09T08:11:00Z">
        <w:r w:rsidR="008B1DD6">
          <w:rPr>
            <w:rFonts w:ascii="Verdana" w:hAnsi="Verdana"/>
            <w:lang w:val="en-GB"/>
          </w:rPr>
          <w:t>brother and sister</w:t>
        </w:r>
        <w:r w:rsidR="008B1DD6" w:rsidRPr="003504AA">
          <w:rPr>
            <w:rFonts w:ascii="Verdana" w:hAnsi="Verdana"/>
            <w:lang w:val="en-GB"/>
            <w:rPrChange w:id="454" w:author="Gareth Harding" w:date="2025-07-09T09:58:00Z" w16du:dateUtc="2025-07-09T07:58:00Z">
              <w:rPr>
                <w:rFonts w:ascii="Verdana" w:hAnsi="Verdana"/>
              </w:rPr>
            </w:rPrChange>
          </w:rPr>
          <w:t xml:space="preserve"> </w:t>
        </w:r>
      </w:ins>
      <w:r w:rsidR="00765D04" w:rsidRPr="003504AA">
        <w:rPr>
          <w:rFonts w:ascii="Verdana" w:hAnsi="Verdana"/>
          <w:lang w:val="en-GB"/>
          <w:rPrChange w:id="455" w:author="Gareth Harding" w:date="2025-07-09T09:58:00Z" w16du:dateUtc="2025-07-09T07:58:00Z">
            <w:rPr>
              <w:rFonts w:ascii="Verdana" w:hAnsi="Verdana"/>
            </w:rPr>
          </w:rPrChange>
        </w:rPr>
        <w:t xml:space="preserve">play with a </w:t>
      </w:r>
      <w:proofErr w:type="gramStart"/>
      <w:r w:rsidR="00765D04" w:rsidRPr="003504AA">
        <w:rPr>
          <w:rFonts w:ascii="Verdana" w:hAnsi="Verdana"/>
          <w:lang w:val="en-GB"/>
          <w:rPrChange w:id="456" w:author="Gareth Harding" w:date="2025-07-09T09:58:00Z" w16du:dateUtc="2025-07-09T07:58:00Z">
            <w:rPr>
              <w:rFonts w:ascii="Verdana" w:hAnsi="Verdana"/>
            </w:rPr>
          </w:rPrChange>
        </w:rPr>
        <w:t>ball</w:t>
      </w:r>
      <w:proofErr w:type="gramEnd"/>
      <w:r w:rsidR="00765D04" w:rsidRPr="003504AA">
        <w:rPr>
          <w:rFonts w:ascii="Verdana" w:hAnsi="Verdana"/>
          <w:lang w:val="en-GB"/>
          <w:rPrChange w:id="457" w:author="Gareth Harding" w:date="2025-07-09T09:58:00Z" w16du:dateUtc="2025-07-09T07:58:00Z">
            <w:rPr>
              <w:rFonts w:ascii="Verdana" w:hAnsi="Verdana"/>
            </w:rPr>
          </w:rPrChange>
        </w:rPr>
        <w:t xml:space="preserve"> </w:t>
      </w:r>
      <w:r w:rsidRPr="003504AA">
        <w:rPr>
          <w:rFonts w:ascii="Verdana" w:hAnsi="Verdana"/>
          <w:lang w:val="en-GB"/>
          <w:rPrChange w:id="458" w:author="Gareth Harding" w:date="2025-07-09T09:58:00Z" w16du:dateUtc="2025-07-09T07:58:00Z">
            <w:rPr>
              <w:rFonts w:ascii="Verdana" w:hAnsi="Verdana"/>
            </w:rPr>
          </w:rPrChange>
        </w:rPr>
        <w:t>and</w:t>
      </w:r>
      <w:r w:rsidR="002A2F0F" w:rsidRPr="003504AA">
        <w:rPr>
          <w:rFonts w:ascii="Verdana" w:hAnsi="Verdana"/>
          <w:lang w:val="en-GB"/>
          <w:rPrChange w:id="459" w:author="Gareth Harding" w:date="2025-07-09T09:58:00Z" w16du:dateUtc="2025-07-09T07:58:00Z">
            <w:rPr>
              <w:rFonts w:ascii="Verdana" w:hAnsi="Verdana"/>
            </w:rPr>
          </w:rPrChange>
        </w:rPr>
        <w:t xml:space="preserve"> I</w:t>
      </w:r>
      <w:r w:rsidRPr="003504AA">
        <w:rPr>
          <w:rFonts w:ascii="Verdana" w:hAnsi="Verdana"/>
          <w:lang w:val="en-GB"/>
          <w:rPrChange w:id="460" w:author="Gareth Harding" w:date="2025-07-09T09:58:00Z" w16du:dateUtc="2025-07-09T07:58:00Z">
            <w:rPr>
              <w:rFonts w:ascii="Verdana" w:hAnsi="Verdana"/>
            </w:rPr>
          </w:rPrChange>
        </w:rPr>
        <w:t xml:space="preserve"> fly a kite.</w:t>
      </w:r>
    </w:p>
    <w:p w14:paraId="00E9E148" w14:textId="77777777" w:rsidR="00DF0290" w:rsidRPr="003504AA" w:rsidRDefault="00DF0290" w:rsidP="002A2F0F">
      <w:pPr>
        <w:pStyle w:val="p1"/>
        <w:snapToGrid w:val="0"/>
        <w:spacing w:before="0" w:beforeAutospacing="0" w:after="0" w:afterAutospacing="0"/>
        <w:rPr>
          <w:rFonts w:ascii="Verdana" w:hAnsi="Verdana"/>
          <w:lang w:val="en-GB"/>
          <w:rPrChange w:id="461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462" w:author="Gareth Harding" w:date="2025-07-09T09:58:00Z" w16du:dateUtc="2025-07-09T07:58:00Z">
            <w:rPr>
              <w:rFonts w:ascii="Verdana" w:hAnsi="Verdana"/>
            </w:rPr>
          </w:rPrChange>
        </w:rPr>
        <w:t>Grandpa tells stories.</w:t>
      </w:r>
    </w:p>
    <w:p w14:paraId="57BE9225" w14:textId="77777777" w:rsidR="002C1429" w:rsidRPr="003504AA" w:rsidRDefault="002C1429" w:rsidP="002A2F0F">
      <w:pPr>
        <w:pStyle w:val="p3"/>
        <w:snapToGrid w:val="0"/>
        <w:spacing w:before="0" w:beforeAutospacing="0" w:after="0" w:afterAutospacing="0"/>
        <w:rPr>
          <w:rFonts w:ascii="Verdana" w:hAnsi="Verdana"/>
          <w:lang w:val="en-GB"/>
          <w:rPrChange w:id="463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464" w:author="Gareth Harding" w:date="2025-07-09T09:58:00Z" w16du:dateUtc="2025-07-09T07:58:00Z">
            <w:rPr>
              <w:rFonts w:ascii="Verdana" w:hAnsi="Verdana"/>
            </w:rPr>
          </w:rPrChange>
        </w:rPr>
        <w:t>I love my family picnic!</w:t>
      </w:r>
    </w:p>
    <w:p w14:paraId="40BA7C7D" w14:textId="77777777" w:rsidR="002C1429" w:rsidRPr="003504AA" w:rsidRDefault="002C1429" w:rsidP="002A2F0F">
      <w:pPr>
        <w:pStyle w:val="p1"/>
        <w:adjustRightInd w:val="0"/>
        <w:snapToGrid w:val="0"/>
        <w:spacing w:before="0" w:beforeAutospacing="0" w:after="0" w:afterAutospacing="0"/>
        <w:rPr>
          <w:rFonts w:ascii="Verdana" w:hAnsi="Verdana"/>
          <w:lang w:val="en-GB"/>
          <w:rPrChange w:id="465" w:author="Gareth Harding" w:date="2025-07-09T09:58:00Z" w16du:dateUtc="2025-07-09T07:58:00Z">
            <w:rPr>
              <w:rFonts w:ascii="Verdana" w:hAnsi="Verdana"/>
            </w:rPr>
          </w:rPrChange>
        </w:rPr>
      </w:pPr>
    </w:p>
    <w:p w14:paraId="707EC37A" w14:textId="416C3D41" w:rsidR="003A2D79" w:rsidRPr="004E5A07" w:rsidRDefault="003A2D79" w:rsidP="002A2F0F">
      <w:pPr>
        <w:pStyle w:val="Ttulo3"/>
        <w:adjustRightInd w:val="0"/>
        <w:snapToGrid w:val="0"/>
        <w:spacing w:before="0" w:after="0"/>
        <w:rPr>
          <w:rFonts w:ascii="Verdana" w:hAnsi="Verdana"/>
          <w:b/>
          <w:bCs/>
          <w:color w:val="00B050"/>
          <w:sz w:val="24"/>
          <w:szCs w:val="24"/>
        </w:rPr>
      </w:pPr>
      <w:proofErr w:type="spellStart"/>
      <w:r w:rsidRPr="004E5A07">
        <w:rPr>
          <w:rFonts w:ascii="Verdana" w:hAnsi="Verdana"/>
          <w:b/>
          <w:bCs/>
          <w:color w:val="00B050"/>
          <w:sz w:val="24"/>
          <w:szCs w:val="24"/>
        </w:rPr>
        <w:t>Comprehension</w:t>
      </w:r>
      <w:proofErr w:type="spellEnd"/>
      <w:r w:rsidRPr="004E5A07">
        <w:rPr>
          <w:rFonts w:ascii="Verdana" w:hAnsi="Verdana"/>
          <w:b/>
          <w:bCs/>
          <w:color w:val="00B050"/>
          <w:sz w:val="24"/>
          <w:szCs w:val="24"/>
        </w:rPr>
        <w:t xml:space="preserve"> </w:t>
      </w:r>
      <w:proofErr w:type="spellStart"/>
      <w:r w:rsidRPr="004E5A07">
        <w:rPr>
          <w:rFonts w:ascii="Verdana" w:hAnsi="Verdana"/>
          <w:b/>
          <w:bCs/>
          <w:color w:val="00B050"/>
          <w:sz w:val="24"/>
          <w:szCs w:val="24"/>
        </w:rPr>
        <w:t>Questions</w:t>
      </w:r>
      <w:proofErr w:type="spellEnd"/>
    </w:p>
    <w:p w14:paraId="1CC885D5" w14:textId="77777777" w:rsidR="002A2F0F" w:rsidRPr="004E5A07" w:rsidRDefault="002A2F0F" w:rsidP="002A2F0F">
      <w:pPr>
        <w:rPr>
          <w:rFonts w:ascii="Verdana" w:hAnsi="Verdana"/>
        </w:rPr>
      </w:pPr>
    </w:p>
    <w:p w14:paraId="7A0D67B6" w14:textId="69CAC2C2" w:rsidR="00FB0D64" w:rsidRPr="004E5A07" w:rsidRDefault="00F37CB9">
      <w:pPr>
        <w:pStyle w:val="p1"/>
        <w:numPr>
          <w:ilvl w:val="0"/>
          <w:numId w:val="37"/>
        </w:numPr>
        <w:tabs>
          <w:tab w:val="clear" w:pos="720"/>
        </w:tabs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</w:rPr>
        <w:pPrChange w:id="466" w:author="Gareth Harding" w:date="2025-07-09T17:11:00Z" w16du:dateUtc="2025-07-09T15:11:00Z">
          <w:pPr>
            <w:pStyle w:val="p1"/>
            <w:numPr>
              <w:numId w:val="37"/>
            </w:numPr>
            <w:tabs>
              <w:tab w:val="num" w:pos="720"/>
            </w:tabs>
            <w:snapToGrid w:val="0"/>
            <w:spacing w:before="0" w:beforeAutospacing="0" w:after="0" w:afterAutospacing="0"/>
            <w:ind w:left="720" w:hanging="360"/>
          </w:pPr>
        </w:pPrChange>
      </w:pPr>
      <w:proofErr w:type="spellStart"/>
      <w:r w:rsidRPr="004E5A07">
        <w:rPr>
          <w:rFonts w:ascii="Verdana" w:hAnsi="Verdana"/>
          <w:b/>
          <w:bCs/>
        </w:rPr>
        <w:t>What’s</w:t>
      </w:r>
      <w:proofErr w:type="spellEnd"/>
      <w:r w:rsidRPr="004E5A07">
        <w:rPr>
          <w:rFonts w:ascii="Verdana" w:hAnsi="Verdana"/>
          <w:b/>
          <w:bCs/>
        </w:rPr>
        <w:t xml:space="preserve"> </w:t>
      </w:r>
      <w:proofErr w:type="spellStart"/>
      <w:r w:rsidRPr="004E5A07">
        <w:rPr>
          <w:rFonts w:ascii="Verdana" w:hAnsi="Verdana"/>
          <w:b/>
          <w:bCs/>
        </w:rPr>
        <w:t>the</w:t>
      </w:r>
      <w:proofErr w:type="spellEnd"/>
      <w:r w:rsidRPr="004E5A07">
        <w:rPr>
          <w:rFonts w:ascii="Verdana" w:hAnsi="Verdana"/>
          <w:b/>
          <w:bCs/>
        </w:rPr>
        <w:t xml:space="preserve"> </w:t>
      </w:r>
      <w:proofErr w:type="spellStart"/>
      <w:r w:rsidRPr="004E5A07">
        <w:rPr>
          <w:rFonts w:ascii="Verdana" w:hAnsi="Verdana"/>
          <w:b/>
          <w:bCs/>
        </w:rPr>
        <w:t>weather</w:t>
      </w:r>
      <w:proofErr w:type="spellEnd"/>
      <w:r w:rsidRPr="004E5A07">
        <w:rPr>
          <w:rFonts w:ascii="Verdana" w:hAnsi="Verdana"/>
          <w:b/>
          <w:bCs/>
        </w:rPr>
        <w:t xml:space="preserve"> </w:t>
      </w:r>
      <w:proofErr w:type="spellStart"/>
      <w:r w:rsidRPr="004E5A07">
        <w:rPr>
          <w:rFonts w:ascii="Verdana" w:hAnsi="Verdana"/>
          <w:b/>
          <w:bCs/>
        </w:rPr>
        <w:t>like</w:t>
      </w:r>
      <w:proofErr w:type="spellEnd"/>
      <w:r w:rsidRPr="004E5A07">
        <w:rPr>
          <w:rFonts w:ascii="Verdana" w:hAnsi="Verdana"/>
          <w:b/>
          <w:bCs/>
        </w:rPr>
        <w:t>?</w:t>
      </w:r>
    </w:p>
    <w:p w14:paraId="356BD05E" w14:textId="48360F40" w:rsidR="00FB0D64" w:rsidRPr="004E5A07" w:rsidRDefault="00FB0D64">
      <w:pPr>
        <w:pStyle w:val="p1"/>
        <w:snapToGrid w:val="0"/>
        <w:spacing w:before="0" w:beforeAutospacing="0" w:after="0" w:afterAutospacing="0"/>
        <w:ind w:left="426" w:hanging="426"/>
        <w:rPr>
          <w:rStyle w:val="s1"/>
          <w:rFonts w:ascii="Verdana" w:eastAsiaTheme="majorEastAsia" w:hAnsi="Verdana"/>
        </w:rPr>
        <w:pPrChange w:id="467" w:author="Gareth Harding" w:date="2025-07-09T17:11:00Z" w16du:dateUtc="2025-07-09T15:11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proofErr w:type="spellStart"/>
      <w:r w:rsidRPr="004E5A07">
        <w:rPr>
          <w:rStyle w:val="s1"/>
          <w:rFonts w:ascii="Verdana" w:eastAsiaTheme="majorEastAsia" w:hAnsi="Verdana"/>
        </w:rPr>
        <w:t>It's</w:t>
      </w:r>
      <w:proofErr w:type="spellEnd"/>
      <w:r w:rsidRPr="004E5A07">
        <w:rPr>
          <w:rStyle w:val="s1"/>
          <w:rFonts w:ascii="Verdana" w:eastAsiaTheme="majorEastAsia" w:hAnsi="Verdana"/>
        </w:rPr>
        <w:t xml:space="preserve"> </w:t>
      </w:r>
      <w:proofErr w:type="spellStart"/>
      <w:r w:rsidRPr="004E5A07">
        <w:rPr>
          <w:rStyle w:val="s1"/>
          <w:rFonts w:ascii="Verdana" w:eastAsiaTheme="majorEastAsia" w:hAnsi="Verdana"/>
        </w:rPr>
        <w:t>rainy</w:t>
      </w:r>
      <w:proofErr w:type="spellEnd"/>
      <w:del w:id="468" w:author="Gareth Harding" w:date="2025-07-09T17:08:00Z" w16du:dateUtc="2025-07-09T15:08:00Z">
        <w:r w:rsidRPr="004E5A07" w:rsidDel="0032236C">
          <w:rPr>
            <w:rStyle w:val="s1"/>
            <w:rFonts w:ascii="Verdana" w:eastAsiaTheme="majorEastAsia" w:hAnsi="Verdana"/>
          </w:rPr>
          <w:delText>.</w:delText>
        </w:r>
      </w:del>
    </w:p>
    <w:p w14:paraId="14C07247" w14:textId="547C8639" w:rsidR="001A52D7" w:rsidRPr="004E5A07" w:rsidRDefault="00FB0D64">
      <w:pPr>
        <w:pStyle w:val="p1"/>
        <w:snapToGrid w:val="0"/>
        <w:spacing w:before="0" w:beforeAutospacing="0" w:after="0" w:afterAutospacing="0"/>
        <w:ind w:left="426" w:hanging="426"/>
        <w:rPr>
          <w:rStyle w:val="s1"/>
          <w:rFonts w:ascii="Verdana" w:eastAsiaTheme="majorEastAsia" w:hAnsi="Verdana"/>
        </w:rPr>
        <w:pPrChange w:id="469" w:author="Gareth Harding" w:date="2025-07-09T17:11:00Z" w16du:dateUtc="2025-07-09T15:11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proofErr w:type="spellStart"/>
      <w:r w:rsidRPr="004E5A07">
        <w:rPr>
          <w:rStyle w:val="s1"/>
          <w:rFonts w:ascii="Verdana" w:eastAsiaTheme="majorEastAsia" w:hAnsi="Verdana"/>
          <w:highlight w:val="yellow"/>
        </w:rPr>
        <w:t>It's</w:t>
      </w:r>
      <w:proofErr w:type="spellEnd"/>
      <w:r w:rsidRPr="004E5A07">
        <w:rPr>
          <w:rStyle w:val="s1"/>
          <w:rFonts w:ascii="Verdana" w:eastAsiaTheme="majorEastAsia" w:hAnsi="Verdana"/>
          <w:highlight w:val="yellow"/>
        </w:rPr>
        <w:t xml:space="preserve"> </w:t>
      </w:r>
      <w:proofErr w:type="spellStart"/>
      <w:r w:rsidRPr="004E5A07">
        <w:rPr>
          <w:rStyle w:val="s1"/>
          <w:rFonts w:ascii="Verdana" w:eastAsiaTheme="majorEastAsia" w:hAnsi="Verdana"/>
          <w:highlight w:val="yellow"/>
        </w:rPr>
        <w:t>sunny</w:t>
      </w:r>
      <w:proofErr w:type="spellEnd"/>
      <w:del w:id="470" w:author="Gareth Harding" w:date="2025-07-09T17:08:00Z" w16du:dateUtc="2025-07-09T15:08:00Z">
        <w:r w:rsidRPr="004E5A07" w:rsidDel="0032236C">
          <w:rPr>
            <w:rStyle w:val="s1"/>
            <w:rFonts w:ascii="Verdana" w:eastAsiaTheme="majorEastAsia" w:hAnsi="Verdana"/>
            <w:highlight w:val="yellow"/>
          </w:rPr>
          <w:delText>.</w:delText>
        </w:r>
      </w:del>
    </w:p>
    <w:p w14:paraId="3FAD32B6" w14:textId="77777777" w:rsidR="002A2F0F" w:rsidRPr="004E5A07" w:rsidRDefault="002A2F0F">
      <w:pPr>
        <w:pStyle w:val="p1"/>
        <w:snapToGrid w:val="0"/>
        <w:spacing w:before="0" w:beforeAutospacing="0" w:after="0" w:afterAutospacing="0"/>
        <w:ind w:left="426" w:hanging="426"/>
        <w:rPr>
          <w:rFonts w:ascii="Verdana" w:eastAsiaTheme="majorEastAsia" w:hAnsi="Verdana"/>
        </w:rPr>
        <w:pPrChange w:id="471" w:author="Gareth Harding" w:date="2025-07-09T17:11:00Z" w16du:dateUtc="2025-07-09T15:11:00Z">
          <w:pPr>
            <w:pStyle w:val="p1"/>
            <w:snapToGrid w:val="0"/>
            <w:spacing w:before="0" w:beforeAutospacing="0" w:after="0" w:afterAutospacing="0"/>
          </w:pPr>
        </w:pPrChange>
      </w:pPr>
    </w:p>
    <w:p w14:paraId="014E0FE0" w14:textId="77777777" w:rsidR="003A2D79" w:rsidRPr="003504AA" w:rsidRDefault="003A2D79">
      <w:pPr>
        <w:pStyle w:val="p1"/>
        <w:numPr>
          <w:ilvl w:val="0"/>
          <w:numId w:val="37"/>
        </w:numPr>
        <w:tabs>
          <w:tab w:val="clear" w:pos="720"/>
        </w:tabs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  <w:rPrChange w:id="472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pPrChange w:id="473" w:author="Gareth Harding" w:date="2025-07-09T17:11:00Z" w16du:dateUtc="2025-07-09T15:11:00Z">
          <w:pPr>
            <w:pStyle w:val="p1"/>
            <w:numPr>
              <w:numId w:val="37"/>
            </w:numPr>
            <w:tabs>
              <w:tab w:val="num" w:pos="720"/>
            </w:tabs>
            <w:snapToGrid w:val="0"/>
            <w:spacing w:before="0" w:beforeAutospacing="0" w:after="0" w:afterAutospacing="0"/>
            <w:ind w:left="720" w:hanging="360"/>
          </w:pPr>
        </w:pPrChange>
      </w:pPr>
      <w:r w:rsidRPr="003504AA">
        <w:rPr>
          <w:rFonts w:ascii="Verdana" w:hAnsi="Verdana"/>
          <w:b/>
          <w:bCs/>
          <w:lang w:val="en-GB"/>
          <w:rPrChange w:id="474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What do they eat and drink?</w:t>
      </w:r>
    </w:p>
    <w:p w14:paraId="1E396944" w14:textId="79006AA0" w:rsidR="003A2D79" w:rsidRPr="003504AA" w:rsidRDefault="003A2D79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475" w:author="Gareth Harding" w:date="2025-07-09T09:58:00Z" w16du:dateUtc="2025-07-09T07:58:00Z">
            <w:rPr>
              <w:rFonts w:ascii="Verdana" w:hAnsi="Verdana"/>
            </w:rPr>
          </w:rPrChange>
        </w:rPr>
        <w:pPrChange w:id="476" w:author="Gareth Harding" w:date="2025-07-09T17:11:00Z" w16du:dateUtc="2025-07-09T15:11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3504AA">
        <w:rPr>
          <w:rFonts w:ascii="Verdana" w:hAnsi="Verdana"/>
          <w:highlight w:val="yellow"/>
          <w:lang w:val="en-GB"/>
          <w:rPrChange w:id="477" w:author="Gareth Harding" w:date="2025-07-09T09:58:00Z" w16du:dateUtc="2025-07-09T07:58:00Z">
            <w:rPr>
              <w:rFonts w:ascii="Verdana" w:hAnsi="Verdana"/>
              <w:highlight w:val="yellow"/>
            </w:rPr>
          </w:rPrChange>
        </w:rPr>
        <w:t>They eat sandwiches and drink juice</w:t>
      </w:r>
      <w:del w:id="478" w:author="Gareth Harding" w:date="2025-07-09T17:08:00Z" w16du:dateUtc="2025-07-09T15:08:00Z">
        <w:r w:rsidRPr="003504AA" w:rsidDel="0032236C">
          <w:rPr>
            <w:rFonts w:ascii="Verdana" w:hAnsi="Verdana"/>
            <w:highlight w:val="yellow"/>
            <w:lang w:val="en-GB"/>
            <w:rPrChange w:id="479" w:author="Gareth Harding" w:date="2025-07-09T09:58:00Z" w16du:dateUtc="2025-07-09T07:58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18D62E0F" w14:textId="35F0670E" w:rsidR="003A2D79" w:rsidRPr="003504AA" w:rsidRDefault="003A2D79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480" w:author="Gareth Harding" w:date="2025-07-09T09:58:00Z" w16du:dateUtc="2025-07-09T07:58:00Z">
            <w:rPr>
              <w:rFonts w:ascii="Verdana" w:hAnsi="Verdana"/>
            </w:rPr>
          </w:rPrChange>
        </w:rPr>
        <w:pPrChange w:id="481" w:author="Gareth Harding" w:date="2025-07-09T17:11:00Z" w16du:dateUtc="2025-07-09T15:11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3504AA">
        <w:rPr>
          <w:rFonts w:ascii="Verdana" w:hAnsi="Verdana"/>
          <w:lang w:val="en-GB"/>
          <w:rPrChange w:id="482" w:author="Gareth Harding" w:date="2025-07-09T09:58:00Z" w16du:dateUtc="2025-07-09T07:58:00Z">
            <w:rPr>
              <w:rFonts w:ascii="Verdana" w:hAnsi="Verdana"/>
            </w:rPr>
          </w:rPrChange>
        </w:rPr>
        <w:t>They eat pizza and drink water</w:t>
      </w:r>
      <w:del w:id="483" w:author="Gareth Harding" w:date="2025-07-09T17:08:00Z" w16du:dateUtc="2025-07-09T15:08:00Z">
        <w:r w:rsidRPr="003504AA" w:rsidDel="0032236C">
          <w:rPr>
            <w:rFonts w:ascii="Verdana" w:hAnsi="Verdana"/>
            <w:lang w:val="en-GB"/>
            <w:rPrChange w:id="484" w:author="Gareth Harding" w:date="2025-07-09T09:58:00Z" w16du:dateUtc="2025-07-09T07:58:00Z">
              <w:rPr>
                <w:rFonts w:ascii="Verdana" w:hAnsi="Verdana"/>
              </w:rPr>
            </w:rPrChange>
          </w:rPr>
          <w:delText>.</w:delText>
        </w:r>
      </w:del>
    </w:p>
    <w:p w14:paraId="6A125C2B" w14:textId="77777777" w:rsidR="002A2F0F" w:rsidRPr="003504AA" w:rsidRDefault="002A2F0F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485" w:author="Gareth Harding" w:date="2025-07-09T09:58:00Z" w16du:dateUtc="2025-07-09T07:58:00Z">
            <w:rPr>
              <w:rFonts w:ascii="Verdana" w:hAnsi="Verdana"/>
            </w:rPr>
          </w:rPrChange>
        </w:rPr>
        <w:pPrChange w:id="486" w:author="Gareth Harding" w:date="2025-07-09T17:11:00Z" w16du:dateUtc="2025-07-09T15:11:00Z">
          <w:pPr>
            <w:pStyle w:val="p1"/>
            <w:snapToGrid w:val="0"/>
            <w:spacing w:before="0" w:beforeAutospacing="0" w:after="0" w:afterAutospacing="0"/>
          </w:pPr>
        </w:pPrChange>
      </w:pPr>
    </w:p>
    <w:p w14:paraId="0BA274BB" w14:textId="422BACCB" w:rsidR="002813F0" w:rsidRPr="003504AA" w:rsidRDefault="002813F0">
      <w:pPr>
        <w:pStyle w:val="p1"/>
        <w:numPr>
          <w:ilvl w:val="0"/>
          <w:numId w:val="37"/>
        </w:numPr>
        <w:tabs>
          <w:tab w:val="clear" w:pos="720"/>
        </w:tabs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  <w:rPrChange w:id="487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pPrChange w:id="488" w:author="Gareth Harding" w:date="2025-07-09T17:11:00Z" w16du:dateUtc="2025-07-09T15:11:00Z">
          <w:pPr>
            <w:pStyle w:val="p1"/>
            <w:numPr>
              <w:numId w:val="37"/>
            </w:numPr>
            <w:tabs>
              <w:tab w:val="num" w:pos="720"/>
            </w:tabs>
            <w:snapToGrid w:val="0"/>
            <w:spacing w:before="0" w:beforeAutospacing="0" w:after="0" w:afterAutospacing="0"/>
            <w:ind w:left="720" w:hanging="360"/>
          </w:pPr>
        </w:pPrChange>
      </w:pPr>
      <w:r w:rsidRPr="003504AA">
        <w:rPr>
          <w:rFonts w:ascii="Verdana" w:hAnsi="Verdana"/>
          <w:b/>
          <w:bCs/>
          <w:lang w:val="en-GB"/>
          <w:rPrChange w:id="489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Grandma and grandpa come to the picnic</w:t>
      </w:r>
      <w:r w:rsidR="00224949" w:rsidRPr="003504AA">
        <w:rPr>
          <w:rFonts w:ascii="Verdana" w:hAnsi="Verdana"/>
          <w:b/>
          <w:bCs/>
          <w:lang w:val="en-GB"/>
          <w:rPrChange w:id="490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.</w:t>
      </w:r>
    </w:p>
    <w:p w14:paraId="44DFF92F" w14:textId="77777777" w:rsidR="002813F0" w:rsidRPr="004E5A07" w:rsidRDefault="002813F0">
      <w:pPr>
        <w:pStyle w:val="p1"/>
        <w:snapToGrid w:val="0"/>
        <w:spacing w:before="0" w:beforeAutospacing="0" w:after="0" w:afterAutospacing="0"/>
        <w:ind w:left="426" w:hanging="426"/>
        <w:rPr>
          <w:rStyle w:val="s1"/>
          <w:rFonts w:ascii="Verdana" w:eastAsiaTheme="majorEastAsia" w:hAnsi="Verdana"/>
        </w:rPr>
        <w:pPrChange w:id="491" w:author="Gareth Harding" w:date="2025-07-09T17:11:00Z" w16du:dateUtc="2025-07-09T15:11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4E5A07">
        <w:rPr>
          <w:rStyle w:val="s1"/>
          <w:rFonts w:ascii="Verdana" w:eastAsiaTheme="majorEastAsia" w:hAnsi="Verdana"/>
          <w:highlight w:val="yellow"/>
        </w:rPr>
        <w:t>True</w:t>
      </w:r>
    </w:p>
    <w:p w14:paraId="5F675544" w14:textId="77777777" w:rsidR="002813F0" w:rsidRPr="004E5A07" w:rsidRDefault="002813F0">
      <w:pPr>
        <w:pStyle w:val="p1"/>
        <w:snapToGrid w:val="0"/>
        <w:spacing w:before="0" w:beforeAutospacing="0" w:after="0" w:afterAutospacing="0"/>
        <w:ind w:left="426" w:hanging="426"/>
        <w:rPr>
          <w:rStyle w:val="s1"/>
          <w:rFonts w:ascii="Verdana" w:eastAsiaTheme="majorEastAsia" w:hAnsi="Verdana"/>
        </w:rPr>
        <w:pPrChange w:id="492" w:author="Gareth Harding" w:date="2025-07-09T17:11:00Z" w16du:dateUtc="2025-07-09T15:11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4E5A07">
        <w:rPr>
          <w:rStyle w:val="s1"/>
          <w:rFonts w:ascii="Verdana" w:eastAsiaTheme="majorEastAsia" w:hAnsi="Verdana"/>
        </w:rPr>
        <w:t>False</w:t>
      </w:r>
    </w:p>
    <w:p w14:paraId="280570B9" w14:textId="77777777" w:rsidR="002A2F0F" w:rsidRPr="004E5A07" w:rsidRDefault="002A2F0F">
      <w:pPr>
        <w:pStyle w:val="p1"/>
        <w:snapToGrid w:val="0"/>
        <w:spacing w:before="0" w:beforeAutospacing="0" w:after="0" w:afterAutospacing="0"/>
        <w:ind w:left="426" w:hanging="426"/>
        <w:rPr>
          <w:rFonts w:ascii="Verdana" w:eastAsiaTheme="majorEastAsia" w:hAnsi="Verdana"/>
        </w:rPr>
        <w:pPrChange w:id="493" w:author="Gareth Harding" w:date="2025-07-09T17:11:00Z" w16du:dateUtc="2025-07-09T15:11:00Z">
          <w:pPr>
            <w:pStyle w:val="p1"/>
            <w:snapToGrid w:val="0"/>
            <w:spacing w:before="0" w:beforeAutospacing="0" w:after="0" w:afterAutospacing="0"/>
          </w:pPr>
        </w:pPrChange>
      </w:pPr>
    </w:p>
    <w:p w14:paraId="338EC6F7" w14:textId="77777777" w:rsidR="00544E36" w:rsidRPr="003504AA" w:rsidRDefault="00544E36">
      <w:pPr>
        <w:pStyle w:val="p1"/>
        <w:numPr>
          <w:ilvl w:val="0"/>
          <w:numId w:val="37"/>
        </w:numPr>
        <w:tabs>
          <w:tab w:val="clear" w:pos="720"/>
        </w:tabs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  <w:rPrChange w:id="494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pPrChange w:id="495" w:author="Gareth Harding" w:date="2025-07-09T17:11:00Z" w16du:dateUtc="2025-07-09T15:11:00Z">
          <w:pPr>
            <w:pStyle w:val="p1"/>
            <w:numPr>
              <w:numId w:val="37"/>
            </w:numPr>
            <w:tabs>
              <w:tab w:val="num" w:pos="720"/>
            </w:tabs>
            <w:snapToGrid w:val="0"/>
            <w:spacing w:before="0" w:beforeAutospacing="0" w:after="0" w:afterAutospacing="0"/>
            <w:ind w:left="720" w:hanging="360"/>
          </w:pPr>
        </w:pPrChange>
      </w:pPr>
      <w:r w:rsidRPr="003504AA">
        <w:rPr>
          <w:rFonts w:ascii="Verdana" w:hAnsi="Verdana"/>
          <w:b/>
          <w:bCs/>
          <w:lang w:val="en-GB"/>
          <w:rPrChange w:id="496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What does the child do?</w:t>
      </w:r>
    </w:p>
    <w:p w14:paraId="244BB150" w14:textId="77777777" w:rsidR="00544E36" w:rsidRPr="003504AA" w:rsidRDefault="00544E36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497" w:author="Gareth Harding" w:date="2025-07-09T09:58:00Z" w16du:dateUtc="2025-07-09T07:58:00Z">
            <w:rPr>
              <w:rFonts w:ascii="Verdana" w:hAnsi="Verdana"/>
            </w:rPr>
          </w:rPrChange>
        </w:rPr>
        <w:pPrChange w:id="498" w:author="Gareth Harding" w:date="2025-07-09T17:11:00Z" w16du:dateUtc="2025-07-09T15:11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3504AA">
        <w:rPr>
          <w:rFonts w:ascii="Verdana" w:hAnsi="Verdana"/>
          <w:highlight w:val="yellow"/>
          <w:lang w:val="en-GB"/>
          <w:rPrChange w:id="499" w:author="Gareth Harding" w:date="2025-07-09T09:58:00Z" w16du:dateUtc="2025-07-09T07:58:00Z">
            <w:rPr>
              <w:rFonts w:ascii="Verdana" w:hAnsi="Verdana"/>
              <w:highlight w:val="yellow"/>
            </w:rPr>
          </w:rPrChange>
        </w:rPr>
        <w:t>The child flies a kite</w:t>
      </w:r>
      <w:del w:id="500" w:author="Gareth Harding" w:date="2025-07-09T17:09:00Z" w16du:dateUtc="2025-07-09T15:09:00Z">
        <w:r w:rsidRPr="003504AA" w:rsidDel="0032236C">
          <w:rPr>
            <w:rFonts w:ascii="Verdana" w:hAnsi="Verdana"/>
            <w:highlight w:val="yellow"/>
            <w:lang w:val="en-GB"/>
            <w:rPrChange w:id="501" w:author="Gareth Harding" w:date="2025-07-09T09:58:00Z" w16du:dateUtc="2025-07-09T07:58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0102658D" w14:textId="662772C8" w:rsidR="003A2D79" w:rsidRPr="003504AA" w:rsidRDefault="00544E36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502" w:author="Gareth Harding" w:date="2025-07-09T09:58:00Z" w16du:dateUtc="2025-07-09T07:58:00Z">
            <w:rPr>
              <w:rFonts w:ascii="Verdana" w:hAnsi="Verdana"/>
            </w:rPr>
          </w:rPrChange>
        </w:rPr>
        <w:pPrChange w:id="503" w:author="Gareth Harding" w:date="2025-07-09T17:11:00Z" w16du:dateUtc="2025-07-09T15:11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3504AA">
        <w:rPr>
          <w:rFonts w:ascii="Verdana" w:hAnsi="Verdana"/>
          <w:lang w:val="en-GB"/>
          <w:rPrChange w:id="504" w:author="Gareth Harding" w:date="2025-07-09T09:58:00Z" w16du:dateUtc="2025-07-09T07:58:00Z">
            <w:rPr>
              <w:rFonts w:ascii="Verdana" w:hAnsi="Verdana"/>
            </w:rPr>
          </w:rPrChange>
        </w:rPr>
        <w:t>The child reads a book</w:t>
      </w:r>
      <w:del w:id="505" w:author="Gareth Harding" w:date="2025-07-09T17:09:00Z" w16du:dateUtc="2025-07-09T15:09:00Z">
        <w:r w:rsidRPr="003504AA" w:rsidDel="0032236C">
          <w:rPr>
            <w:rFonts w:ascii="Verdana" w:hAnsi="Verdana"/>
            <w:lang w:val="en-GB"/>
            <w:rPrChange w:id="506" w:author="Gareth Harding" w:date="2025-07-09T09:58:00Z" w16du:dateUtc="2025-07-09T07:58:00Z">
              <w:rPr>
                <w:rFonts w:ascii="Verdana" w:hAnsi="Verdana"/>
              </w:rPr>
            </w:rPrChange>
          </w:rPr>
          <w:delText>.</w:delText>
        </w:r>
      </w:del>
    </w:p>
    <w:p w14:paraId="5855DCD1" w14:textId="77777777" w:rsidR="00F77498" w:rsidRPr="003504AA" w:rsidRDefault="00F77498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507" w:author="Gareth Harding" w:date="2025-07-09T09:58:00Z" w16du:dateUtc="2025-07-09T07:58:00Z">
            <w:rPr>
              <w:rFonts w:ascii="Verdana" w:hAnsi="Verdana"/>
            </w:rPr>
          </w:rPrChange>
        </w:rPr>
        <w:pPrChange w:id="508" w:author="Gareth Harding" w:date="2025-07-09T17:11:00Z" w16du:dateUtc="2025-07-09T15:11:00Z">
          <w:pPr>
            <w:pStyle w:val="p1"/>
            <w:snapToGrid w:val="0"/>
            <w:spacing w:before="0" w:beforeAutospacing="0" w:after="0" w:afterAutospacing="0"/>
          </w:pPr>
        </w:pPrChange>
      </w:pPr>
    </w:p>
    <w:p w14:paraId="0ED22C0C" w14:textId="77777777" w:rsidR="00F77498" w:rsidRPr="004E5A07" w:rsidRDefault="00F77498">
      <w:pPr>
        <w:pStyle w:val="p1"/>
        <w:numPr>
          <w:ilvl w:val="0"/>
          <w:numId w:val="37"/>
        </w:numPr>
        <w:tabs>
          <w:tab w:val="clear" w:pos="720"/>
        </w:tabs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</w:rPr>
        <w:pPrChange w:id="509" w:author="Gareth Harding" w:date="2025-07-09T17:11:00Z" w16du:dateUtc="2025-07-09T15:11:00Z">
          <w:pPr>
            <w:pStyle w:val="p1"/>
            <w:numPr>
              <w:numId w:val="37"/>
            </w:numPr>
            <w:tabs>
              <w:tab w:val="num" w:pos="720"/>
            </w:tabs>
            <w:snapToGrid w:val="0"/>
            <w:spacing w:before="0" w:beforeAutospacing="0" w:after="0" w:afterAutospacing="0"/>
            <w:ind w:left="720" w:hanging="360"/>
          </w:pPr>
        </w:pPrChange>
      </w:pPr>
      <w:r w:rsidRPr="004E5A07">
        <w:rPr>
          <w:rFonts w:ascii="Verdana" w:hAnsi="Verdana"/>
          <w:b/>
          <w:bCs/>
        </w:rPr>
        <w:t xml:space="preserve">Who </w:t>
      </w:r>
      <w:proofErr w:type="spellStart"/>
      <w:r w:rsidRPr="004E5A07">
        <w:rPr>
          <w:rFonts w:ascii="Verdana" w:hAnsi="Verdana"/>
          <w:b/>
          <w:bCs/>
        </w:rPr>
        <w:t>tells</w:t>
      </w:r>
      <w:proofErr w:type="spellEnd"/>
      <w:r w:rsidRPr="004E5A07">
        <w:rPr>
          <w:rFonts w:ascii="Verdana" w:hAnsi="Verdana"/>
          <w:b/>
          <w:bCs/>
        </w:rPr>
        <w:t xml:space="preserve"> </w:t>
      </w:r>
      <w:proofErr w:type="spellStart"/>
      <w:r w:rsidRPr="004E5A07">
        <w:rPr>
          <w:rFonts w:ascii="Verdana" w:hAnsi="Verdana"/>
          <w:b/>
          <w:bCs/>
        </w:rPr>
        <w:t>stories</w:t>
      </w:r>
      <w:proofErr w:type="spellEnd"/>
      <w:r w:rsidRPr="004E5A07">
        <w:rPr>
          <w:rFonts w:ascii="Verdana" w:hAnsi="Verdana"/>
          <w:b/>
          <w:bCs/>
        </w:rPr>
        <w:t>?</w:t>
      </w:r>
    </w:p>
    <w:p w14:paraId="2FF08A39" w14:textId="77777777" w:rsidR="00F77498" w:rsidRPr="004E5A07" w:rsidRDefault="00F77498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510" w:author="Gareth Harding" w:date="2025-07-09T17:11:00Z" w16du:dateUtc="2025-07-09T15:11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proofErr w:type="spellStart"/>
      <w:r w:rsidRPr="004E5A07">
        <w:rPr>
          <w:rFonts w:ascii="Verdana" w:hAnsi="Verdana"/>
        </w:rPr>
        <w:t>Grandma</w:t>
      </w:r>
      <w:proofErr w:type="spellEnd"/>
    </w:p>
    <w:p w14:paraId="0FFE53A5" w14:textId="0E1F220B" w:rsidR="00F77498" w:rsidRPr="004E5A07" w:rsidRDefault="00F77498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511" w:author="Gareth Harding" w:date="2025-07-09T17:11:00Z" w16du:dateUtc="2025-07-09T15:11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4E5A07">
        <w:rPr>
          <w:rFonts w:ascii="Verdana" w:hAnsi="Verdana"/>
          <w:highlight w:val="yellow"/>
        </w:rPr>
        <w:t>Grandpa</w:t>
      </w:r>
    </w:p>
    <w:p w14:paraId="50ECDE06" w14:textId="77777777" w:rsidR="00AC2E4C" w:rsidRPr="004E5A07" w:rsidRDefault="00AC2E4C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512" w:author="Gareth Harding" w:date="2025-07-09T17:11:00Z" w16du:dateUtc="2025-07-09T15:11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</w:p>
    <w:p w14:paraId="5F5AD2FC" w14:textId="198F7940" w:rsidR="00AC2E4C" w:rsidRPr="003504AA" w:rsidRDefault="00AC2E4C">
      <w:pPr>
        <w:pStyle w:val="p1"/>
        <w:numPr>
          <w:ilvl w:val="0"/>
          <w:numId w:val="37"/>
        </w:numPr>
        <w:tabs>
          <w:tab w:val="clear" w:pos="720"/>
        </w:tabs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  <w:rPrChange w:id="513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pPrChange w:id="514" w:author="Gareth Harding" w:date="2025-07-09T17:11:00Z" w16du:dateUtc="2025-07-09T15:11:00Z">
          <w:pPr>
            <w:pStyle w:val="p1"/>
            <w:numPr>
              <w:numId w:val="37"/>
            </w:numPr>
            <w:tabs>
              <w:tab w:val="num" w:pos="720"/>
            </w:tabs>
            <w:snapToGrid w:val="0"/>
            <w:spacing w:before="0" w:beforeAutospacing="0" w:after="0" w:afterAutospacing="0"/>
            <w:ind w:left="720" w:hanging="360"/>
          </w:pPr>
        </w:pPrChange>
      </w:pPr>
      <w:r w:rsidRPr="003504AA">
        <w:rPr>
          <w:rFonts w:ascii="Verdana" w:hAnsi="Verdana"/>
          <w:b/>
          <w:bCs/>
          <w:lang w:val="en-GB"/>
          <w:rPrChange w:id="515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 xml:space="preserve">The </w:t>
      </w:r>
      <w:del w:id="516" w:author="Gareth Harding" w:date="2025-07-09T10:12:00Z" w16du:dateUtc="2025-07-09T08:12:00Z">
        <w:r w:rsidRPr="003504AA" w:rsidDel="008B1DD6">
          <w:rPr>
            <w:rFonts w:ascii="Verdana" w:hAnsi="Verdana"/>
            <w:b/>
            <w:bCs/>
            <w:lang w:val="en-GB"/>
            <w:rPrChange w:id="517" w:author="Gareth Harding" w:date="2025-07-09T09:58:00Z" w16du:dateUtc="2025-07-09T07:58:00Z">
              <w:rPr>
                <w:rFonts w:ascii="Verdana" w:hAnsi="Verdana"/>
                <w:b/>
                <w:bCs/>
              </w:rPr>
            </w:rPrChange>
          </w:rPr>
          <w:delText xml:space="preserve">siblings </w:delText>
        </w:r>
      </w:del>
      <w:ins w:id="518" w:author="Gareth Harding" w:date="2025-07-09T10:12:00Z" w16du:dateUtc="2025-07-09T08:12:00Z">
        <w:r w:rsidR="008B1DD6">
          <w:rPr>
            <w:rFonts w:ascii="Verdana" w:hAnsi="Verdana"/>
            <w:b/>
            <w:bCs/>
            <w:lang w:val="en-GB"/>
          </w:rPr>
          <w:t>brother and sister</w:t>
        </w:r>
        <w:r w:rsidR="008B1DD6" w:rsidRPr="003504AA">
          <w:rPr>
            <w:rFonts w:ascii="Verdana" w:hAnsi="Verdana"/>
            <w:b/>
            <w:bCs/>
            <w:lang w:val="en-GB"/>
            <w:rPrChange w:id="519" w:author="Gareth Harding" w:date="2025-07-09T09:58:00Z" w16du:dateUtc="2025-07-09T07:58:00Z">
              <w:rPr>
                <w:rFonts w:ascii="Verdana" w:hAnsi="Verdana"/>
                <w:b/>
                <w:bCs/>
              </w:rPr>
            </w:rPrChange>
          </w:rPr>
          <w:t xml:space="preserve"> </w:t>
        </w:r>
      </w:ins>
      <w:r w:rsidR="00765D04" w:rsidRPr="003504AA">
        <w:rPr>
          <w:rFonts w:ascii="Verdana" w:hAnsi="Verdana"/>
          <w:b/>
          <w:bCs/>
          <w:lang w:val="en-GB"/>
          <w:rPrChange w:id="520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play with a ball</w:t>
      </w:r>
      <w:r w:rsidRPr="003504AA">
        <w:rPr>
          <w:rFonts w:ascii="Verdana" w:hAnsi="Verdana"/>
          <w:b/>
          <w:bCs/>
          <w:lang w:val="en-GB"/>
          <w:rPrChange w:id="521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.</w:t>
      </w:r>
    </w:p>
    <w:p w14:paraId="3A5CF15A" w14:textId="77777777" w:rsidR="00AC2E4C" w:rsidRPr="004E5A07" w:rsidRDefault="00AC2E4C">
      <w:pPr>
        <w:pStyle w:val="p1"/>
        <w:snapToGrid w:val="0"/>
        <w:spacing w:before="0" w:beforeAutospacing="0" w:after="0" w:afterAutospacing="0"/>
        <w:ind w:left="426" w:hanging="426"/>
        <w:rPr>
          <w:rStyle w:val="s1"/>
          <w:rFonts w:ascii="Verdana" w:eastAsiaTheme="majorEastAsia" w:hAnsi="Verdana"/>
        </w:rPr>
        <w:pPrChange w:id="522" w:author="Gareth Harding" w:date="2025-07-09T17:11:00Z" w16du:dateUtc="2025-07-09T15:11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4E5A07">
        <w:rPr>
          <w:rStyle w:val="s1"/>
          <w:rFonts w:ascii="Verdana" w:eastAsiaTheme="majorEastAsia" w:hAnsi="Verdana"/>
          <w:highlight w:val="yellow"/>
        </w:rPr>
        <w:t>True</w:t>
      </w:r>
    </w:p>
    <w:p w14:paraId="1AA3E170" w14:textId="77777777" w:rsidR="00AC2E4C" w:rsidRPr="004E5A07" w:rsidRDefault="00AC2E4C">
      <w:pPr>
        <w:pStyle w:val="p1"/>
        <w:snapToGrid w:val="0"/>
        <w:spacing w:before="0" w:beforeAutospacing="0" w:after="0" w:afterAutospacing="0"/>
        <w:ind w:left="426" w:hanging="426"/>
        <w:rPr>
          <w:rStyle w:val="s1"/>
          <w:rFonts w:ascii="Verdana" w:eastAsiaTheme="majorEastAsia" w:hAnsi="Verdana"/>
        </w:rPr>
        <w:pPrChange w:id="523" w:author="Gareth Harding" w:date="2025-07-09T17:11:00Z" w16du:dateUtc="2025-07-09T15:11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4E5A07">
        <w:rPr>
          <w:rStyle w:val="s1"/>
          <w:rFonts w:ascii="Verdana" w:eastAsiaTheme="majorEastAsia" w:hAnsi="Verdana"/>
        </w:rPr>
        <w:t>False</w:t>
      </w:r>
    </w:p>
    <w:p w14:paraId="3FA85984" w14:textId="77777777" w:rsidR="00AC2E4C" w:rsidRPr="004E5A07" w:rsidRDefault="00AC2E4C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524" w:author="Gareth Harding" w:date="2025-07-09T17:11:00Z" w16du:dateUtc="2025-07-09T15:11:00Z">
          <w:pPr>
            <w:pStyle w:val="p1"/>
            <w:snapToGrid w:val="0"/>
            <w:spacing w:before="0" w:beforeAutospacing="0" w:after="0" w:afterAutospacing="0"/>
          </w:pPr>
        </w:pPrChange>
      </w:pPr>
    </w:p>
    <w:p w14:paraId="032102EF" w14:textId="21D8D886" w:rsidR="00F77498" w:rsidRPr="002903C6" w:rsidRDefault="00F77498">
      <w:pPr>
        <w:pStyle w:val="p1"/>
        <w:numPr>
          <w:ilvl w:val="0"/>
          <w:numId w:val="37"/>
        </w:numPr>
        <w:tabs>
          <w:tab w:val="clear" w:pos="720"/>
        </w:tabs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  <w:strike/>
          <w:lang w:val="en-GB"/>
          <w:rPrChange w:id="525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pPrChange w:id="526" w:author="Gareth Harding" w:date="2025-07-09T17:11:00Z" w16du:dateUtc="2025-07-09T15:11:00Z">
          <w:pPr>
            <w:pStyle w:val="p1"/>
            <w:numPr>
              <w:numId w:val="37"/>
            </w:numPr>
            <w:tabs>
              <w:tab w:val="num" w:pos="720"/>
            </w:tabs>
            <w:snapToGrid w:val="0"/>
            <w:spacing w:before="0" w:beforeAutospacing="0" w:after="0" w:afterAutospacing="0"/>
            <w:ind w:left="720" w:hanging="360"/>
          </w:pPr>
        </w:pPrChange>
      </w:pPr>
      <w:r w:rsidRPr="002903C6">
        <w:rPr>
          <w:rFonts w:ascii="Verdana" w:hAnsi="Verdana"/>
          <w:b/>
          <w:bCs/>
          <w:strike/>
          <w:lang w:val="en-GB"/>
          <w:rPrChange w:id="527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The child flies a kite.</w:t>
      </w:r>
    </w:p>
    <w:p w14:paraId="247A4977" w14:textId="77777777" w:rsidR="00F77498" w:rsidRPr="002903C6" w:rsidRDefault="00F77498">
      <w:pPr>
        <w:pStyle w:val="p1"/>
        <w:snapToGrid w:val="0"/>
        <w:spacing w:before="0" w:beforeAutospacing="0" w:after="0" w:afterAutospacing="0"/>
        <w:ind w:left="426" w:hanging="426"/>
        <w:rPr>
          <w:rStyle w:val="s1"/>
          <w:rFonts w:ascii="Verdana" w:eastAsiaTheme="majorEastAsia" w:hAnsi="Verdana"/>
          <w:strike/>
        </w:rPr>
        <w:pPrChange w:id="528" w:author="Gareth Harding" w:date="2025-07-09T17:11:00Z" w16du:dateUtc="2025-07-09T15:11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2903C6">
        <w:rPr>
          <w:rStyle w:val="s1"/>
          <w:rFonts w:ascii="Verdana" w:eastAsiaTheme="majorEastAsia" w:hAnsi="Verdana"/>
          <w:strike/>
          <w:highlight w:val="yellow"/>
        </w:rPr>
        <w:t>True</w:t>
      </w:r>
    </w:p>
    <w:p w14:paraId="02612E62" w14:textId="77777777" w:rsidR="00F77498" w:rsidRPr="002903C6" w:rsidRDefault="00F77498">
      <w:pPr>
        <w:pStyle w:val="p1"/>
        <w:snapToGrid w:val="0"/>
        <w:spacing w:before="0" w:beforeAutospacing="0" w:after="0" w:afterAutospacing="0"/>
        <w:ind w:left="426" w:hanging="426"/>
        <w:rPr>
          <w:rStyle w:val="s1"/>
          <w:rFonts w:ascii="Verdana" w:eastAsiaTheme="majorEastAsia" w:hAnsi="Verdana"/>
          <w:strike/>
        </w:rPr>
        <w:pPrChange w:id="529" w:author="Gareth Harding" w:date="2025-07-09T17:11:00Z" w16du:dateUtc="2025-07-09T15:11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2903C6">
        <w:rPr>
          <w:rStyle w:val="s1"/>
          <w:rFonts w:ascii="Verdana" w:eastAsiaTheme="majorEastAsia" w:hAnsi="Verdana"/>
          <w:strike/>
        </w:rPr>
        <w:t>False</w:t>
      </w:r>
    </w:p>
    <w:p w14:paraId="17D2D8C1" w14:textId="77777777" w:rsidR="00F77498" w:rsidRPr="004E5A07" w:rsidRDefault="00F77498" w:rsidP="00904A11">
      <w:pPr>
        <w:pStyle w:val="p1"/>
        <w:snapToGrid w:val="0"/>
        <w:spacing w:before="0" w:beforeAutospacing="0" w:after="0" w:afterAutospacing="0"/>
        <w:rPr>
          <w:rFonts w:ascii="Verdana" w:hAnsi="Verdana"/>
        </w:rPr>
      </w:pPr>
    </w:p>
    <w:p w14:paraId="3355B8BD" w14:textId="77777777" w:rsidR="00123A3A" w:rsidRPr="004E5A07" w:rsidRDefault="00123A3A" w:rsidP="00FB0D64">
      <w:pPr>
        <w:pStyle w:val="p1"/>
        <w:snapToGrid w:val="0"/>
        <w:spacing w:before="0" w:beforeAutospacing="0" w:after="0" w:afterAutospacing="0"/>
        <w:ind w:left="720"/>
        <w:rPr>
          <w:rFonts w:ascii="Verdana" w:hAnsi="Verdana"/>
          <w:b/>
          <w:bCs/>
          <w:color w:val="D1D1D1" w:themeColor="background2" w:themeShade="E6"/>
        </w:rPr>
      </w:pPr>
    </w:p>
    <w:p w14:paraId="643FC44A" w14:textId="77777777" w:rsidR="0052011F" w:rsidRPr="004E5A07" w:rsidRDefault="0052011F" w:rsidP="00FB0D64">
      <w:pPr>
        <w:pStyle w:val="p1"/>
        <w:snapToGrid w:val="0"/>
        <w:spacing w:before="0" w:beforeAutospacing="0" w:after="0" w:afterAutospacing="0"/>
        <w:ind w:left="720"/>
        <w:rPr>
          <w:rFonts w:ascii="Verdana" w:hAnsi="Verdana"/>
          <w:b/>
          <w:bCs/>
          <w:color w:val="D1D1D1" w:themeColor="background2" w:themeShade="E6"/>
        </w:rPr>
      </w:pPr>
    </w:p>
    <w:p w14:paraId="26371246" w14:textId="77777777" w:rsidR="00E83D6C" w:rsidRPr="004E5A07" w:rsidRDefault="00E83D6C" w:rsidP="00FB0D64">
      <w:pPr>
        <w:pStyle w:val="p1"/>
        <w:snapToGrid w:val="0"/>
        <w:spacing w:before="0" w:beforeAutospacing="0" w:after="0" w:afterAutospacing="0"/>
        <w:ind w:left="720"/>
        <w:rPr>
          <w:rFonts w:ascii="Verdana" w:hAnsi="Verdana"/>
          <w:b/>
          <w:bCs/>
          <w:color w:val="D1D1D1" w:themeColor="background2" w:themeShade="E6"/>
        </w:rPr>
      </w:pPr>
    </w:p>
    <w:p w14:paraId="7F53B922" w14:textId="77777777" w:rsidR="00E83D6C" w:rsidRPr="004E5A07" w:rsidRDefault="00E83D6C" w:rsidP="00FB0D64">
      <w:pPr>
        <w:pStyle w:val="p1"/>
        <w:snapToGrid w:val="0"/>
        <w:spacing w:before="0" w:beforeAutospacing="0" w:after="0" w:afterAutospacing="0"/>
        <w:ind w:left="720"/>
        <w:rPr>
          <w:rFonts w:ascii="Verdana" w:hAnsi="Verdana"/>
          <w:b/>
          <w:bCs/>
          <w:color w:val="D1D1D1" w:themeColor="background2" w:themeShade="E6"/>
        </w:rPr>
      </w:pPr>
    </w:p>
    <w:p w14:paraId="073C9381" w14:textId="77777777" w:rsidR="0052011F" w:rsidRPr="004E5A07" w:rsidRDefault="0052011F" w:rsidP="00FB0D64">
      <w:pPr>
        <w:pStyle w:val="p1"/>
        <w:snapToGrid w:val="0"/>
        <w:spacing w:before="0" w:beforeAutospacing="0" w:after="0" w:afterAutospacing="0"/>
        <w:ind w:left="720"/>
        <w:rPr>
          <w:rFonts w:ascii="Verdana" w:hAnsi="Verdana"/>
          <w:b/>
          <w:bCs/>
          <w:color w:val="D1D1D1" w:themeColor="background2" w:themeShade="E6"/>
        </w:rPr>
      </w:pPr>
    </w:p>
    <w:p w14:paraId="3E4C400D" w14:textId="77777777" w:rsidR="0052011F" w:rsidRPr="004E5A07" w:rsidRDefault="0052011F" w:rsidP="00FB0D64">
      <w:pPr>
        <w:pStyle w:val="p1"/>
        <w:snapToGrid w:val="0"/>
        <w:spacing w:before="0" w:beforeAutospacing="0" w:after="0" w:afterAutospacing="0"/>
        <w:ind w:left="720"/>
        <w:rPr>
          <w:rStyle w:val="s1"/>
          <w:rFonts w:ascii="Verdana" w:eastAsiaTheme="majorEastAsia" w:hAnsi="Verdana"/>
          <w:color w:val="D1D1D1" w:themeColor="background2" w:themeShade="E6"/>
        </w:rPr>
      </w:pPr>
    </w:p>
    <w:p w14:paraId="724CF07E" w14:textId="77777777" w:rsidR="00123A3A" w:rsidRPr="004E5A07" w:rsidRDefault="00123A3A" w:rsidP="00FB0D64">
      <w:pPr>
        <w:pStyle w:val="p1"/>
        <w:snapToGrid w:val="0"/>
        <w:spacing w:before="0" w:beforeAutospacing="0" w:after="0" w:afterAutospacing="0"/>
        <w:ind w:left="720"/>
        <w:rPr>
          <w:rStyle w:val="s1"/>
          <w:rFonts w:ascii="Verdana" w:eastAsiaTheme="majorEastAsia" w:hAnsi="Verdana"/>
          <w:color w:val="D1D1D1" w:themeColor="background2" w:themeShade="E6"/>
        </w:rPr>
      </w:pPr>
    </w:p>
    <w:p w14:paraId="70915B10" w14:textId="77777777" w:rsidR="00123A3A" w:rsidRPr="004E5A07" w:rsidRDefault="00123A3A" w:rsidP="004E5A07">
      <w:pPr>
        <w:pStyle w:val="p1"/>
        <w:snapToGrid w:val="0"/>
        <w:spacing w:before="0" w:beforeAutospacing="0" w:after="0" w:afterAutospacing="0"/>
        <w:rPr>
          <w:rStyle w:val="s1"/>
          <w:rFonts w:ascii="Verdana" w:eastAsiaTheme="majorEastAsia" w:hAnsi="Verdana"/>
          <w:color w:val="D1D1D1" w:themeColor="background2" w:themeShade="E6"/>
        </w:rPr>
      </w:pPr>
    </w:p>
    <w:p w14:paraId="250B614A" w14:textId="07157047" w:rsidR="00DB0052" w:rsidRPr="004E5A07" w:rsidRDefault="00DB0052" w:rsidP="00DB0052">
      <w:pPr>
        <w:pStyle w:val="Prrafodelista"/>
        <w:numPr>
          <w:ilvl w:val="0"/>
          <w:numId w:val="15"/>
        </w:numPr>
        <w:adjustRightInd w:val="0"/>
        <w:snapToGrid w:val="0"/>
        <w:contextualSpacing w:val="0"/>
        <w:rPr>
          <w:rFonts w:ascii="Verdana" w:hAnsi="Verdana"/>
          <w:b/>
          <w:bCs/>
          <w:color w:val="215E99" w:themeColor="text2" w:themeTint="BF"/>
        </w:rPr>
      </w:pPr>
      <w:proofErr w:type="spellStart"/>
      <w:r w:rsidRPr="004E5A07">
        <w:rPr>
          <w:rFonts w:ascii="Verdana" w:hAnsi="Verdana"/>
          <w:b/>
          <w:bCs/>
          <w:color w:val="215E99" w:themeColor="text2" w:themeTint="BF"/>
        </w:rPr>
        <w:lastRenderedPageBreak/>
        <w:t>Let’s</w:t>
      </w:r>
      <w:proofErr w:type="spellEnd"/>
      <w:r w:rsidRPr="004E5A07">
        <w:rPr>
          <w:rFonts w:ascii="Verdana" w:hAnsi="Verdana"/>
          <w:b/>
          <w:bCs/>
          <w:color w:val="215E99" w:themeColor="text2" w:themeTint="BF"/>
        </w:rPr>
        <w:t xml:space="preserve"> </w:t>
      </w:r>
      <w:proofErr w:type="spellStart"/>
      <w:r w:rsidRPr="004E5A07">
        <w:rPr>
          <w:rFonts w:ascii="Verdana" w:hAnsi="Verdana"/>
          <w:b/>
          <w:bCs/>
          <w:color w:val="215E99" w:themeColor="text2" w:themeTint="BF"/>
        </w:rPr>
        <w:t>Make</w:t>
      </w:r>
      <w:proofErr w:type="spellEnd"/>
      <w:r w:rsidRPr="004E5A07">
        <w:rPr>
          <w:rFonts w:ascii="Verdana" w:hAnsi="Verdana"/>
          <w:b/>
          <w:bCs/>
          <w:color w:val="215E99" w:themeColor="text2" w:themeTint="BF"/>
        </w:rPr>
        <w:t xml:space="preserve"> </w:t>
      </w:r>
      <w:proofErr w:type="spellStart"/>
      <w:r w:rsidRPr="004E5A07">
        <w:rPr>
          <w:rFonts w:ascii="Verdana" w:hAnsi="Verdana"/>
          <w:b/>
          <w:bCs/>
          <w:color w:val="215E99" w:themeColor="text2" w:themeTint="BF"/>
        </w:rPr>
        <w:t>Fruit</w:t>
      </w:r>
      <w:proofErr w:type="spellEnd"/>
      <w:r w:rsidRPr="004E5A07">
        <w:rPr>
          <w:rFonts w:ascii="Verdana" w:hAnsi="Verdana"/>
          <w:b/>
          <w:bCs/>
          <w:color w:val="215E99" w:themeColor="text2" w:themeTint="BF"/>
        </w:rPr>
        <w:t xml:space="preserve"> Juice!</w:t>
      </w:r>
    </w:p>
    <w:p w14:paraId="52D2B3D1" w14:textId="77777777" w:rsidR="0032236C" w:rsidRDefault="0032236C" w:rsidP="00DB0052">
      <w:pPr>
        <w:pStyle w:val="p3"/>
        <w:snapToGrid w:val="0"/>
        <w:spacing w:before="0" w:beforeAutospacing="0" w:after="0" w:afterAutospacing="0"/>
        <w:rPr>
          <w:ins w:id="530" w:author="Gareth Harding" w:date="2025-07-09T17:09:00Z" w16du:dateUtc="2025-07-09T15:09:00Z"/>
          <w:rFonts w:ascii="Verdana" w:hAnsi="Verdana"/>
        </w:rPr>
      </w:pPr>
    </w:p>
    <w:p w14:paraId="344F2E00" w14:textId="10F99B97" w:rsidR="001634EE" w:rsidRPr="004E5A07" w:rsidRDefault="00DB0052" w:rsidP="00DB0052">
      <w:pPr>
        <w:pStyle w:val="p3"/>
        <w:snapToGrid w:val="0"/>
        <w:spacing w:before="0" w:beforeAutospacing="0" w:after="0" w:afterAutospacing="0"/>
        <w:rPr>
          <w:rFonts w:ascii="Verdana" w:hAnsi="Verdana"/>
        </w:rPr>
      </w:pPr>
      <w:proofErr w:type="spellStart"/>
      <w:r w:rsidRPr="004E5A07">
        <w:rPr>
          <w:rFonts w:ascii="Verdana" w:hAnsi="Verdana"/>
        </w:rPr>
        <w:t>Hello</w:t>
      </w:r>
      <w:proofErr w:type="spellEnd"/>
      <w:r w:rsidRPr="004E5A07">
        <w:rPr>
          <w:rFonts w:ascii="Verdana" w:hAnsi="Verdana"/>
        </w:rPr>
        <w:t>! I am Leo.</w:t>
      </w:r>
    </w:p>
    <w:p w14:paraId="0EFD8F85" w14:textId="397F19D4" w:rsidR="00CD2F70" w:rsidRPr="003504AA" w:rsidRDefault="00DB0052" w:rsidP="00DB0052">
      <w:pPr>
        <w:pStyle w:val="p3"/>
        <w:snapToGrid w:val="0"/>
        <w:spacing w:before="0" w:beforeAutospacing="0" w:after="0" w:afterAutospacing="0"/>
        <w:rPr>
          <w:rFonts w:ascii="Verdana" w:hAnsi="Verdana"/>
          <w:lang w:val="en-GB"/>
          <w:rPrChange w:id="531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532" w:author="Gareth Harding" w:date="2025-07-09T09:58:00Z" w16du:dateUtc="2025-07-09T07:58:00Z">
            <w:rPr>
              <w:rFonts w:ascii="Verdana" w:hAnsi="Verdana"/>
            </w:rPr>
          </w:rPrChange>
        </w:rPr>
        <w:t>Today I make fruit juice.</w:t>
      </w:r>
    </w:p>
    <w:p w14:paraId="67FF9E68" w14:textId="10F7FAD8" w:rsidR="00DB0052" w:rsidRPr="003504AA" w:rsidRDefault="00DB0052" w:rsidP="00DB0052">
      <w:pPr>
        <w:pStyle w:val="p3"/>
        <w:snapToGrid w:val="0"/>
        <w:spacing w:before="0" w:beforeAutospacing="0" w:after="0" w:afterAutospacing="0"/>
        <w:rPr>
          <w:rFonts w:ascii="Verdana" w:hAnsi="Verdana"/>
          <w:lang w:val="en-GB"/>
          <w:rPrChange w:id="533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534" w:author="Gareth Harding" w:date="2025-07-09T09:58:00Z" w16du:dateUtc="2025-07-09T07:58:00Z">
            <w:rPr>
              <w:rFonts w:ascii="Verdana" w:hAnsi="Verdana"/>
            </w:rPr>
          </w:rPrChange>
        </w:rPr>
        <w:t xml:space="preserve">I take a big </w:t>
      </w:r>
      <w:r w:rsidRPr="003504AA">
        <w:rPr>
          <w:rFonts w:ascii="Verdana" w:hAnsi="Verdana"/>
          <w:b/>
          <w:bCs/>
          <w:lang w:val="en-GB"/>
          <w:rPrChange w:id="535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banana</w:t>
      </w:r>
      <w:r w:rsidRPr="003504AA">
        <w:rPr>
          <w:rFonts w:ascii="Verdana" w:hAnsi="Verdana"/>
          <w:lang w:val="en-GB"/>
          <w:rPrChange w:id="536" w:author="Gareth Harding" w:date="2025-07-09T09:58:00Z" w16du:dateUtc="2025-07-09T07:58:00Z">
            <w:rPr>
              <w:rFonts w:ascii="Verdana" w:hAnsi="Verdana"/>
            </w:rPr>
          </w:rPrChange>
        </w:rPr>
        <w:t>.</w:t>
      </w:r>
    </w:p>
    <w:p w14:paraId="546CD76B" w14:textId="77777777" w:rsidR="00DB0052" w:rsidRPr="003504AA" w:rsidRDefault="00DB0052" w:rsidP="00DB0052">
      <w:pPr>
        <w:pStyle w:val="p3"/>
        <w:snapToGrid w:val="0"/>
        <w:spacing w:before="0" w:beforeAutospacing="0" w:after="0" w:afterAutospacing="0"/>
        <w:rPr>
          <w:rFonts w:ascii="Verdana" w:hAnsi="Verdana"/>
          <w:lang w:val="en-GB"/>
          <w:rPrChange w:id="537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538" w:author="Gareth Harding" w:date="2025-07-09T09:58:00Z" w16du:dateUtc="2025-07-09T07:58:00Z">
            <w:rPr>
              <w:rFonts w:ascii="Verdana" w:hAnsi="Verdana"/>
            </w:rPr>
          </w:rPrChange>
        </w:rPr>
        <w:t xml:space="preserve">I take a red </w:t>
      </w:r>
      <w:r w:rsidRPr="003504AA">
        <w:rPr>
          <w:rFonts w:ascii="Verdana" w:hAnsi="Verdana"/>
          <w:b/>
          <w:bCs/>
          <w:lang w:val="en-GB"/>
          <w:rPrChange w:id="539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apple</w:t>
      </w:r>
      <w:r w:rsidRPr="003504AA">
        <w:rPr>
          <w:rFonts w:ascii="Verdana" w:hAnsi="Verdana"/>
          <w:lang w:val="en-GB"/>
          <w:rPrChange w:id="540" w:author="Gareth Harding" w:date="2025-07-09T09:58:00Z" w16du:dateUtc="2025-07-09T07:58:00Z">
            <w:rPr>
              <w:rFonts w:ascii="Verdana" w:hAnsi="Verdana"/>
            </w:rPr>
          </w:rPrChange>
        </w:rPr>
        <w:t>.</w:t>
      </w:r>
    </w:p>
    <w:p w14:paraId="6E910354" w14:textId="77777777" w:rsidR="00DB0052" w:rsidRPr="003504AA" w:rsidRDefault="00DB0052" w:rsidP="00DB0052">
      <w:pPr>
        <w:pStyle w:val="p3"/>
        <w:snapToGrid w:val="0"/>
        <w:spacing w:before="0" w:beforeAutospacing="0" w:after="0" w:afterAutospacing="0"/>
        <w:rPr>
          <w:rFonts w:ascii="Verdana" w:hAnsi="Verdana"/>
          <w:lang w:val="en-GB"/>
          <w:rPrChange w:id="541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542" w:author="Gareth Harding" w:date="2025-07-09T09:58:00Z" w16du:dateUtc="2025-07-09T07:58:00Z">
            <w:rPr>
              <w:rFonts w:ascii="Verdana" w:hAnsi="Verdana"/>
            </w:rPr>
          </w:rPrChange>
        </w:rPr>
        <w:t xml:space="preserve">I take a sweet </w:t>
      </w:r>
      <w:r w:rsidRPr="003504AA">
        <w:rPr>
          <w:rFonts w:ascii="Verdana" w:hAnsi="Verdana"/>
          <w:b/>
          <w:bCs/>
          <w:lang w:val="en-GB"/>
          <w:rPrChange w:id="543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orange</w:t>
      </w:r>
      <w:r w:rsidRPr="003504AA">
        <w:rPr>
          <w:rFonts w:ascii="Verdana" w:hAnsi="Verdana"/>
          <w:lang w:val="en-GB"/>
          <w:rPrChange w:id="544" w:author="Gareth Harding" w:date="2025-07-09T09:58:00Z" w16du:dateUtc="2025-07-09T07:58:00Z">
            <w:rPr>
              <w:rFonts w:ascii="Verdana" w:hAnsi="Verdana"/>
            </w:rPr>
          </w:rPrChange>
        </w:rPr>
        <w:t>.</w:t>
      </w:r>
    </w:p>
    <w:p w14:paraId="4C399717" w14:textId="377EB787" w:rsidR="00DB0052" w:rsidRPr="003504AA" w:rsidRDefault="00DB0052" w:rsidP="00DB0052">
      <w:pPr>
        <w:pStyle w:val="p3"/>
        <w:snapToGrid w:val="0"/>
        <w:spacing w:before="0" w:beforeAutospacing="0" w:after="0" w:afterAutospacing="0"/>
        <w:rPr>
          <w:rFonts w:ascii="Verdana" w:hAnsi="Verdana"/>
          <w:lang w:val="en-GB"/>
          <w:rPrChange w:id="545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546" w:author="Gareth Harding" w:date="2025-07-09T09:58:00Z" w16du:dateUtc="2025-07-09T07:58:00Z">
            <w:rPr>
              <w:rFonts w:ascii="Verdana" w:hAnsi="Verdana"/>
            </w:rPr>
          </w:rPrChange>
        </w:rPr>
        <w:t xml:space="preserve">I take some purple </w:t>
      </w:r>
      <w:r w:rsidRPr="003504AA">
        <w:rPr>
          <w:rFonts w:ascii="Verdana" w:hAnsi="Verdana"/>
          <w:b/>
          <w:bCs/>
          <w:lang w:val="en-GB"/>
          <w:rPrChange w:id="547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grapes</w:t>
      </w:r>
      <w:ins w:id="548" w:author="Gareth Harding" w:date="2025-07-09T10:13:00Z" w16du:dateUtc="2025-07-09T08:13:00Z">
        <w:r w:rsidR="008B1DD6">
          <w:rPr>
            <w:rFonts w:ascii="Verdana" w:hAnsi="Verdana"/>
            <w:lang w:val="en-GB"/>
          </w:rPr>
          <w:t>,</w:t>
        </w:r>
      </w:ins>
      <w:del w:id="549" w:author="Gareth Harding" w:date="2025-07-09T10:13:00Z" w16du:dateUtc="2025-07-09T08:13:00Z">
        <w:r w:rsidRPr="003504AA" w:rsidDel="008B1DD6">
          <w:rPr>
            <w:rFonts w:ascii="Verdana" w:hAnsi="Verdana"/>
            <w:lang w:val="en-GB"/>
            <w:rPrChange w:id="550" w:author="Gareth Harding" w:date="2025-07-09T09:58:00Z" w16du:dateUtc="2025-07-09T07:58:00Z">
              <w:rPr>
                <w:rFonts w:ascii="Verdana" w:hAnsi="Verdana"/>
              </w:rPr>
            </w:rPrChange>
          </w:rPr>
          <w:delText>.</w:delText>
        </w:r>
      </w:del>
    </w:p>
    <w:p w14:paraId="6198BF3B" w14:textId="5C0EA9AA" w:rsidR="00DB0052" w:rsidRPr="003504AA" w:rsidRDefault="00DB0052" w:rsidP="00DB0052">
      <w:pPr>
        <w:pStyle w:val="p3"/>
        <w:snapToGrid w:val="0"/>
        <w:spacing w:before="0" w:beforeAutospacing="0" w:after="0" w:afterAutospacing="0"/>
        <w:rPr>
          <w:rFonts w:ascii="Verdana" w:hAnsi="Verdana"/>
          <w:lang w:val="en-GB"/>
          <w:rPrChange w:id="551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552" w:author="Gareth Harding" w:date="2025-07-09T09:58:00Z" w16du:dateUtc="2025-07-09T07:58:00Z">
            <w:rPr>
              <w:rFonts w:ascii="Verdana" w:hAnsi="Verdana"/>
            </w:rPr>
          </w:rPrChange>
        </w:rPr>
        <w:t xml:space="preserve">and a yellow </w:t>
      </w:r>
      <w:r w:rsidRPr="003504AA">
        <w:rPr>
          <w:rFonts w:ascii="Verdana" w:hAnsi="Verdana"/>
          <w:b/>
          <w:bCs/>
          <w:lang w:val="en-GB"/>
          <w:rPrChange w:id="553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lemon</w:t>
      </w:r>
      <w:r w:rsidRPr="003504AA">
        <w:rPr>
          <w:rFonts w:ascii="Verdana" w:hAnsi="Verdana"/>
          <w:lang w:val="en-GB"/>
          <w:rPrChange w:id="554" w:author="Gareth Harding" w:date="2025-07-09T09:58:00Z" w16du:dateUtc="2025-07-09T07:58:00Z">
            <w:rPr>
              <w:rFonts w:ascii="Verdana" w:hAnsi="Verdana"/>
            </w:rPr>
          </w:rPrChange>
        </w:rPr>
        <w:t>.</w:t>
      </w:r>
    </w:p>
    <w:p w14:paraId="0E974E26" w14:textId="398FBBD2" w:rsidR="001634EE" w:rsidRPr="003504AA" w:rsidRDefault="00DB0052" w:rsidP="00DB0052">
      <w:pPr>
        <w:pStyle w:val="p3"/>
        <w:snapToGrid w:val="0"/>
        <w:spacing w:before="0" w:beforeAutospacing="0" w:after="0" w:afterAutospacing="0"/>
        <w:rPr>
          <w:rFonts w:ascii="Verdana" w:hAnsi="Verdana"/>
          <w:lang w:val="en-GB"/>
          <w:rPrChange w:id="555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556" w:author="Gareth Harding" w:date="2025-07-09T09:58:00Z" w16du:dateUtc="2025-07-09T07:58:00Z">
            <w:rPr>
              <w:rFonts w:ascii="Verdana" w:hAnsi="Verdana"/>
            </w:rPr>
          </w:rPrChange>
        </w:rPr>
        <w:t xml:space="preserve">I put them in a </w:t>
      </w:r>
      <w:r w:rsidR="00833D10" w:rsidRPr="003504AA">
        <w:rPr>
          <w:rFonts w:ascii="Verdana" w:hAnsi="Verdana"/>
          <w:lang w:val="en-GB"/>
          <w:rPrChange w:id="557" w:author="Gareth Harding" w:date="2025-07-09T09:58:00Z" w16du:dateUtc="2025-07-09T07:58:00Z">
            <w:rPr>
              <w:rFonts w:ascii="Verdana" w:hAnsi="Verdana"/>
            </w:rPr>
          </w:rPrChange>
        </w:rPr>
        <w:t>blender</w:t>
      </w:r>
      <w:r w:rsidRPr="003504AA">
        <w:rPr>
          <w:rFonts w:ascii="Verdana" w:hAnsi="Verdana"/>
          <w:lang w:val="en-GB"/>
          <w:rPrChange w:id="558" w:author="Gareth Harding" w:date="2025-07-09T09:58:00Z" w16du:dateUtc="2025-07-09T07:58:00Z">
            <w:rPr>
              <w:rFonts w:ascii="Verdana" w:hAnsi="Verdana"/>
            </w:rPr>
          </w:rPrChange>
        </w:rPr>
        <w:t>.</w:t>
      </w:r>
    </w:p>
    <w:p w14:paraId="3362D1F9" w14:textId="5A2531B1" w:rsidR="00DB0052" w:rsidRPr="003504AA" w:rsidRDefault="00DB0052" w:rsidP="00DB0052">
      <w:pPr>
        <w:pStyle w:val="p3"/>
        <w:snapToGrid w:val="0"/>
        <w:spacing w:before="0" w:beforeAutospacing="0" w:after="0" w:afterAutospacing="0"/>
        <w:rPr>
          <w:rFonts w:ascii="Verdana" w:hAnsi="Verdana"/>
          <w:lang w:val="en-GB"/>
          <w:rPrChange w:id="559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560" w:author="Gareth Harding" w:date="2025-07-09T09:58:00Z" w16du:dateUtc="2025-07-09T07:58:00Z">
            <w:rPr>
              <w:rFonts w:ascii="Verdana" w:hAnsi="Verdana"/>
            </w:rPr>
          </w:rPrChange>
        </w:rPr>
        <w:t>Mix, mix, mix!</w:t>
      </w:r>
    </w:p>
    <w:p w14:paraId="4162AB3B" w14:textId="5FF03B4D" w:rsidR="001634EE" w:rsidRPr="003504AA" w:rsidRDefault="00DB0052" w:rsidP="00DB0052">
      <w:pPr>
        <w:pStyle w:val="p3"/>
        <w:snapToGrid w:val="0"/>
        <w:spacing w:before="0" w:beforeAutospacing="0" w:after="0" w:afterAutospacing="0"/>
        <w:rPr>
          <w:rFonts w:ascii="Verdana" w:hAnsi="Verdana"/>
          <w:lang w:val="en-GB"/>
          <w:rPrChange w:id="561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562" w:author="Gareth Harding" w:date="2025-07-09T09:58:00Z" w16du:dateUtc="2025-07-09T07:58:00Z">
            <w:rPr>
              <w:rFonts w:ascii="Verdana" w:hAnsi="Verdana"/>
            </w:rPr>
          </w:rPrChange>
        </w:rPr>
        <w:t>The juice is yellow, red and purple.</w:t>
      </w:r>
    </w:p>
    <w:p w14:paraId="156286D7" w14:textId="1E1FD74F" w:rsidR="001634EE" w:rsidRPr="003504AA" w:rsidRDefault="00DB0052" w:rsidP="001634EE">
      <w:pPr>
        <w:pStyle w:val="p3"/>
        <w:snapToGrid w:val="0"/>
        <w:spacing w:before="0" w:beforeAutospacing="0" w:after="0" w:afterAutospacing="0"/>
        <w:rPr>
          <w:rFonts w:ascii="Verdana" w:hAnsi="Verdana"/>
          <w:lang w:val="en-GB"/>
          <w:rPrChange w:id="563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564" w:author="Gareth Harding" w:date="2025-07-09T09:58:00Z" w16du:dateUtc="2025-07-09T07:58:00Z">
            <w:rPr>
              <w:rFonts w:ascii="Verdana" w:hAnsi="Verdana"/>
            </w:rPr>
          </w:rPrChange>
        </w:rPr>
        <w:t>I drink my juice.</w:t>
      </w:r>
    </w:p>
    <w:p w14:paraId="54EA480B" w14:textId="4693BF7A" w:rsidR="001634EE" w:rsidRPr="003504AA" w:rsidRDefault="001634EE" w:rsidP="00DB0052">
      <w:pPr>
        <w:pStyle w:val="p3"/>
        <w:snapToGrid w:val="0"/>
        <w:spacing w:before="0" w:beforeAutospacing="0" w:after="0" w:afterAutospacing="0"/>
        <w:rPr>
          <w:rFonts w:ascii="Verdana" w:hAnsi="Verdana"/>
          <w:lang w:val="en-GB"/>
          <w:rPrChange w:id="565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lang w:val="en-GB"/>
          <w:rPrChange w:id="566" w:author="Gareth Harding" w:date="2025-07-09T09:58:00Z" w16du:dateUtc="2025-07-09T07:58:00Z">
            <w:rPr>
              <w:rFonts w:ascii="Verdana" w:hAnsi="Verdana"/>
            </w:rPr>
          </w:rPrChange>
        </w:rPr>
        <w:t>It is sweet!</w:t>
      </w:r>
    </w:p>
    <w:p w14:paraId="7DC3564B" w14:textId="77777777" w:rsidR="00DB0052" w:rsidRPr="003504AA" w:rsidRDefault="00DB0052" w:rsidP="00DB0052">
      <w:pPr>
        <w:pStyle w:val="p3"/>
        <w:snapToGrid w:val="0"/>
        <w:spacing w:before="0" w:beforeAutospacing="0" w:after="0" w:afterAutospacing="0"/>
        <w:rPr>
          <w:rFonts w:ascii="Verdana" w:hAnsi="Verdana"/>
          <w:lang w:val="en-GB"/>
          <w:rPrChange w:id="567" w:author="Gareth Harding" w:date="2025-07-09T09:58:00Z" w16du:dateUtc="2025-07-09T07:58:00Z">
            <w:rPr>
              <w:rFonts w:ascii="Verdana" w:hAnsi="Verdana"/>
            </w:rPr>
          </w:rPrChange>
        </w:rPr>
      </w:pPr>
    </w:p>
    <w:p w14:paraId="29F1F7B0" w14:textId="77777777" w:rsidR="001C75B9" w:rsidRPr="004E5A07" w:rsidRDefault="001C75B9" w:rsidP="001C75B9">
      <w:pPr>
        <w:pStyle w:val="Ttulo3"/>
        <w:adjustRightInd w:val="0"/>
        <w:snapToGrid w:val="0"/>
        <w:spacing w:before="0" w:after="0"/>
        <w:rPr>
          <w:rFonts w:ascii="Verdana" w:hAnsi="Verdana"/>
          <w:b/>
          <w:bCs/>
          <w:color w:val="00B050"/>
          <w:sz w:val="24"/>
          <w:szCs w:val="24"/>
        </w:rPr>
      </w:pPr>
      <w:proofErr w:type="spellStart"/>
      <w:r w:rsidRPr="004E5A07">
        <w:rPr>
          <w:rFonts w:ascii="Verdana" w:hAnsi="Verdana"/>
          <w:b/>
          <w:bCs/>
          <w:color w:val="00B050"/>
          <w:sz w:val="24"/>
          <w:szCs w:val="24"/>
        </w:rPr>
        <w:t>Comprehension</w:t>
      </w:r>
      <w:proofErr w:type="spellEnd"/>
      <w:r w:rsidRPr="004E5A07">
        <w:rPr>
          <w:rFonts w:ascii="Verdana" w:hAnsi="Verdana"/>
          <w:b/>
          <w:bCs/>
          <w:color w:val="00B050"/>
          <w:sz w:val="24"/>
          <w:szCs w:val="24"/>
        </w:rPr>
        <w:t xml:space="preserve"> </w:t>
      </w:r>
      <w:proofErr w:type="spellStart"/>
      <w:r w:rsidRPr="004E5A07">
        <w:rPr>
          <w:rFonts w:ascii="Verdana" w:hAnsi="Verdana"/>
          <w:b/>
          <w:bCs/>
          <w:color w:val="00B050"/>
          <w:sz w:val="24"/>
          <w:szCs w:val="24"/>
        </w:rPr>
        <w:t>Questions</w:t>
      </w:r>
      <w:proofErr w:type="spellEnd"/>
    </w:p>
    <w:p w14:paraId="2C5ACAFE" w14:textId="77777777" w:rsidR="00DB0052" w:rsidRPr="004E5A07" w:rsidRDefault="00DB0052" w:rsidP="00DB0052">
      <w:pPr>
        <w:pStyle w:val="p3"/>
        <w:snapToGrid w:val="0"/>
        <w:spacing w:before="0" w:beforeAutospacing="0" w:after="0" w:afterAutospacing="0"/>
        <w:rPr>
          <w:rFonts w:ascii="Verdana" w:hAnsi="Verdana"/>
        </w:rPr>
      </w:pPr>
    </w:p>
    <w:p w14:paraId="4B82AF91" w14:textId="4208F082" w:rsidR="001C75B9" w:rsidRPr="003504AA" w:rsidRDefault="001C75B9">
      <w:pPr>
        <w:pStyle w:val="p1"/>
        <w:numPr>
          <w:ilvl w:val="0"/>
          <w:numId w:val="48"/>
        </w:numPr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  <w:rPrChange w:id="568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pPrChange w:id="569" w:author="Gareth Harding" w:date="2025-07-09T17:12:00Z" w16du:dateUtc="2025-07-09T15:12:00Z">
          <w:pPr>
            <w:pStyle w:val="p1"/>
            <w:numPr>
              <w:numId w:val="48"/>
            </w:numPr>
            <w:snapToGrid w:val="0"/>
            <w:spacing w:before="0" w:beforeAutospacing="0" w:after="0" w:afterAutospacing="0"/>
            <w:ind w:left="720" w:hanging="360"/>
          </w:pPr>
        </w:pPrChange>
      </w:pPr>
      <w:r w:rsidRPr="003504AA">
        <w:rPr>
          <w:rFonts w:ascii="Verdana" w:hAnsi="Verdana"/>
          <w:b/>
          <w:bCs/>
          <w:lang w:val="en-GB"/>
          <w:rPrChange w:id="570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What is Leo making today?</w:t>
      </w:r>
    </w:p>
    <w:p w14:paraId="7751E1D9" w14:textId="77777777" w:rsidR="005A5F94" w:rsidRPr="003504AA" w:rsidRDefault="005A5F94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571" w:author="Gareth Harding" w:date="2025-07-09T09:58:00Z" w16du:dateUtc="2025-07-09T07:58:00Z">
            <w:rPr>
              <w:rFonts w:ascii="Verdana" w:hAnsi="Verdana"/>
            </w:rPr>
          </w:rPrChange>
        </w:rPr>
        <w:pPrChange w:id="572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3504AA">
        <w:rPr>
          <w:rFonts w:ascii="Verdana" w:hAnsi="Verdana"/>
          <w:highlight w:val="yellow"/>
          <w:lang w:val="en-GB"/>
          <w:rPrChange w:id="573" w:author="Gareth Harding" w:date="2025-07-09T09:58:00Z" w16du:dateUtc="2025-07-09T07:58:00Z">
            <w:rPr>
              <w:rFonts w:ascii="Verdana" w:hAnsi="Verdana"/>
              <w:highlight w:val="yellow"/>
            </w:rPr>
          </w:rPrChange>
        </w:rPr>
        <w:t>Leo is making fruit juice</w:t>
      </w:r>
      <w:del w:id="574" w:author="Gareth Harding" w:date="2025-07-09T17:09:00Z" w16du:dateUtc="2025-07-09T15:09:00Z">
        <w:r w:rsidRPr="003504AA" w:rsidDel="0032236C">
          <w:rPr>
            <w:rFonts w:ascii="Verdana" w:hAnsi="Verdana"/>
            <w:highlight w:val="yellow"/>
            <w:lang w:val="en-GB"/>
            <w:rPrChange w:id="575" w:author="Gareth Harding" w:date="2025-07-09T09:58:00Z" w16du:dateUtc="2025-07-09T07:58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2F912FBF" w14:textId="664FB9A5" w:rsidR="005A5F94" w:rsidRPr="003504AA" w:rsidRDefault="005A5F94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576" w:author="Gareth Harding" w:date="2025-07-09T09:58:00Z" w16du:dateUtc="2025-07-09T07:58:00Z">
            <w:rPr>
              <w:rFonts w:ascii="Verdana" w:hAnsi="Verdana"/>
            </w:rPr>
          </w:rPrChange>
        </w:rPr>
        <w:pPrChange w:id="577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3504AA">
        <w:rPr>
          <w:rFonts w:ascii="Verdana" w:hAnsi="Verdana"/>
          <w:lang w:val="en-GB"/>
          <w:rPrChange w:id="578" w:author="Gareth Harding" w:date="2025-07-09T09:58:00Z" w16du:dateUtc="2025-07-09T07:58:00Z">
            <w:rPr>
              <w:rFonts w:ascii="Verdana" w:hAnsi="Verdana"/>
            </w:rPr>
          </w:rPrChange>
        </w:rPr>
        <w:t>Leo is making vegetable juice</w:t>
      </w:r>
      <w:del w:id="579" w:author="Gareth Harding" w:date="2025-07-09T17:09:00Z" w16du:dateUtc="2025-07-09T15:09:00Z">
        <w:r w:rsidRPr="003504AA" w:rsidDel="0032236C">
          <w:rPr>
            <w:rFonts w:ascii="Verdana" w:hAnsi="Verdana"/>
            <w:lang w:val="en-GB"/>
            <w:rPrChange w:id="580" w:author="Gareth Harding" w:date="2025-07-09T09:58:00Z" w16du:dateUtc="2025-07-09T07:58:00Z">
              <w:rPr>
                <w:rFonts w:ascii="Verdana" w:hAnsi="Verdana"/>
              </w:rPr>
            </w:rPrChange>
          </w:rPr>
          <w:delText>.</w:delText>
        </w:r>
      </w:del>
    </w:p>
    <w:p w14:paraId="445A409C" w14:textId="463A3462" w:rsidR="005A5F94" w:rsidRPr="003504AA" w:rsidRDefault="005A5F94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581" w:author="Gareth Harding" w:date="2025-07-09T09:58:00Z" w16du:dateUtc="2025-07-09T07:58:00Z">
            <w:rPr>
              <w:rFonts w:ascii="Verdana" w:hAnsi="Verdana"/>
            </w:rPr>
          </w:rPrChange>
        </w:rPr>
        <w:pPrChange w:id="582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3504AA">
        <w:rPr>
          <w:rFonts w:ascii="Verdana" w:hAnsi="Verdana"/>
          <w:lang w:val="en-GB"/>
          <w:rPrChange w:id="583" w:author="Gareth Harding" w:date="2025-07-09T09:58:00Z" w16du:dateUtc="2025-07-09T07:58:00Z">
            <w:rPr>
              <w:rFonts w:ascii="Verdana" w:hAnsi="Verdana"/>
            </w:rPr>
          </w:rPrChange>
        </w:rPr>
        <w:t>Leo is making ice cream</w:t>
      </w:r>
      <w:del w:id="584" w:author="Gareth Harding" w:date="2025-07-09T17:09:00Z" w16du:dateUtc="2025-07-09T15:09:00Z">
        <w:r w:rsidRPr="003504AA" w:rsidDel="0032236C">
          <w:rPr>
            <w:rFonts w:ascii="Verdana" w:hAnsi="Verdana"/>
            <w:lang w:val="en-GB"/>
            <w:rPrChange w:id="585" w:author="Gareth Harding" w:date="2025-07-09T09:58:00Z" w16du:dateUtc="2025-07-09T07:58:00Z">
              <w:rPr>
                <w:rFonts w:ascii="Verdana" w:hAnsi="Verdana"/>
              </w:rPr>
            </w:rPrChange>
          </w:rPr>
          <w:delText>.</w:delText>
        </w:r>
      </w:del>
    </w:p>
    <w:p w14:paraId="38FC1DC6" w14:textId="77777777" w:rsidR="001C75B9" w:rsidRPr="003504AA" w:rsidRDefault="001C75B9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  <w:rPrChange w:id="586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pPrChange w:id="587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</w:pPr>
        </w:pPrChange>
      </w:pPr>
    </w:p>
    <w:p w14:paraId="161F56E0" w14:textId="38733BB9" w:rsidR="0099089F" w:rsidRPr="003504AA" w:rsidRDefault="001C75B9">
      <w:pPr>
        <w:pStyle w:val="p1"/>
        <w:numPr>
          <w:ilvl w:val="0"/>
          <w:numId w:val="48"/>
        </w:numPr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  <w:rPrChange w:id="588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pPrChange w:id="589" w:author="Gareth Harding" w:date="2025-07-09T17:12:00Z" w16du:dateUtc="2025-07-09T15:12:00Z">
          <w:pPr>
            <w:pStyle w:val="p1"/>
            <w:numPr>
              <w:numId w:val="48"/>
            </w:numPr>
            <w:snapToGrid w:val="0"/>
            <w:spacing w:before="0" w:beforeAutospacing="0" w:after="0" w:afterAutospacing="0"/>
            <w:ind w:left="720" w:hanging="360"/>
          </w:pPr>
        </w:pPrChange>
      </w:pPr>
      <w:r w:rsidRPr="003504AA">
        <w:rPr>
          <w:rFonts w:ascii="Verdana" w:hAnsi="Verdana"/>
          <w:b/>
          <w:bCs/>
          <w:lang w:val="en-GB"/>
          <w:rPrChange w:id="590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 xml:space="preserve">What colour is the </w:t>
      </w:r>
      <w:r w:rsidR="00B47199" w:rsidRPr="003504AA">
        <w:rPr>
          <w:rFonts w:ascii="Verdana" w:hAnsi="Verdana"/>
          <w:b/>
          <w:bCs/>
          <w:lang w:val="en-GB"/>
          <w:rPrChange w:id="591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apple</w:t>
      </w:r>
      <w:r w:rsidRPr="003504AA">
        <w:rPr>
          <w:rFonts w:ascii="Verdana" w:hAnsi="Verdana"/>
          <w:b/>
          <w:bCs/>
          <w:lang w:val="en-GB"/>
          <w:rPrChange w:id="592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?</w:t>
      </w:r>
    </w:p>
    <w:p w14:paraId="04663449" w14:textId="5079B1C0" w:rsidR="0099089F" w:rsidRPr="004E5A07" w:rsidRDefault="0099089F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593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proofErr w:type="spellStart"/>
      <w:r w:rsidRPr="004E5A07">
        <w:rPr>
          <w:rFonts w:ascii="Verdana" w:hAnsi="Verdana"/>
        </w:rPr>
        <w:t>Yellow</w:t>
      </w:r>
      <w:proofErr w:type="spellEnd"/>
    </w:p>
    <w:p w14:paraId="2F18DA27" w14:textId="77777777" w:rsidR="0099089F" w:rsidRPr="004E5A07" w:rsidRDefault="0099089F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594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proofErr w:type="spellStart"/>
      <w:r w:rsidRPr="004E5A07">
        <w:rPr>
          <w:rFonts w:ascii="Verdana" w:hAnsi="Verdana"/>
        </w:rPr>
        <w:t>Purple</w:t>
      </w:r>
      <w:proofErr w:type="spellEnd"/>
    </w:p>
    <w:p w14:paraId="4F003808" w14:textId="55DD8A8B" w:rsidR="0099089F" w:rsidRPr="004E5A07" w:rsidRDefault="0099089F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595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4E5A07">
        <w:rPr>
          <w:rFonts w:ascii="Verdana" w:hAnsi="Verdana"/>
          <w:highlight w:val="yellow"/>
        </w:rPr>
        <w:t>Red</w:t>
      </w:r>
    </w:p>
    <w:p w14:paraId="46E98636" w14:textId="77777777" w:rsidR="005A5F94" w:rsidRPr="004E5A07" w:rsidRDefault="005A5F94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</w:rPr>
        <w:pPrChange w:id="596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</w:pPr>
        </w:pPrChange>
      </w:pPr>
    </w:p>
    <w:p w14:paraId="140B6F71" w14:textId="3E66F451" w:rsidR="00B47199" w:rsidRPr="003504AA" w:rsidRDefault="00B47199">
      <w:pPr>
        <w:pStyle w:val="p1"/>
        <w:numPr>
          <w:ilvl w:val="0"/>
          <w:numId w:val="48"/>
        </w:numPr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  <w:rPrChange w:id="597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pPrChange w:id="598" w:author="Gareth Harding" w:date="2025-07-09T17:12:00Z" w16du:dateUtc="2025-07-09T15:12:00Z">
          <w:pPr>
            <w:pStyle w:val="p1"/>
            <w:numPr>
              <w:numId w:val="48"/>
            </w:numPr>
            <w:snapToGrid w:val="0"/>
            <w:spacing w:before="0" w:beforeAutospacing="0" w:after="0" w:afterAutospacing="0"/>
            <w:ind w:left="720" w:hanging="360"/>
          </w:pPr>
        </w:pPrChange>
      </w:pPr>
      <w:r w:rsidRPr="003504AA">
        <w:rPr>
          <w:rFonts w:ascii="Verdana" w:hAnsi="Verdana"/>
          <w:b/>
          <w:bCs/>
          <w:lang w:val="en-GB"/>
          <w:rPrChange w:id="599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What colour is the lemon?</w:t>
      </w:r>
    </w:p>
    <w:p w14:paraId="2ED194E1" w14:textId="77777777" w:rsidR="0099089F" w:rsidRPr="004E5A07" w:rsidRDefault="0099089F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600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proofErr w:type="spellStart"/>
      <w:r w:rsidRPr="004E5A07">
        <w:rPr>
          <w:rFonts w:ascii="Verdana" w:hAnsi="Verdana"/>
          <w:highlight w:val="yellow"/>
        </w:rPr>
        <w:t>Yellow</w:t>
      </w:r>
      <w:proofErr w:type="spellEnd"/>
    </w:p>
    <w:p w14:paraId="39494B63" w14:textId="77777777" w:rsidR="0099089F" w:rsidRPr="004E5A07" w:rsidRDefault="0099089F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601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proofErr w:type="spellStart"/>
      <w:r w:rsidRPr="004E5A07">
        <w:rPr>
          <w:rFonts w:ascii="Verdana" w:hAnsi="Verdana"/>
        </w:rPr>
        <w:t>Purple</w:t>
      </w:r>
      <w:proofErr w:type="spellEnd"/>
    </w:p>
    <w:p w14:paraId="4BDDF206" w14:textId="77777777" w:rsidR="0099089F" w:rsidRPr="004E5A07" w:rsidRDefault="0099089F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602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4E5A07">
        <w:rPr>
          <w:rFonts w:ascii="Verdana" w:hAnsi="Verdana"/>
        </w:rPr>
        <w:t>Red</w:t>
      </w:r>
    </w:p>
    <w:p w14:paraId="031D3F20" w14:textId="77777777" w:rsidR="00B47199" w:rsidRPr="004E5A07" w:rsidRDefault="00B47199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</w:rPr>
        <w:pPrChange w:id="603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</w:pPr>
        </w:pPrChange>
      </w:pPr>
    </w:p>
    <w:p w14:paraId="15BEFA1A" w14:textId="08C1E1BA" w:rsidR="00B47199" w:rsidRPr="003504AA" w:rsidRDefault="00B47199">
      <w:pPr>
        <w:pStyle w:val="p1"/>
        <w:numPr>
          <w:ilvl w:val="0"/>
          <w:numId w:val="48"/>
        </w:numPr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  <w:rPrChange w:id="604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pPrChange w:id="605" w:author="Gareth Harding" w:date="2025-07-09T17:12:00Z" w16du:dateUtc="2025-07-09T15:12:00Z">
          <w:pPr>
            <w:pStyle w:val="p1"/>
            <w:numPr>
              <w:numId w:val="48"/>
            </w:numPr>
            <w:snapToGrid w:val="0"/>
            <w:spacing w:before="0" w:beforeAutospacing="0" w:after="0" w:afterAutospacing="0"/>
            <w:ind w:left="720" w:hanging="360"/>
          </w:pPr>
        </w:pPrChange>
      </w:pPr>
      <w:r w:rsidRPr="003504AA">
        <w:rPr>
          <w:rFonts w:ascii="Verdana" w:hAnsi="Verdana"/>
          <w:b/>
          <w:bCs/>
          <w:lang w:val="en-GB"/>
          <w:rPrChange w:id="606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What colour are the grapes?</w:t>
      </w:r>
    </w:p>
    <w:p w14:paraId="65226A5B" w14:textId="77777777" w:rsidR="0099089F" w:rsidRPr="004E5A07" w:rsidRDefault="0099089F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607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proofErr w:type="spellStart"/>
      <w:r w:rsidRPr="004E5A07">
        <w:rPr>
          <w:rFonts w:ascii="Verdana" w:hAnsi="Verdana"/>
        </w:rPr>
        <w:t>Yellow</w:t>
      </w:r>
      <w:proofErr w:type="spellEnd"/>
    </w:p>
    <w:p w14:paraId="74571CF1" w14:textId="77777777" w:rsidR="0099089F" w:rsidRPr="004E5A07" w:rsidRDefault="0099089F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608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proofErr w:type="spellStart"/>
      <w:r w:rsidRPr="004E5A07">
        <w:rPr>
          <w:rFonts w:ascii="Verdana" w:hAnsi="Verdana"/>
          <w:highlight w:val="yellow"/>
        </w:rPr>
        <w:t>Purple</w:t>
      </w:r>
      <w:proofErr w:type="spellEnd"/>
    </w:p>
    <w:p w14:paraId="61F73E6B" w14:textId="3B2F39AA" w:rsidR="0099089F" w:rsidRPr="004E5A07" w:rsidRDefault="0099089F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609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4E5A07">
        <w:rPr>
          <w:rFonts w:ascii="Verdana" w:hAnsi="Verdana"/>
        </w:rPr>
        <w:t>Red</w:t>
      </w:r>
    </w:p>
    <w:p w14:paraId="652939EE" w14:textId="77777777" w:rsidR="00B47199" w:rsidRPr="004E5A07" w:rsidRDefault="00B47199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</w:rPr>
        <w:pPrChange w:id="610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</w:pPr>
        </w:pPrChange>
      </w:pPr>
    </w:p>
    <w:p w14:paraId="1D226746" w14:textId="6BFE7B58" w:rsidR="0099089F" w:rsidRPr="003504AA" w:rsidRDefault="00B47199">
      <w:pPr>
        <w:pStyle w:val="p1"/>
        <w:numPr>
          <w:ilvl w:val="0"/>
          <w:numId w:val="48"/>
        </w:numPr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  <w:rPrChange w:id="611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pPrChange w:id="612" w:author="Gareth Harding" w:date="2025-07-09T17:12:00Z" w16du:dateUtc="2025-07-09T15:12:00Z">
          <w:pPr>
            <w:pStyle w:val="p1"/>
            <w:numPr>
              <w:numId w:val="48"/>
            </w:numPr>
            <w:snapToGrid w:val="0"/>
            <w:spacing w:before="0" w:beforeAutospacing="0" w:after="0" w:afterAutospacing="0"/>
            <w:ind w:left="720" w:hanging="360"/>
          </w:pPr>
        </w:pPrChange>
      </w:pPr>
      <w:r w:rsidRPr="003504AA">
        <w:rPr>
          <w:rFonts w:ascii="Verdana" w:hAnsi="Verdana"/>
          <w:b/>
          <w:bCs/>
          <w:lang w:val="en-GB"/>
          <w:rPrChange w:id="613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Is the juice sweet or sour?</w:t>
      </w:r>
    </w:p>
    <w:p w14:paraId="3B7BAD5F" w14:textId="46297A2E" w:rsidR="0099089F" w:rsidRPr="004E5A07" w:rsidRDefault="0099089F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614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4E5A07">
        <w:rPr>
          <w:rFonts w:ascii="Verdana" w:hAnsi="Verdana"/>
          <w:highlight w:val="yellow"/>
        </w:rPr>
        <w:t>Sweet</w:t>
      </w:r>
      <w:del w:id="615" w:author="Gareth Harding" w:date="2025-07-09T10:14:00Z" w16du:dateUtc="2025-07-09T08:14:00Z">
        <w:r w:rsidR="00722F7F" w:rsidRPr="004E5A07" w:rsidDel="008B1DD6">
          <w:rPr>
            <w:rFonts w:ascii="Verdana" w:hAnsi="Verdana"/>
          </w:rPr>
          <w:delText>.</w:delText>
        </w:r>
      </w:del>
    </w:p>
    <w:p w14:paraId="06E5F5A0" w14:textId="40411DAA" w:rsidR="0099089F" w:rsidRPr="004E5A07" w:rsidRDefault="0099089F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616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4E5A07">
        <w:rPr>
          <w:rFonts w:ascii="Verdana" w:hAnsi="Verdana"/>
        </w:rPr>
        <w:t>Sour</w:t>
      </w:r>
      <w:del w:id="617" w:author="Gareth Harding" w:date="2025-07-09T10:14:00Z" w16du:dateUtc="2025-07-09T08:14:00Z">
        <w:r w:rsidR="00722F7F" w:rsidRPr="004E5A07" w:rsidDel="008B1DD6">
          <w:rPr>
            <w:rFonts w:ascii="Verdana" w:hAnsi="Verdana"/>
          </w:rPr>
          <w:delText>.</w:delText>
        </w:r>
      </w:del>
    </w:p>
    <w:p w14:paraId="66E0D274" w14:textId="77777777" w:rsidR="009B193B" w:rsidRPr="004E5A07" w:rsidRDefault="009B193B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</w:rPr>
        <w:pPrChange w:id="618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</w:pPr>
        </w:pPrChange>
      </w:pPr>
    </w:p>
    <w:p w14:paraId="03B46378" w14:textId="77777777" w:rsidR="009B193B" w:rsidRPr="003504AA" w:rsidRDefault="009B193B">
      <w:pPr>
        <w:pStyle w:val="p1"/>
        <w:numPr>
          <w:ilvl w:val="0"/>
          <w:numId w:val="48"/>
        </w:numPr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  <w:rPrChange w:id="619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pPrChange w:id="620" w:author="Gareth Harding" w:date="2025-07-09T17:12:00Z" w16du:dateUtc="2025-07-09T15:12:00Z">
          <w:pPr>
            <w:pStyle w:val="p1"/>
            <w:numPr>
              <w:numId w:val="48"/>
            </w:numPr>
            <w:snapToGrid w:val="0"/>
            <w:spacing w:before="0" w:beforeAutospacing="0" w:after="0" w:afterAutospacing="0"/>
            <w:ind w:left="720" w:hanging="360"/>
          </w:pPr>
        </w:pPrChange>
      </w:pPr>
      <w:r w:rsidRPr="003504AA">
        <w:rPr>
          <w:rFonts w:ascii="Verdana" w:hAnsi="Verdana"/>
          <w:b/>
          <w:bCs/>
          <w:lang w:val="en-GB"/>
          <w:rPrChange w:id="621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What colours is the juice?</w:t>
      </w:r>
    </w:p>
    <w:p w14:paraId="652B349E" w14:textId="5D41B982" w:rsidR="009B193B" w:rsidRPr="003504AA" w:rsidRDefault="009B193B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622" w:author="Gareth Harding" w:date="2025-07-09T09:58:00Z" w16du:dateUtc="2025-07-09T07:58:00Z">
            <w:rPr>
              <w:rFonts w:ascii="Verdana" w:hAnsi="Verdana"/>
            </w:rPr>
          </w:rPrChange>
        </w:rPr>
        <w:pPrChange w:id="623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  <w:ind w:firstLine="708"/>
          </w:pPr>
        </w:pPrChange>
      </w:pPr>
      <w:r w:rsidRPr="003504AA">
        <w:rPr>
          <w:rFonts w:ascii="Verdana" w:hAnsi="Verdana"/>
          <w:highlight w:val="yellow"/>
          <w:lang w:val="en-GB"/>
          <w:rPrChange w:id="624" w:author="Gareth Harding" w:date="2025-07-09T09:58:00Z" w16du:dateUtc="2025-07-09T07:58:00Z">
            <w:rPr>
              <w:rFonts w:ascii="Verdana" w:hAnsi="Verdana"/>
              <w:highlight w:val="yellow"/>
            </w:rPr>
          </w:rPrChange>
        </w:rPr>
        <w:t>Yellow, purple and red</w:t>
      </w:r>
      <w:del w:id="625" w:author="Gareth Harding" w:date="2025-07-09T17:10:00Z" w16du:dateUtc="2025-07-09T15:10:00Z">
        <w:r w:rsidRPr="003504AA" w:rsidDel="0032236C">
          <w:rPr>
            <w:rFonts w:ascii="Verdana" w:hAnsi="Verdana"/>
            <w:highlight w:val="yellow"/>
            <w:lang w:val="en-GB"/>
            <w:rPrChange w:id="626" w:author="Gareth Harding" w:date="2025-07-09T09:58:00Z" w16du:dateUtc="2025-07-09T07:58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742F1990" w14:textId="5A4F1789" w:rsidR="009B193B" w:rsidRPr="003504AA" w:rsidRDefault="009B193B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627" w:author="Gareth Harding" w:date="2025-07-09T09:58:00Z" w16du:dateUtc="2025-07-09T07:58:00Z">
            <w:rPr>
              <w:rFonts w:ascii="Verdana" w:hAnsi="Verdana"/>
            </w:rPr>
          </w:rPrChange>
        </w:rPr>
        <w:pPrChange w:id="628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3504AA">
        <w:rPr>
          <w:rFonts w:ascii="Verdana" w:hAnsi="Verdana"/>
          <w:lang w:val="en-GB"/>
          <w:rPrChange w:id="629" w:author="Gareth Harding" w:date="2025-07-09T09:58:00Z" w16du:dateUtc="2025-07-09T07:58:00Z">
            <w:rPr>
              <w:rFonts w:ascii="Verdana" w:hAnsi="Verdana"/>
            </w:rPr>
          </w:rPrChange>
        </w:rPr>
        <w:t>Yellow, orange and green</w:t>
      </w:r>
      <w:del w:id="630" w:author="Gareth Harding" w:date="2025-07-09T17:10:00Z" w16du:dateUtc="2025-07-09T15:10:00Z">
        <w:r w:rsidRPr="003504AA" w:rsidDel="0032236C">
          <w:rPr>
            <w:rFonts w:ascii="Verdana" w:hAnsi="Verdana"/>
            <w:lang w:val="en-GB"/>
            <w:rPrChange w:id="631" w:author="Gareth Harding" w:date="2025-07-09T09:58:00Z" w16du:dateUtc="2025-07-09T07:58:00Z">
              <w:rPr>
                <w:rFonts w:ascii="Verdana" w:hAnsi="Verdana"/>
              </w:rPr>
            </w:rPrChange>
          </w:rPr>
          <w:delText>.</w:delText>
        </w:r>
      </w:del>
    </w:p>
    <w:p w14:paraId="6472E827" w14:textId="25482566" w:rsidR="009B193B" w:rsidRPr="004E5A07" w:rsidRDefault="009B193B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632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4E5A07">
        <w:rPr>
          <w:rFonts w:ascii="Verdana" w:hAnsi="Verdana"/>
        </w:rPr>
        <w:t xml:space="preserve">Orange, red and </w:t>
      </w:r>
      <w:proofErr w:type="spellStart"/>
      <w:r w:rsidRPr="004E5A07">
        <w:rPr>
          <w:rFonts w:ascii="Verdana" w:hAnsi="Verdana"/>
        </w:rPr>
        <w:t>green</w:t>
      </w:r>
      <w:proofErr w:type="spellEnd"/>
      <w:del w:id="633" w:author="Gareth Harding" w:date="2025-07-09T17:10:00Z" w16du:dateUtc="2025-07-09T15:10:00Z">
        <w:r w:rsidRPr="004E5A07" w:rsidDel="0032236C">
          <w:rPr>
            <w:rFonts w:ascii="Verdana" w:hAnsi="Verdana"/>
          </w:rPr>
          <w:delText>.</w:delText>
        </w:r>
      </w:del>
    </w:p>
    <w:p w14:paraId="1A13C68A" w14:textId="77777777" w:rsidR="009B193B" w:rsidRPr="004E5A07" w:rsidRDefault="009B193B" w:rsidP="005A5F94">
      <w:pPr>
        <w:pStyle w:val="p1"/>
        <w:snapToGrid w:val="0"/>
        <w:spacing w:before="0" w:beforeAutospacing="0" w:after="0" w:afterAutospacing="0"/>
        <w:rPr>
          <w:rFonts w:ascii="Verdana" w:hAnsi="Verdana"/>
          <w:b/>
          <w:bCs/>
        </w:rPr>
      </w:pPr>
    </w:p>
    <w:p w14:paraId="0FFB6225" w14:textId="77777777" w:rsidR="00765B98" w:rsidRDefault="00765B98" w:rsidP="00765B98">
      <w:pPr>
        <w:pStyle w:val="p1"/>
        <w:snapToGrid w:val="0"/>
        <w:spacing w:before="0" w:beforeAutospacing="0" w:after="0" w:afterAutospacing="0"/>
        <w:rPr>
          <w:rFonts w:ascii="Verdana" w:hAnsi="Verdana"/>
          <w:b/>
          <w:bCs/>
          <w:color w:val="D1D1D1" w:themeColor="background2" w:themeShade="E6"/>
        </w:rPr>
      </w:pPr>
    </w:p>
    <w:p w14:paraId="73F190EC" w14:textId="77777777" w:rsidR="00C12F9E" w:rsidRPr="004E5A07" w:rsidRDefault="00C12F9E" w:rsidP="00765B98">
      <w:pPr>
        <w:pStyle w:val="p1"/>
        <w:snapToGrid w:val="0"/>
        <w:spacing w:before="0" w:beforeAutospacing="0" w:after="0" w:afterAutospacing="0"/>
        <w:rPr>
          <w:rFonts w:ascii="Verdana" w:hAnsi="Verdana"/>
          <w:b/>
          <w:bCs/>
          <w:color w:val="D1D1D1" w:themeColor="background2" w:themeShade="E6"/>
        </w:rPr>
      </w:pPr>
    </w:p>
    <w:p w14:paraId="7F28B2FC" w14:textId="77777777" w:rsidR="0052011F" w:rsidRPr="004E5A07" w:rsidDel="00B30A88" w:rsidRDefault="0052011F" w:rsidP="00765B98">
      <w:pPr>
        <w:pStyle w:val="p1"/>
        <w:snapToGrid w:val="0"/>
        <w:spacing w:before="0" w:beforeAutospacing="0" w:after="0" w:afterAutospacing="0"/>
        <w:rPr>
          <w:del w:id="634" w:author="Gareth Harding" w:date="2025-07-09T17:17:00Z" w16du:dateUtc="2025-07-09T15:17:00Z"/>
          <w:rFonts w:ascii="Verdana" w:hAnsi="Verdana"/>
          <w:b/>
          <w:bCs/>
          <w:color w:val="D1D1D1" w:themeColor="background2" w:themeShade="E6"/>
        </w:rPr>
      </w:pPr>
    </w:p>
    <w:p w14:paraId="39762084" w14:textId="77777777" w:rsidR="0052011F" w:rsidRPr="004E5A07" w:rsidRDefault="0052011F" w:rsidP="00765B98">
      <w:pPr>
        <w:pStyle w:val="p1"/>
        <w:snapToGrid w:val="0"/>
        <w:spacing w:before="0" w:beforeAutospacing="0" w:after="0" w:afterAutospacing="0"/>
        <w:rPr>
          <w:rFonts w:ascii="Verdana" w:hAnsi="Verdana"/>
          <w:b/>
          <w:bCs/>
          <w:color w:val="D1D1D1" w:themeColor="background2" w:themeShade="E6"/>
        </w:rPr>
      </w:pPr>
    </w:p>
    <w:p w14:paraId="6A8D20B6" w14:textId="617ED3B7" w:rsidR="00765B98" w:rsidRPr="004E5A07" w:rsidRDefault="003010EE" w:rsidP="0032236C">
      <w:pPr>
        <w:pStyle w:val="Prrafodelista"/>
        <w:numPr>
          <w:ilvl w:val="0"/>
          <w:numId w:val="15"/>
        </w:numPr>
        <w:adjustRightInd w:val="0"/>
        <w:snapToGrid w:val="0"/>
        <w:contextualSpacing w:val="0"/>
        <w:rPr>
          <w:rFonts w:ascii="Verdana" w:hAnsi="Verdana"/>
          <w:b/>
          <w:bCs/>
          <w:color w:val="215E99" w:themeColor="text2" w:themeTint="BF"/>
        </w:rPr>
      </w:pPr>
      <w:proofErr w:type="spellStart"/>
      <w:r w:rsidRPr="004E5A07">
        <w:rPr>
          <w:rFonts w:ascii="Verdana" w:hAnsi="Verdana"/>
          <w:b/>
          <w:bCs/>
          <w:color w:val="215E99" w:themeColor="text2" w:themeTint="BF"/>
        </w:rPr>
        <w:lastRenderedPageBreak/>
        <w:t>Lunchtime</w:t>
      </w:r>
      <w:proofErr w:type="spellEnd"/>
      <w:r w:rsidRPr="004E5A07">
        <w:rPr>
          <w:rFonts w:ascii="Verdana" w:hAnsi="Verdana"/>
          <w:b/>
          <w:bCs/>
          <w:color w:val="215E99" w:themeColor="text2" w:themeTint="BF"/>
        </w:rPr>
        <w:t>!</w:t>
      </w:r>
    </w:p>
    <w:p w14:paraId="2A5CD4D6" w14:textId="77777777" w:rsidR="00B30A88" w:rsidRDefault="00B30A88" w:rsidP="0032236C">
      <w:pPr>
        <w:pStyle w:val="p1"/>
        <w:snapToGrid w:val="0"/>
        <w:spacing w:before="0" w:beforeAutospacing="0" w:after="0" w:afterAutospacing="0"/>
        <w:rPr>
          <w:ins w:id="635" w:author="Gareth Harding" w:date="2025-07-09T17:17:00Z" w16du:dateUtc="2025-07-09T15:17:00Z"/>
          <w:rFonts w:ascii="Verdana" w:hAnsi="Verdana"/>
        </w:rPr>
      </w:pPr>
    </w:p>
    <w:p w14:paraId="2FED5F41" w14:textId="55A4B266" w:rsidR="003010EE" w:rsidRPr="004E5A07" w:rsidRDefault="003010EE">
      <w:pPr>
        <w:pStyle w:val="p1"/>
        <w:snapToGrid w:val="0"/>
        <w:spacing w:before="0" w:beforeAutospacing="0" w:after="0" w:afterAutospacing="0"/>
        <w:rPr>
          <w:rFonts w:ascii="Verdana" w:hAnsi="Verdana"/>
        </w:rPr>
        <w:pPrChange w:id="636" w:author="Gareth Harding" w:date="2025-07-09T17:12:00Z" w16du:dateUtc="2025-07-09T15:12:00Z">
          <w:pPr>
            <w:pStyle w:val="p1"/>
            <w:snapToGrid w:val="0"/>
          </w:pPr>
        </w:pPrChange>
      </w:pPr>
      <w:r w:rsidRPr="004E5A07">
        <w:rPr>
          <w:rFonts w:ascii="Verdana" w:hAnsi="Verdana"/>
          <w:b/>
          <w:bCs/>
        </w:rPr>
        <w:t>Lucy</w:t>
      </w:r>
      <w:r w:rsidRPr="004E5A07">
        <w:rPr>
          <w:rFonts w:ascii="Verdana" w:hAnsi="Verdana"/>
        </w:rPr>
        <w:t xml:space="preserve">: </w:t>
      </w:r>
      <w:proofErr w:type="spellStart"/>
      <w:r w:rsidRPr="004E5A07">
        <w:rPr>
          <w:rFonts w:ascii="Verdana" w:hAnsi="Verdana"/>
        </w:rPr>
        <w:t>Hello</w:t>
      </w:r>
      <w:proofErr w:type="spellEnd"/>
      <w:r w:rsidRPr="004E5A07">
        <w:rPr>
          <w:rFonts w:ascii="Verdana" w:hAnsi="Verdana"/>
        </w:rPr>
        <w:t>, Peter!</w:t>
      </w:r>
    </w:p>
    <w:p w14:paraId="406C1043" w14:textId="017F2715" w:rsidR="003010EE" w:rsidRPr="004E5A07" w:rsidRDefault="003010EE">
      <w:pPr>
        <w:pStyle w:val="p1"/>
        <w:snapToGrid w:val="0"/>
        <w:spacing w:before="0" w:beforeAutospacing="0" w:after="0" w:afterAutospacing="0"/>
        <w:rPr>
          <w:rFonts w:ascii="Verdana" w:hAnsi="Verdana"/>
        </w:rPr>
        <w:pPrChange w:id="637" w:author="Gareth Harding" w:date="2025-07-09T17:12:00Z" w16du:dateUtc="2025-07-09T15:12:00Z">
          <w:pPr>
            <w:pStyle w:val="p1"/>
            <w:snapToGrid w:val="0"/>
          </w:pPr>
        </w:pPrChange>
      </w:pPr>
      <w:r w:rsidRPr="004E5A07">
        <w:rPr>
          <w:rFonts w:ascii="Verdana" w:hAnsi="Verdana"/>
          <w:b/>
          <w:bCs/>
        </w:rPr>
        <w:t>Peter</w:t>
      </w:r>
      <w:r w:rsidRPr="004E5A07">
        <w:rPr>
          <w:rFonts w:ascii="Verdana" w:hAnsi="Verdana"/>
        </w:rPr>
        <w:t xml:space="preserve">: </w:t>
      </w:r>
      <w:proofErr w:type="spellStart"/>
      <w:r w:rsidRPr="004E5A07">
        <w:rPr>
          <w:rFonts w:ascii="Verdana" w:hAnsi="Verdana"/>
        </w:rPr>
        <w:t>Hello</w:t>
      </w:r>
      <w:proofErr w:type="spellEnd"/>
      <w:r w:rsidRPr="004E5A07">
        <w:rPr>
          <w:rFonts w:ascii="Verdana" w:hAnsi="Verdana"/>
        </w:rPr>
        <w:t>, Lucy!</w:t>
      </w:r>
    </w:p>
    <w:p w14:paraId="0CB8B767" w14:textId="060B0A41" w:rsidR="003010EE" w:rsidRPr="003504AA" w:rsidRDefault="003010EE">
      <w:pPr>
        <w:pStyle w:val="p1"/>
        <w:snapToGrid w:val="0"/>
        <w:spacing w:before="0" w:beforeAutospacing="0" w:after="0" w:afterAutospacing="0"/>
        <w:rPr>
          <w:rFonts w:ascii="Verdana" w:hAnsi="Verdana"/>
          <w:lang w:val="en-GB"/>
          <w:rPrChange w:id="638" w:author="Gareth Harding" w:date="2025-07-09T09:58:00Z" w16du:dateUtc="2025-07-09T07:58:00Z">
            <w:rPr>
              <w:rFonts w:ascii="Verdana" w:hAnsi="Verdana"/>
            </w:rPr>
          </w:rPrChange>
        </w:rPr>
        <w:pPrChange w:id="639" w:author="Gareth Harding" w:date="2025-07-09T17:12:00Z" w16du:dateUtc="2025-07-09T15:12:00Z">
          <w:pPr>
            <w:pStyle w:val="p1"/>
            <w:snapToGrid w:val="0"/>
          </w:pPr>
        </w:pPrChange>
      </w:pPr>
      <w:r w:rsidRPr="003504AA">
        <w:rPr>
          <w:rFonts w:ascii="Verdana" w:hAnsi="Verdana"/>
          <w:b/>
          <w:bCs/>
          <w:lang w:val="en-GB"/>
          <w:rPrChange w:id="640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Lucy</w:t>
      </w:r>
      <w:r w:rsidRPr="003504AA">
        <w:rPr>
          <w:rFonts w:ascii="Verdana" w:hAnsi="Verdana"/>
          <w:lang w:val="en-GB"/>
          <w:rPrChange w:id="641" w:author="Gareth Harding" w:date="2025-07-09T09:58:00Z" w16du:dateUtc="2025-07-09T07:58:00Z">
            <w:rPr>
              <w:rFonts w:ascii="Verdana" w:hAnsi="Verdana"/>
            </w:rPr>
          </w:rPrChange>
        </w:rPr>
        <w:t>: What do you have for lunch?</w:t>
      </w:r>
    </w:p>
    <w:p w14:paraId="2560B4D3" w14:textId="709506E0" w:rsidR="003010EE" w:rsidRPr="003504AA" w:rsidRDefault="003010EE">
      <w:pPr>
        <w:pStyle w:val="p1"/>
        <w:snapToGrid w:val="0"/>
        <w:spacing w:before="0" w:beforeAutospacing="0" w:after="0" w:afterAutospacing="0"/>
        <w:rPr>
          <w:rFonts w:ascii="Verdana" w:hAnsi="Verdana"/>
          <w:lang w:val="en-GB"/>
          <w:rPrChange w:id="642" w:author="Gareth Harding" w:date="2025-07-09T09:58:00Z" w16du:dateUtc="2025-07-09T07:58:00Z">
            <w:rPr>
              <w:rFonts w:ascii="Verdana" w:hAnsi="Verdana"/>
            </w:rPr>
          </w:rPrChange>
        </w:rPr>
        <w:pPrChange w:id="643" w:author="Gareth Harding" w:date="2025-07-09T17:12:00Z" w16du:dateUtc="2025-07-09T15:12:00Z">
          <w:pPr>
            <w:pStyle w:val="p1"/>
            <w:snapToGrid w:val="0"/>
          </w:pPr>
        </w:pPrChange>
      </w:pPr>
      <w:r w:rsidRPr="003504AA">
        <w:rPr>
          <w:rFonts w:ascii="Verdana" w:hAnsi="Verdana"/>
          <w:b/>
          <w:bCs/>
          <w:lang w:val="en-GB"/>
          <w:rPrChange w:id="644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Peter</w:t>
      </w:r>
      <w:r w:rsidRPr="003504AA">
        <w:rPr>
          <w:rFonts w:ascii="Verdana" w:hAnsi="Verdana"/>
          <w:lang w:val="en-GB"/>
          <w:rPrChange w:id="645" w:author="Gareth Harding" w:date="2025-07-09T09:58:00Z" w16du:dateUtc="2025-07-09T07:58:00Z">
            <w:rPr>
              <w:rFonts w:ascii="Verdana" w:hAnsi="Verdana"/>
            </w:rPr>
          </w:rPrChange>
        </w:rPr>
        <w:t>: I have a sandwich. It has egg and tomato.</w:t>
      </w:r>
    </w:p>
    <w:p w14:paraId="0A05C44B" w14:textId="2035AB9C" w:rsidR="003010EE" w:rsidRPr="003504AA" w:rsidRDefault="003010EE">
      <w:pPr>
        <w:pStyle w:val="p1"/>
        <w:snapToGrid w:val="0"/>
        <w:spacing w:before="0" w:beforeAutospacing="0" w:after="0" w:afterAutospacing="0"/>
        <w:rPr>
          <w:rFonts w:ascii="Verdana" w:hAnsi="Verdana"/>
          <w:lang w:val="en-GB"/>
          <w:rPrChange w:id="646" w:author="Gareth Harding" w:date="2025-07-09T09:58:00Z" w16du:dateUtc="2025-07-09T07:58:00Z">
            <w:rPr>
              <w:rFonts w:ascii="Verdana" w:hAnsi="Verdana"/>
            </w:rPr>
          </w:rPrChange>
        </w:rPr>
        <w:pPrChange w:id="647" w:author="Gareth Harding" w:date="2025-07-09T17:12:00Z" w16du:dateUtc="2025-07-09T15:12:00Z">
          <w:pPr>
            <w:pStyle w:val="p1"/>
            <w:snapToGrid w:val="0"/>
          </w:pPr>
        </w:pPrChange>
      </w:pPr>
      <w:r w:rsidRPr="003504AA">
        <w:rPr>
          <w:rFonts w:ascii="Verdana" w:hAnsi="Verdana"/>
          <w:b/>
          <w:bCs/>
          <w:lang w:val="en-GB"/>
          <w:rPrChange w:id="648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Lucy</w:t>
      </w:r>
      <w:r w:rsidRPr="003504AA">
        <w:rPr>
          <w:rFonts w:ascii="Verdana" w:hAnsi="Verdana"/>
          <w:lang w:val="en-GB"/>
          <w:rPrChange w:id="649" w:author="Gareth Harding" w:date="2025-07-09T09:58:00Z" w16du:dateUtc="2025-07-09T07:58:00Z">
            <w:rPr>
              <w:rFonts w:ascii="Verdana" w:hAnsi="Verdana"/>
            </w:rPr>
          </w:rPrChange>
        </w:rPr>
        <w:t>: Yum! I have sausage and potatoes.</w:t>
      </w:r>
    </w:p>
    <w:p w14:paraId="1A482938" w14:textId="460554DE" w:rsidR="003010EE" w:rsidRPr="003504AA" w:rsidRDefault="003010EE">
      <w:pPr>
        <w:pStyle w:val="p1"/>
        <w:snapToGrid w:val="0"/>
        <w:spacing w:before="0" w:beforeAutospacing="0" w:after="0" w:afterAutospacing="0"/>
        <w:rPr>
          <w:rFonts w:ascii="Verdana" w:hAnsi="Verdana"/>
          <w:lang w:val="en-GB"/>
          <w:rPrChange w:id="650" w:author="Gareth Harding" w:date="2025-07-09T09:58:00Z" w16du:dateUtc="2025-07-09T07:58:00Z">
            <w:rPr>
              <w:rFonts w:ascii="Verdana" w:hAnsi="Verdana"/>
            </w:rPr>
          </w:rPrChange>
        </w:rPr>
        <w:pPrChange w:id="651" w:author="Gareth Harding" w:date="2025-07-09T17:12:00Z" w16du:dateUtc="2025-07-09T15:12:00Z">
          <w:pPr>
            <w:pStyle w:val="p1"/>
            <w:snapToGrid w:val="0"/>
          </w:pPr>
        </w:pPrChange>
      </w:pPr>
      <w:r w:rsidRPr="003504AA">
        <w:rPr>
          <w:rFonts w:ascii="Verdana" w:hAnsi="Verdana"/>
          <w:b/>
          <w:bCs/>
          <w:lang w:val="en-GB"/>
          <w:rPrChange w:id="652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Peter</w:t>
      </w:r>
      <w:r w:rsidRPr="003504AA">
        <w:rPr>
          <w:rFonts w:ascii="Verdana" w:hAnsi="Verdana"/>
          <w:lang w:val="en-GB"/>
          <w:rPrChange w:id="653" w:author="Gareth Harding" w:date="2025-07-09T09:58:00Z" w16du:dateUtc="2025-07-09T07:58:00Z">
            <w:rPr>
              <w:rFonts w:ascii="Verdana" w:hAnsi="Verdana"/>
            </w:rPr>
          </w:rPrChange>
        </w:rPr>
        <w:t>: I like carrots. Do you like carrots?</w:t>
      </w:r>
    </w:p>
    <w:p w14:paraId="5D62171E" w14:textId="641F12E5" w:rsidR="003010EE" w:rsidRPr="003504AA" w:rsidRDefault="003010EE">
      <w:pPr>
        <w:pStyle w:val="p1"/>
        <w:snapToGrid w:val="0"/>
        <w:spacing w:before="0" w:beforeAutospacing="0" w:after="0" w:afterAutospacing="0"/>
        <w:rPr>
          <w:rFonts w:ascii="Verdana" w:hAnsi="Verdana"/>
          <w:lang w:val="en-GB"/>
          <w:rPrChange w:id="654" w:author="Gareth Harding" w:date="2025-07-09T09:58:00Z" w16du:dateUtc="2025-07-09T07:58:00Z">
            <w:rPr>
              <w:rFonts w:ascii="Verdana" w:hAnsi="Verdana"/>
            </w:rPr>
          </w:rPrChange>
        </w:rPr>
        <w:pPrChange w:id="655" w:author="Gareth Harding" w:date="2025-07-09T17:12:00Z" w16du:dateUtc="2025-07-09T15:12:00Z">
          <w:pPr>
            <w:pStyle w:val="p1"/>
            <w:snapToGrid w:val="0"/>
          </w:pPr>
        </w:pPrChange>
      </w:pPr>
      <w:r w:rsidRPr="003504AA">
        <w:rPr>
          <w:rFonts w:ascii="Verdana" w:hAnsi="Verdana"/>
          <w:b/>
          <w:bCs/>
          <w:lang w:val="en-GB"/>
          <w:rPrChange w:id="656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Lucy</w:t>
      </w:r>
      <w:r w:rsidRPr="003504AA">
        <w:rPr>
          <w:rFonts w:ascii="Verdana" w:hAnsi="Verdana"/>
          <w:lang w:val="en-GB"/>
          <w:rPrChange w:id="657" w:author="Gareth Harding" w:date="2025-07-09T09:58:00Z" w16du:dateUtc="2025-07-09T07:58:00Z">
            <w:rPr>
              <w:rFonts w:ascii="Verdana" w:hAnsi="Verdana"/>
            </w:rPr>
          </w:rPrChange>
        </w:rPr>
        <w:t>: Yes, I do! Let’s eat together!</w:t>
      </w:r>
    </w:p>
    <w:p w14:paraId="794B526B" w14:textId="6B17319B" w:rsidR="003010EE" w:rsidRPr="003504AA" w:rsidRDefault="003010EE" w:rsidP="003010EE">
      <w:pPr>
        <w:pStyle w:val="p1"/>
        <w:snapToGrid w:val="0"/>
        <w:spacing w:before="0" w:beforeAutospacing="0" w:after="0" w:afterAutospacing="0"/>
        <w:rPr>
          <w:rFonts w:ascii="Verdana" w:hAnsi="Verdana"/>
          <w:b/>
          <w:bCs/>
          <w:color w:val="D1D1D1" w:themeColor="background2" w:themeShade="E6"/>
          <w:lang w:val="en-GB"/>
          <w:rPrChange w:id="658" w:author="Gareth Harding" w:date="2025-07-09T09:58:00Z" w16du:dateUtc="2025-07-09T07:58:00Z">
            <w:rPr>
              <w:rFonts w:ascii="Verdana" w:hAnsi="Verdana"/>
              <w:b/>
              <w:bCs/>
              <w:color w:val="D1D1D1" w:themeColor="background2" w:themeShade="E6"/>
            </w:rPr>
          </w:rPrChange>
        </w:rPr>
      </w:pPr>
    </w:p>
    <w:p w14:paraId="25F0AE24" w14:textId="77777777" w:rsidR="000D0210" w:rsidRPr="004E5A07" w:rsidRDefault="000D0210" w:rsidP="000D0210">
      <w:pPr>
        <w:pStyle w:val="Ttulo3"/>
        <w:adjustRightInd w:val="0"/>
        <w:snapToGrid w:val="0"/>
        <w:spacing w:before="0" w:after="0"/>
        <w:rPr>
          <w:rFonts w:ascii="Verdana" w:hAnsi="Verdana"/>
          <w:b/>
          <w:bCs/>
          <w:color w:val="00B050"/>
          <w:sz w:val="24"/>
          <w:szCs w:val="24"/>
        </w:rPr>
      </w:pPr>
      <w:proofErr w:type="spellStart"/>
      <w:r w:rsidRPr="004E5A07">
        <w:rPr>
          <w:rFonts w:ascii="Verdana" w:hAnsi="Verdana"/>
          <w:b/>
          <w:bCs/>
          <w:color w:val="00B050"/>
          <w:sz w:val="24"/>
          <w:szCs w:val="24"/>
        </w:rPr>
        <w:t>Comprehension</w:t>
      </w:r>
      <w:proofErr w:type="spellEnd"/>
      <w:r w:rsidRPr="004E5A07">
        <w:rPr>
          <w:rFonts w:ascii="Verdana" w:hAnsi="Verdana"/>
          <w:b/>
          <w:bCs/>
          <w:color w:val="00B050"/>
          <w:sz w:val="24"/>
          <w:szCs w:val="24"/>
        </w:rPr>
        <w:t xml:space="preserve"> </w:t>
      </w:r>
      <w:proofErr w:type="spellStart"/>
      <w:r w:rsidRPr="004E5A07">
        <w:rPr>
          <w:rFonts w:ascii="Verdana" w:hAnsi="Verdana"/>
          <w:b/>
          <w:bCs/>
          <w:color w:val="00B050"/>
          <w:sz w:val="24"/>
          <w:szCs w:val="24"/>
        </w:rPr>
        <w:t>Questions</w:t>
      </w:r>
      <w:proofErr w:type="spellEnd"/>
    </w:p>
    <w:p w14:paraId="19D52EF3" w14:textId="77777777" w:rsidR="00904B88" w:rsidRPr="004E5A07" w:rsidRDefault="00904B88" w:rsidP="003010EE">
      <w:pPr>
        <w:pStyle w:val="p1"/>
        <w:snapToGrid w:val="0"/>
        <w:spacing w:before="0" w:beforeAutospacing="0" w:after="0" w:afterAutospacing="0"/>
        <w:rPr>
          <w:rFonts w:ascii="Verdana" w:hAnsi="Verdana"/>
          <w:b/>
          <w:bCs/>
          <w:color w:val="D1D1D1" w:themeColor="background2" w:themeShade="E6"/>
        </w:rPr>
      </w:pPr>
    </w:p>
    <w:p w14:paraId="3C9B1E92" w14:textId="22A57CCA" w:rsidR="000D0210" w:rsidRPr="004E5A07" w:rsidDel="0032236C" w:rsidRDefault="000D0210">
      <w:pPr>
        <w:pStyle w:val="p1"/>
        <w:snapToGrid w:val="0"/>
        <w:spacing w:before="0" w:beforeAutospacing="0" w:after="0" w:afterAutospacing="0"/>
        <w:ind w:left="426" w:hanging="426"/>
        <w:rPr>
          <w:del w:id="659" w:author="Gareth Harding" w:date="2025-07-09T17:12:00Z" w16du:dateUtc="2025-07-09T15:12:00Z"/>
          <w:rFonts w:ascii="Verdana" w:hAnsi="Verdana"/>
          <w:b/>
          <w:bCs/>
          <w:color w:val="D1D1D1" w:themeColor="background2" w:themeShade="E6"/>
        </w:rPr>
        <w:pPrChange w:id="660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</w:pPr>
        </w:pPrChange>
      </w:pPr>
    </w:p>
    <w:p w14:paraId="42C62EDF" w14:textId="09E78E0B" w:rsidR="00904B88" w:rsidRPr="003504AA" w:rsidRDefault="00904B88">
      <w:pPr>
        <w:pStyle w:val="p1"/>
        <w:numPr>
          <w:ilvl w:val="0"/>
          <w:numId w:val="54"/>
        </w:numPr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  <w:rPrChange w:id="661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pPrChange w:id="662" w:author="Gareth Harding" w:date="2025-07-09T17:12:00Z" w16du:dateUtc="2025-07-09T15:12:00Z">
          <w:pPr>
            <w:pStyle w:val="p1"/>
            <w:numPr>
              <w:numId w:val="54"/>
            </w:numPr>
            <w:snapToGrid w:val="0"/>
            <w:spacing w:before="0" w:beforeAutospacing="0" w:after="0" w:afterAutospacing="0"/>
            <w:ind w:left="720" w:hanging="360"/>
          </w:pPr>
        </w:pPrChange>
      </w:pPr>
      <w:r w:rsidRPr="003504AA">
        <w:rPr>
          <w:rFonts w:ascii="Verdana" w:hAnsi="Verdana"/>
          <w:b/>
          <w:bCs/>
          <w:lang w:val="en-GB"/>
          <w:rPrChange w:id="663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What does Peter have for lunch?</w:t>
      </w:r>
    </w:p>
    <w:p w14:paraId="749D3621" w14:textId="76B13718" w:rsidR="00904B88" w:rsidRPr="003504AA" w:rsidRDefault="00904B88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664" w:author="Gareth Harding" w:date="2025-07-09T09:58:00Z" w16du:dateUtc="2025-07-09T07:58:00Z">
            <w:rPr>
              <w:rFonts w:ascii="Verdana" w:hAnsi="Verdana"/>
            </w:rPr>
          </w:rPrChange>
        </w:rPr>
        <w:pPrChange w:id="665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3504AA">
        <w:rPr>
          <w:rFonts w:ascii="Verdana" w:hAnsi="Verdana"/>
          <w:lang w:val="en-GB"/>
          <w:rPrChange w:id="666" w:author="Gareth Harding" w:date="2025-07-09T09:58:00Z" w16du:dateUtc="2025-07-09T07:58:00Z">
            <w:rPr>
              <w:rFonts w:ascii="Verdana" w:hAnsi="Verdana"/>
            </w:rPr>
          </w:rPrChange>
        </w:rPr>
        <w:t>Sausage and potatoes</w:t>
      </w:r>
    </w:p>
    <w:p w14:paraId="4E327969" w14:textId="2B644625" w:rsidR="00904B88" w:rsidRPr="003504AA" w:rsidRDefault="00904B88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667" w:author="Gareth Harding" w:date="2025-07-09T09:58:00Z" w16du:dateUtc="2025-07-09T07:58:00Z">
            <w:rPr>
              <w:rFonts w:ascii="Verdana" w:hAnsi="Verdana"/>
            </w:rPr>
          </w:rPrChange>
        </w:rPr>
        <w:pPrChange w:id="668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3504AA">
        <w:rPr>
          <w:rFonts w:ascii="Verdana" w:hAnsi="Verdana"/>
          <w:highlight w:val="yellow"/>
          <w:lang w:val="en-GB"/>
          <w:rPrChange w:id="669" w:author="Gareth Harding" w:date="2025-07-09T09:58:00Z" w16du:dateUtc="2025-07-09T07:58:00Z">
            <w:rPr>
              <w:rFonts w:ascii="Verdana" w:hAnsi="Verdana"/>
              <w:highlight w:val="yellow"/>
            </w:rPr>
          </w:rPrChange>
        </w:rPr>
        <w:t>A sandwich with egg and tomato</w:t>
      </w:r>
    </w:p>
    <w:p w14:paraId="0168A0DE" w14:textId="1E4802A0" w:rsidR="00904B88" w:rsidRPr="004E5A07" w:rsidRDefault="00904B88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670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proofErr w:type="spellStart"/>
      <w:r w:rsidRPr="004E5A07">
        <w:rPr>
          <w:rFonts w:ascii="Verdana" w:hAnsi="Verdana"/>
        </w:rPr>
        <w:t>Carrots</w:t>
      </w:r>
      <w:proofErr w:type="spellEnd"/>
      <w:r w:rsidRPr="004E5A07">
        <w:rPr>
          <w:rFonts w:ascii="Verdana" w:hAnsi="Verdana"/>
        </w:rPr>
        <w:t xml:space="preserve"> and olives</w:t>
      </w:r>
    </w:p>
    <w:p w14:paraId="469191EA" w14:textId="77777777" w:rsidR="00904B88" w:rsidRPr="004E5A07" w:rsidRDefault="00904B88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671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</w:p>
    <w:p w14:paraId="42EBFCAF" w14:textId="729FFD4B" w:rsidR="00A50FE7" w:rsidRPr="003504AA" w:rsidRDefault="00A50FE7">
      <w:pPr>
        <w:pStyle w:val="p1"/>
        <w:numPr>
          <w:ilvl w:val="0"/>
          <w:numId w:val="54"/>
        </w:numPr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  <w:rPrChange w:id="672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pPrChange w:id="673" w:author="Gareth Harding" w:date="2025-07-09T17:12:00Z" w16du:dateUtc="2025-07-09T15:12:00Z">
          <w:pPr>
            <w:pStyle w:val="p1"/>
            <w:numPr>
              <w:numId w:val="54"/>
            </w:numPr>
            <w:snapToGrid w:val="0"/>
            <w:spacing w:before="0" w:beforeAutospacing="0" w:after="0" w:afterAutospacing="0"/>
            <w:ind w:left="720" w:hanging="360"/>
          </w:pPr>
        </w:pPrChange>
      </w:pPr>
      <w:r w:rsidRPr="003504AA">
        <w:rPr>
          <w:rFonts w:ascii="Verdana" w:hAnsi="Verdana"/>
          <w:b/>
          <w:bCs/>
          <w:lang w:val="en-GB"/>
          <w:rPrChange w:id="674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What does Lucy have for lunch?</w:t>
      </w:r>
    </w:p>
    <w:p w14:paraId="72499EF6" w14:textId="5C1CA18E" w:rsidR="00A50FE7" w:rsidRPr="003504AA" w:rsidRDefault="00A50FE7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675" w:author="Gareth Harding" w:date="2025-07-09T09:58:00Z" w16du:dateUtc="2025-07-09T07:58:00Z">
            <w:rPr>
              <w:rFonts w:ascii="Verdana" w:hAnsi="Verdana"/>
            </w:rPr>
          </w:rPrChange>
        </w:rPr>
        <w:pPrChange w:id="676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3504AA">
        <w:rPr>
          <w:rFonts w:ascii="Verdana" w:hAnsi="Verdana"/>
          <w:lang w:val="en-GB"/>
          <w:rPrChange w:id="677" w:author="Gareth Harding" w:date="2025-07-09T09:58:00Z" w16du:dateUtc="2025-07-09T07:58:00Z">
            <w:rPr>
              <w:rFonts w:ascii="Verdana" w:hAnsi="Verdana"/>
            </w:rPr>
          </w:rPrChange>
        </w:rPr>
        <w:t>A sandwich</w:t>
      </w:r>
    </w:p>
    <w:p w14:paraId="0D6437F6" w14:textId="150245B0" w:rsidR="00A50FE7" w:rsidRPr="003504AA" w:rsidRDefault="00A50FE7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678" w:author="Gareth Harding" w:date="2025-07-09T09:58:00Z" w16du:dateUtc="2025-07-09T07:58:00Z">
            <w:rPr>
              <w:rFonts w:ascii="Verdana" w:hAnsi="Verdana"/>
            </w:rPr>
          </w:rPrChange>
        </w:rPr>
        <w:pPrChange w:id="679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3504AA">
        <w:rPr>
          <w:rFonts w:ascii="Verdana" w:hAnsi="Verdana"/>
          <w:lang w:val="en-GB"/>
          <w:rPrChange w:id="680" w:author="Gareth Harding" w:date="2025-07-09T09:58:00Z" w16du:dateUtc="2025-07-09T07:58:00Z">
            <w:rPr>
              <w:rFonts w:ascii="Verdana" w:hAnsi="Verdana"/>
            </w:rPr>
          </w:rPrChange>
        </w:rPr>
        <w:t>Egg and tomato</w:t>
      </w:r>
    </w:p>
    <w:p w14:paraId="58C37DC1" w14:textId="689781E6" w:rsidR="00A50FE7" w:rsidRPr="003504AA" w:rsidRDefault="00A50FE7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highlight w:val="yellow"/>
          <w:lang w:val="en-GB"/>
          <w:rPrChange w:id="681" w:author="Gareth Harding" w:date="2025-07-09T09:58:00Z" w16du:dateUtc="2025-07-09T07:58:00Z">
            <w:rPr>
              <w:rFonts w:ascii="Verdana" w:hAnsi="Verdana"/>
              <w:highlight w:val="yellow"/>
            </w:rPr>
          </w:rPrChange>
        </w:rPr>
        <w:pPrChange w:id="682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3504AA">
        <w:rPr>
          <w:rFonts w:ascii="Verdana" w:hAnsi="Verdana"/>
          <w:highlight w:val="yellow"/>
          <w:lang w:val="en-GB"/>
          <w:rPrChange w:id="683" w:author="Gareth Harding" w:date="2025-07-09T09:58:00Z" w16du:dateUtc="2025-07-09T07:58:00Z">
            <w:rPr>
              <w:rFonts w:ascii="Verdana" w:hAnsi="Verdana"/>
              <w:highlight w:val="yellow"/>
            </w:rPr>
          </w:rPrChange>
        </w:rPr>
        <w:t>Sausage and potatoes</w:t>
      </w:r>
    </w:p>
    <w:p w14:paraId="08971CB9" w14:textId="77777777" w:rsidR="00904B88" w:rsidRPr="003504AA" w:rsidRDefault="00904B88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684" w:author="Gareth Harding" w:date="2025-07-09T09:58:00Z" w16du:dateUtc="2025-07-09T07:58:00Z">
            <w:rPr>
              <w:rFonts w:ascii="Verdana" w:hAnsi="Verdana"/>
            </w:rPr>
          </w:rPrChange>
        </w:rPr>
        <w:pPrChange w:id="685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</w:pPr>
        </w:pPrChange>
      </w:pPr>
    </w:p>
    <w:p w14:paraId="483E4ACC" w14:textId="63625696" w:rsidR="00A50FE7" w:rsidRPr="004E5A07" w:rsidRDefault="00A50FE7">
      <w:pPr>
        <w:pStyle w:val="p1"/>
        <w:numPr>
          <w:ilvl w:val="0"/>
          <w:numId w:val="54"/>
        </w:numPr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</w:rPr>
        <w:pPrChange w:id="686" w:author="Gareth Harding" w:date="2025-07-09T17:12:00Z" w16du:dateUtc="2025-07-09T15:12:00Z">
          <w:pPr>
            <w:pStyle w:val="p1"/>
            <w:numPr>
              <w:numId w:val="54"/>
            </w:numPr>
            <w:snapToGrid w:val="0"/>
            <w:spacing w:before="0" w:beforeAutospacing="0" w:after="0" w:afterAutospacing="0"/>
            <w:ind w:left="720" w:hanging="360"/>
          </w:pPr>
        </w:pPrChange>
      </w:pPr>
      <w:proofErr w:type="spellStart"/>
      <w:r w:rsidRPr="004E5A07">
        <w:rPr>
          <w:rFonts w:ascii="Verdana" w:hAnsi="Verdana"/>
          <w:b/>
          <w:bCs/>
        </w:rPr>
        <w:t>Does</w:t>
      </w:r>
      <w:proofErr w:type="spellEnd"/>
      <w:r w:rsidRPr="004E5A07">
        <w:rPr>
          <w:rFonts w:ascii="Verdana" w:hAnsi="Verdana"/>
          <w:b/>
          <w:bCs/>
        </w:rPr>
        <w:t xml:space="preserve"> Peter </w:t>
      </w:r>
      <w:proofErr w:type="spellStart"/>
      <w:r w:rsidRPr="004E5A07">
        <w:rPr>
          <w:rFonts w:ascii="Verdana" w:hAnsi="Verdana"/>
          <w:b/>
          <w:bCs/>
        </w:rPr>
        <w:t>like</w:t>
      </w:r>
      <w:proofErr w:type="spellEnd"/>
      <w:r w:rsidRPr="004E5A07">
        <w:rPr>
          <w:rFonts w:ascii="Verdana" w:hAnsi="Verdana"/>
          <w:b/>
          <w:bCs/>
        </w:rPr>
        <w:t xml:space="preserve"> </w:t>
      </w:r>
      <w:proofErr w:type="spellStart"/>
      <w:r w:rsidRPr="004E5A07">
        <w:rPr>
          <w:rFonts w:ascii="Verdana" w:hAnsi="Verdana"/>
          <w:b/>
          <w:bCs/>
        </w:rPr>
        <w:t>carrots</w:t>
      </w:r>
      <w:proofErr w:type="spellEnd"/>
      <w:r w:rsidRPr="004E5A07">
        <w:rPr>
          <w:rFonts w:ascii="Verdana" w:hAnsi="Verdana"/>
          <w:b/>
          <w:bCs/>
        </w:rPr>
        <w:t>?</w:t>
      </w:r>
    </w:p>
    <w:p w14:paraId="1969EE2C" w14:textId="71C6BAE7" w:rsidR="000E38DA" w:rsidRPr="004E5A07" w:rsidRDefault="000E38DA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highlight w:val="yellow"/>
        </w:rPr>
        <w:pPrChange w:id="687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4E5A07">
        <w:rPr>
          <w:rFonts w:ascii="Verdana" w:hAnsi="Verdana"/>
          <w:highlight w:val="yellow"/>
        </w:rPr>
        <w:t xml:space="preserve">Yes, he </w:t>
      </w:r>
      <w:proofErr w:type="spellStart"/>
      <w:r w:rsidRPr="004E5A07">
        <w:rPr>
          <w:rFonts w:ascii="Verdana" w:hAnsi="Verdana"/>
          <w:highlight w:val="yellow"/>
        </w:rPr>
        <w:t>does</w:t>
      </w:r>
      <w:proofErr w:type="spellEnd"/>
    </w:p>
    <w:p w14:paraId="71772931" w14:textId="4E02BCD7" w:rsidR="000E38DA" w:rsidRPr="004E5A07" w:rsidRDefault="000E38DA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688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4E5A07">
        <w:rPr>
          <w:rFonts w:ascii="Verdana" w:hAnsi="Verdana"/>
        </w:rPr>
        <w:t xml:space="preserve">No, he </w:t>
      </w:r>
      <w:proofErr w:type="spellStart"/>
      <w:r w:rsidRPr="004E5A07">
        <w:rPr>
          <w:rFonts w:ascii="Verdana" w:hAnsi="Verdana"/>
        </w:rPr>
        <w:t>doesn’t</w:t>
      </w:r>
      <w:proofErr w:type="spellEnd"/>
    </w:p>
    <w:p w14:paraId="2E00C2C9" w14:textId="77777777" w:rsidR="00904B88" w:rsidRPr="004E5A07" w:rsidRDefault="00904B88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689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</w:p>
    <w:p w14:paraId="62017598" w14:textId="5783ABC2" w:rsidR="00A50FE7" w:rsidRPr="004E5A07" w:rsidRDefault="00A50FE7">
      <w:pPr>
        <w:pStyle w:val="p1"/>
        <w:numPr>
          <w:ilvl w:val="0"/>
          <w:numId w:val="54"/>
        </w:numPr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</w:rPr>
        <w:pPrChange w:id="690" w:author="Gareth Harding" w:date="2025-07-09T17:12:00Z" w16du:dateUtc="2025-07-09T15:12:00Z">
          <w:pPr>
            <w:pStyle w:val="p1"/>
            <w:numPr>
              <w:numId w:val="54"/>
            </w:numPr>
            <w:snapToGrid w:val="0"/>
            <w:spacing w:before="0" w:beforeAutospacing="0" w:after="0" w:afterAutospacing="0"/>
            <w:ind w:left="720" w:hanging="360"/>
          </w:pPr>
        </w:pPrChange>
      </w:pPr>
      <w:proofErr w:type="spellStart"/>
      <w:r w:rsidRPr="004E5A07">
        <w:rPr>
          <w:rFonts w:ascii="Verdana" w:hAnsi="Verdana"/>
          <w:b/>
          <w:bCs/>
        </w:rPr>
        <w:t>Does</w:t>
      </w:r>
      <w:proofErr w:type="spellEnd"/>
      <w:r w:rsidRPr="004E5A07">
        <w:rPr>
          <w:rFonts w:ascii="Verdana" w:hAnsi="Verdana"/>
          <w:b/>
          <w:bCs/>
        </w:rPr>
        <w:t xml:space="preserve"> Lucy </w:t>
      </w:r>
      <w:proofErr w:type="spellStart"/>
      <w:r w:rsidRPr="004E5A07">
        <w:rPr>
          <w:rFonts w:ascii="Verdana" w:hAnsi="Verdana"/>
          <w:b/>
          <w:bCs/>
        </w:rPr>
        <w:t>like</w:t>
      </w:r>
      <w:proofErr w:type="spellEnd"/>
      <w:r w:rsidRPr="004E5A07">
        <w:rPr>
          <w:rFonts w:ascii="Verdana" w:hAnsi="Verdana"/>
          <w:b/>
          <w:bCs/>
        </w:rPr>
        <w:t xml:space="preserve"> </w:t>
      </w:r>
      <w:proofErr w:type="spellStart"/>
      <w:r w:rsidRPr="004E5A07">
        <w:rPr>
          <w:rFonts w:ascii="Verdana" w:hAnsi="Verdana"/>
          <w:b/>
          <w:bCs/>
        </w:rPr>
        <w:t>carrots</w:t>
      </w:r>
      <w:proofErr w:type="spellEnd"/>
      <w:r w:rsidRPr="004E5A07">
        <w:rPr>
          <w:rFonts w:ascii="Verdana" w:hAnsi="Verdana"/>
          <w:b/>
          <w:bCs/>
        </w:rPr>
        <w:t>?</w:t>
      </w:r>
    </w:p>
    <w:p w14:paraId="2EF48B22" w14:textId="6C66621D" w:rsidR="00A50FE7" w:rsidRPr="004E5A07" w:rsidRDefault="00A50FE7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highlight w:val="yellow"/>
        </w:rPr>
        <w:pPrChange w:id="691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4E5A07">
        <w:rPr>
          <w:rFonts w:ascii="Verdana" w:hAnsi="Verdana"/>
          <w:highlight w:val="yellow"/>
        </w:rPr>
        <w:t xml:space="preserve">Yes, </w:t>
      </w:r>
      <w:proofErr w:type="spellStart"/>
      <w:r w:rsidRPr="004E5A07">
        <w:rPr>
          <w:rFonts w:ascii="Verdana" w:hAnsi="Verdana"/>
          <w:highlight w:val="yellow"/>
        </w:rPr>
        <w:t>she</w:t>
      </w:r>
      <w:proofErr w:type="spellEnd"/>
      <w:r w:rsidRPr="004E5A07">
        <w:rPr>
          <w:rFonts w:ascii="Verdana" w:hAnsi="Verdana"/>
          <w:highlight w:val="yellow"/>
        </w:rPr>
        <w:t xml:space="preserve"> </w:t>
      </w:r>
      <w:proofErr w:type="spellStart"/>
      <w:r w:rsidRPr="004E5A07">
        <w:rPr>
          <w:rFonts w:ascii="Verdana" w:hAnsi="Verdana"/>
          <w:highlight w:val="yellow"/>
        </w:rPr>
        <w:t>does</w:t>
      </w:r>
      <w:proofErr w:type="spellEnd"/>
    </w:p>
    <w:p w14:paraId="73E6F80E" w14:textId="1ADA4729" w:rsidR="000E38DA" w:rsidRPr="004E5A07" w:rsidRDefault="000E38DA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692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4E5A07">
        <w:rPr>
          <w:rFonts w:ascii="Verdana" w:hAnsi="Verdana"/>
        </w:rPr>
        <w:t xml:space="preserve">No, </w:t>
      </w:r>
      <w:proofErr w:type="spellStart"/>
      <w:r w:rsidRPr="004E5A07">
        <w:rPr>
          <w:rFonts w:ascii="Verdana" w:hAnsi="Verdana"/>
        </w:rPr>
        <w:t>she</w:t>
      </w:r>
      <w:proofErr w:type="spellEnd"/>
      <w:r w:rsidRPr="004E5A07">
        <w:rPr>
          <w:rFonts w:ascii="Verdana" w:hAnsi="Verdana"/>
        </w:rPr>
        <w:t xml:space="preserve"> </w:t>
      </w:r>
      <w:proofErr w:type="spellStart"/>
      <w:r w:rsidRPr="004E5A07">
        <w:rPr>
          <w:rFonts w:ascii="Verdana" w:hAnsi="Verdana"/>
        </w:rPr>
        <w:t>doesn’t</w:t>
      </w:r>
      <w:proofErr w:type="spellEnd"/>
    </w:p>
    <w:p w14:paraId="13526F2A" w14:textId="199AAAF3" w:rsidR="00A50FE7" w:rsidRPr="004E5A07" w:rsidRDefault="00A50FE7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693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</w:p>
    <w:p w14:paraId="7890B777" w14:textId="5213635E" w:rsidR="00147CF8" w:rsidRPr="003504AA" w:rsidRDefault="00147CF8">
      <w:pPr>
        <w:pStyle w:val="p1"/>
        <w:numPr>
          <w:ilvl w:val="0"/>
          <w:numId w:val="54"/>
        </w:numPr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  <w:rPrChange w:id="694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pPrChange w:id="695" w:author="Gareth Harding" w:date="2025-07-09T17:12:00Z" w16du:dateUtc="2025-07-09T15:12:00Z">
          <w:pPr>
            <w:pStyle w:val="p1"/>
            <w:numPr>
              <w:numId w:val="54"/>
            </w:numPr>
            <w:snapToGrid w:val="0"/>
            <w:spacing w:before="0" w:beforeAutospacing="0" w:after="0" w:afterAutospacing="0"/>
            <w:ind w:left="720" w:hanging="360"/>
          </w:pPr>
        </w:pPrChange>
      </w:pPr>
      <w:r w:rsidRPr="003504AA">
        <w:rPr>
          <w:rFonts w:ascii="Verdana" w:hAnsi="Verdana"/>
          <w:b/>
          <w:bCs/>
          <w:lang w:val="en-GB"/>
          <w:rPrChange w:id="696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 xml:space="preserve">What food is </w:t>
      </w:r>
      <w:r w:rsidRPr="003504AA">
        <w:rPr>
          <w:rFonts w:ascii="Verdana" w:hAnsi="Verdana"/>
          <w:lang w:val="en-GB"/>
          <w:rPrChange w:id="697" w:author="Gareth Harding" w:date="2025-07-09T09:58:00Z" w16du:dateUtc="2025-07-09T07:58:00Z">
            <w:rPr>
              <w:rFonts w:ascii="Verdana" w:hAnsi="Verdana"/>
            </w:rPr>
          </w:rPrChange>
        </w:rPr>
        <w:t>not</w:t>
      </w:r>
      <w:r w:rsidRPr="003504AA">
        <w:rPr>
          <w:rFonts w:ascii="Verdana" w:hAnsi="Verdana"/>
          <w:b/>
          <w:bCs/>
          <w:lang w:val="en-GB"/>
          <w:rPrChange w:id="698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 xml:space="preserve"> in the conversation?</w:t>
      </w:r>
    </w:p>
    <w:p w14:paraId="62DB5B85" w14:textId="5F60418F" w:rsidR="00147CF8" w:rsidRPr="004E5A07" w:rsidRDefault="00147CF8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699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proofErr w:type="spellStart"/>
      <w:r w:rsidRPr="004E5A07">
        <w:rPr>
          <w:rFonts w:ascii="Verdana" w:hAnsi="Verdana"/>
        </w:rPr>
        <w:t>Tomato</w:t>
      </w:r>
      <w:proofErr w:type="spellEnd"/>
    </w:p>
    <w:p w14:paraId="1452F0EF" w14:textId="7544839E" w:rsidR="00147CF8" w:rsidRPr="004E5A07" w:rsidRDefault="00147CF8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highlight w:val="yellow"/>
        </w:rPr>
        <w:pPrChange w:id="700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4E5A07">
        <w:rPr>
          <w:rFonts w:ascii="Verdana" w:hAnsi="Verdana"/>
          <w:highlight w:val="yellow"/>
        </w:rPr>
        <w:t>Olives</w:t>
      </w:r>
    </w:p>
    <w:p w14:paraId="4CF1BEB7" w14:textId="00E3D735" w:rsidR="00147CF8" w:rsidRPr="004E5A07" w:rsidRDefault="00147CF8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701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proofErr w:type="spellStart"/>
      <w:r w:rsidRPr="004E5A07">
        <w:rPr>
          <w:rFonts w:ascii="Verdana" w:hAnsi="Verdana"/>
        </w:rPr>
        <w:t>Egg</w:t>
      </w:r>
      <w:proofErr w:type="spellEnd"/>
    </w:p>
    <w:p w14:paraId="77C468C7" w14:textId="77777777" w:rsidR="00147CF8" w:rsidRPr="004E5A07" w:rsidRDefault="00147CF8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702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</w:pPr>
        </w:pPrChange>
      </w:pPr>
    </w:p>
    <w:p w14:paraId="2496034B" w14:textId="0B244B96" w:rsidR="000E38DA" w:rsidRPr="003504AA" w:rsidRDefault="00147CF8">
      <w:pPr>
        <w:pStyle w:val="p1"/>
        <w:numPr>
          <w:ilvl w:val="0"/>
          <w:numId w:val="54"/>
        </w:numPr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  <w:rPrChange w:id="703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pPrChange w:id="704" w:author="Gareth Harding" w:date="2025-07-09T17:12:00Z" w16du:dateUtc="2025-07-09T15:12:00Z">
          <w:pPr>
            <w:pStyle w:val="p1"/>
            <w:numPr>
              <w:numId w:val="54"/>
            </w:numPr>
            <w:snapToGrid w:val="0"/>
            <w:spacing w:before="0" w:beforeAutospacing="0" w:after="0" w:afterAutospacing="0"/>
            <w:ind w:left="720" w:hanging="360"/>
          </w:pPr>
        </w:pPrChange>
      </w:pPr>
      <w:r w:rsidRPr="003504AA">
        <w:rPr>
          <w:rFonts w:ascii="Verdana" w:hAnsi="Verdana"/>
          <w:b/>
          <w:bCs/>
          <w:lang w:val="en-GB"/>
          <w:rPrChange w:id="705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Do Lucy and Peter eat together?</w:t>
      </w:r>
    </w:p>
    <w:p w14:paraId="11FE76F9" w14:textId="11205B74" w:rsidR="00147CF8" w:rsidRPr="003504AA" w:rsidRDefault="00147CF8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highlight w:val="yellow"/>
          <w:lang w:val="en-GB"/>
          <w:rPrChange w:id="706" w:author="Gareth Harding" w:date="2025-07-09T09:58:00Z" w16du:dateUtc="2025-07-09T07:58:00Z">
            <w:rPr>
              <w:rFonts w:ascii="Verdana" w:hAnsi="Verdana"/>
              <w:highlight w:val="yellow"/>
            </w:rPr>
          </w:rPrChange>
        </w:rPr>
        <w:pPrChange w:id="707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3504AA">
        <w:rPr>
          <w:rFonts w:ascii="Verdana" w:hAnsi="Verdana"/>
          <w:highlight w:val="yellow"/>
          <w:lang w:val="en-GB"/>
          <w:rPrChange w:id="708" w:author="Gareth Harding" w:date="2025-07-09T09:58:00Z" w16du:dateUtc="2025-07-09T07:58:00Z">
            <w:rPr>
              <w:rFonts w:ascii="Verdana" w:hAnsi="Verdana"/>
              <w:highlight w:val="yellow"/>
            </w:rPr>
          </w:rPrChange>
        </w:rPr>
        <w:t>Yes, they do</w:t>
      </w:r>
      <w:del w:id="709" w:author="Gareth Harding" w:date="2025-07-09T17:13:00Z" w16du:dateUtc="2025-07-09T15:13:00Z">
        <w:r w:rsidRPr="003504AA" w:rsidDel="00B30A88">
          <w:rPr>
            <w:rFonts w:ascii="Verdana" w:hAnsi="Verdana"/>
            <w:highlight w:val="yellow"/>
            <w:lang w:val="en-GB"/>
            <w:rPrChange w:id="710" w:author="Gareth Harding" w:date="2025-07-09T09:58:00Z" w16du:dateUtc="2025-07-09T07:58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037CCBE4" w14:textId="3B5354A2" w:rsidR="00A50FE7" w:rsidRPr="003504AA" w:rsidRDefault="00147CF8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711" w:author="Gareth Harding" w:date="2025-07-09T09:58:00Z" w16du:dateUtc="2025-07-09T07:58:00Z">
            <w:rPr>
              <w:rFonts w:ascii="Verdana" w:hAnsi="Verdana"/>
            </w:rPr>
          </w:rPrChange>
        </w:rPr>
        <w:pPrChange w:id="712" w:author="Gareth Harding" w:date="2025-07-09T17:12:00Z" w16du:dateUtc="2025-07-09T15:12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3504AA">
        <w:rPr>
          <w:rFonts w:ascii="Verdana" w:hAnsi="Verdana"/>
          <w:lang w:val="en-GB"/>
          <w:rPrChange w:id="713" w:author="Gareth Harding" w:date="2025-07-09T09:58:00Z" w16du:dateUtc="2025-07-09T07:58:00Z">
            <w:rPr>
              <w:rFonts w:ascii="Verdana" w:hAnsi="Verdana"/>
            </w:rPr>
          </w:rPrChange>
        </w:rPr>
        <w:t>No, they don’t</w:t>
      </w:r>
      <w:del w:id="714" w:author="Gareth Harding" w:date="2025-07-09T17:13:00Z" w16du:dateUtc="2025-07-09T15:13:00Z">
        <w:r w:rsidRPr="003504AA" w:rsidDel="00B30A88">
          <w:rPr>
            <w:rFonts w:ascii="Verdana" w:hAnsi="Verdana"/>
            <w:lang w:val="en-GB"/>
            <w:rPrChange w:id="715" w:author="Gareth Harding" w:date="2025-07-09T09:58:00Z" w16du:dateUtc="2025-07-09T07:58:00Z">
              <w:rPr>
                <w:rFonts w:ascii="Verdana" w:hAnsi="Verdana"/>
              </w:rPr>
            </w:rPrChange>
          </w:rPr>
          <w:delText>.</w:delText>
        </w:r>
      </w:del>
    </w:p>
    <w:p w14:paraId="4C9CE77B" w14:textId="77777777" w:rsidR="00904B88" w:rsidRPr="003504AA" w:rsidRDefault="00904B88" w:rsidP="003010EE">
      <w:pPr>
        <w:pStyle w:val="p1"/>
        <w:snapToGrid w:val="0"/>
        <w:spacing w:before="0" w:beforeAutospacing="0" w:after="0" w:afterAutospacing="0"/>
        <w:rPr>
          <w:rFonts w:ascii="Verdana" w:hAnsi="Verdana"/>
          <w:b/>
          <w:bCs/>
          <w:color w:val="D1D1D1" w:themeColor="background2" w:themeShade="E6"/>
          <w:lang w:val="en-GB"/>
          <w:rPrChange w:id="716" w:author="Gareth Harding" w:date="2025-07-09T09:58:00Z" w16du:dateUtc="2025-07-09T07:58:00Z">
            <w:rPr>
              <w:rFonts w:ascii="Verdana" w:hAnsi="Verdana"/>
              <w:b/>
              <w:bCs/>
              <w:color w:val="D1D1D1" w:themeColor="background2" w:themeShade="E6"/>
            </w:rPr>
          </w:rPrChange>
        </w:rPr>
      </w:pPr>
    </w:p>
    <w:p w14:paraId="76E44074" w14:textId="77777777" w:rsidR="00C12F9E" w:rsidRDefault="00C12F9E" w:rsidP="003010EE">
      <w:pPr>
        <w:pStyle w:val="p1"/>
        <w:snapToGrid w:val="0"/>
        <w:spacing w:before="0" w:beforeAutospacing="0" w:after="0" w:afterAutospacing="0"/>
        <w:rPr>
          <w:ins w:id="717" w:author="Gareth Harding" w:date="2025-07-09T17:17:00Z" w16du:dateUtc="2025-07-09T15:17:00Z"/>
          <w:rFonts w:ascii="Verdana" w:hAnsi="Verdana"/>
          <w:b/>
          <w:bCs/>
          <w:color w:val="D1D1D1" w:themeColor="background2" w:themeShade="E6"/>
          <w:lang w:val="en-GB"/>
        </w:rPr>
      </w:pPr>
    </w:p>
    <w:p w14:paraId="2BF46F3F" w14:textId="77777777" w:rsidR="00B30A88" w:rsidRDefault="00B30A88" w:rsidP="003010EE">
      <w:pPr>
        <w:pStyle w:val="p1"/>
        <w:snapToGrid w:val="0"/>
        <w:spacing w:before="0" w:beforeAutospacing="0" w:after="0" w:afterAutospacing="0"/>
        <w:rPr>
          <w:ins w:id="718" w:author="Gareth Harding" w:date="2025-07-09T17:17:00Z" w16du:dateUtc="2025-07-09T15:17:00Z"/>
          <w:rFonts w:ascii="Verdana" w:hAnsi="Verdana"/>
          <w:b/>
          <w:bCs/>
          <w:color w:val="D1D1D1" w:themeColor="background2" w:themeShade="E6"/>
          <w:lang w:val="en-GB"/>
        </w:rPr>
      </w:pPr>
    </w:p>
    <w:p w14:paraId="1CDA4942" w14:textId="77777777" w:rsidR="00B30A88" w:rsidRDefault="00B30A88" w:rsidP="003010EE">
      <w:pPr>
        <w:pStyle w:val="p1"/>
        <w:snapToGrid w:val="0"/>
        <w:spacing w:before="0" w:beforeAutospacing="0" w:after="0" w:afterAutospacing="0"/>
        <w:rPr>
          <w:ins w:id="719" w:author="Gareth Harding" w:date="2025-07-09T17:17:00Z" w16du:dateUtc="2025-07-09T15:17:00Z"/>
          <w:rFonts w:ascii="Verdana" w:hAnsi="Verdana"/>
          <w:b/>
          <w:bCs/>
          <w:color w:val="D1D1D1" w:themeColor="background2" w:themeShade="E6"/>
          <w:lang w:val="en-GB"/>
        </w:rPr>
      </w:pPr>
    </w:p>
    <w:p w14:paraId="1455B0AF" w14:textId="77777777" w:rsidR="00B30A88" w:rsidRDefault="00B30A88" w:rsidP="003010EE">
      <w:pPr>
        <w:pStyle w:val="p1"/>
        <w:snapToGrid w:val="0"/>
        <w:spacing w:before="0" w:beforeAutospacing="0" w:after="0" w:afterAutospacing="0"/>
        <w:rPr>
          <w:ins w:id="720" w:author="Gareth Harding" w:date="2025-07-09T17:17:00Z" w16du:dateUtc="2025-07-09T15:17:00Z"/>
          <w:rFonts w:ascii="Verdana" w:hAnsi="Verdana"/>
          <w:b/>
          <w:bCs/>
          <w:color w:val="D1D1D1" w:themeColor="background2" w:themeShade="E6"/>
          <w:lang w:val="en-GB"/>
        </w:rPr>
      </w:pPr>
    </w:p>
    <w:p w14:paraId="74737970" w14:textId="77777777" w:rsidR="00B30A88" w:rsidRDefault="00B30A88" w:rsidP="003010EE">
      <w:pPr>
        <w:pStyle w:val="p1"/>
        <w:snapToGrid w:val="0"/>
        <w:spacing w:before="0" w:beforeAutospacing="0" w:after="0" w:afterAutospacing="0"/>
        <w:rPr>
          <w:ins w:id="721" w:author="Gareth Harding" w:date="2025-07-09T17:17:00Z" w16du:dateUtc="2025-07-09T15:17:00Z"/>
          <w:rFonts w:ascii="Verdana" w:hAnsi="Verdana"/>
          <w:b/>
          <w:bCs/>
          <w:color w:val="D1D1D1" w:themeColor="background2" w:themeShade="E6"/>
          <w:lang w:val="en-GB"/>
        </w:rPr>
      </w:pPr>
    </w:p>
    <w:p w14:paraId="082A3FB7" w14:textId="77777777" w:rsidR="00B30A88" w:rsidRDefault="00B30A88" w:rsidP="003010EE">
      <w:pPr>
        <w:pStyle w:val="p1"/>
        <w:snapToGrid w:val="0"/>
        <w:spacing w:before="0" w:beforeAutospacing="0" w:after="0" w:afterAutospacing="0"/>
        <w:rPr>
          <w:ins w:id="722" w:author="Gareth Harding" w:date="2025-07-09T17:17:00Z" w16du:dateUtc="2025-07-09T15:17:00Z"/>
          <w:rFonts w:ascii="Verdana" w:hAnsi="Verdana"/>
          <w:b/>
          <w:bCs/>
          <w:color w:val="D1D1D1" w:themeColor="background2" w:themeShade="E6"/>
          <w:lang w:val="en-GB"/>
        </w:rPr>
      </w:pPr>
    </w:p>
    <w:p w14:paraId="74CD380F" w14:textId="77777777" w:rsidR="00B30A88" w:rsidRDefault="00B30A88" w:rsidP="003010EE">
      <w:pPr>
        <w:pStyle w:val="p1"/>
        <w:snapToGrid w:val="0"/>
        <w:spacing w:before="0" w:beforeAutospacing="0" w:after="0" w:afterAutospacing="0"/>
        <w:rPr>
          <w:ins w:id="723" w:author="Gareth Harding" w:date="2025-07-09T17:17:00Z" w16du:dateUtc="2025-07-09T15:17:00Z"/>
          <w:rFonts w:ascii="Verdana" w:hAnsi="Verdana"/>
          <w:b/>
          <w:bCs/>
          <w:color w:val="D1D1D1" w:themeColor="background2" w:themeShade="E6"/>
          <w:lang w:val="en-GB"/>
        </w:rPr>
      </w:pPr>
    </w:p>
    <w:p w14:paraId="2C0631D2" w14:textId="77777777" w:rsidR="00B30A88" w:rsidRDefault="00B30A88" w:rsidP="003010EE">
      <w:pPr>
        <w:pStyle w:val="p1"/>
        <w:snapToGrid w:val="0"/>
        <w:spacing w:before="0" w:beforeAutospacing="0" w:after="0" w:afterAutospacing="0"/>
        <w:rPr>
          <w:ins w:id="724" w:author="Gareth Harding" w:date="2025-07-09T17:17:00Z" w16du:dateUtc="2025-07-09T15:17:00Z"/>
          <w:rFonts w:ascii="Verdana" w:hAnsi="Verdana"/>
          <w:b/>
          <w:bCs/>
          <w:color w:val="D1D1D1" w:themeColor="background2" w:themeShade="E6"/>
          <w:lang w:val="en-GB"/>
        </w:rPr>
      </w:pPr>
    </w:p>
    <w:p w14:paraId="42679CE4" w14:textId="77777777" w:rsidR="00B30A88" w:rsidRPr="003504AA" w:rsidRDefault="00B30A88" w:rsidP="003010EE">
      <w:pPr>
        <w:pStyle w:val="p1"/>
        <w:snapToGrid w:val="0"/>
        <w:spacing w:before="0" w:beforeAutospacing="0" w:after="0" w:afterAutospacing="0"/>
        <w:rPr>
          <w:rFonts w:ascii="Verdana" w:hAnsi="Verdana"/>
          <w:b/>
          <w:bCs/>
          <w:color w:val="D1D1D1" w:themeColor="background2" w:themeShade="E6"/>
          <w:lang w:val="en-GB"/>
          <w:rPrChange w:id="725" w:author="Gareth Harding" w:date="2025-07-09T09:58:00Z" w16du:dateUtc="2025-07-09T07:58:00Z">
            <w:rPr>
              <w:rFonts w:ascii="Verdana" w:hAnsi="Verdana"/>
              <w:b/>
              <w:bCs/>
              <w:color w:val="D1D1D1" w:themeColor="background2" w:themeShade="E6"/>
            </w:rPr>
          </w:rPrChange>
        </w:rPr>
      </w:pPr>
    </w:p>
    <w:p w14:paraId="123E9DEB" w14:textId="77777777" w:rsidR="0052011F" w:rsidRPr="003504AA" w:rsidRDefault="0052011F" w:rsidP="003010EE">
      <w:pPr>
        <w:pStyle w:val="p1"/>
        <w:snapToGrid w:val="0"/>
        <w:spacing w:before="0" w:beforeAutospacing="0" w:after="0" w:afterAutospacing="0"/>
        <w:rPr>
          <w:rFonts w:ascii="Verdana" w:hAnsi="Verdana"/>
          <w:b/>
          <w:bCs/>
          <w:color w:val="D1D1D1" w:themeColor="background2" w:themeShade="E6"/>
          <w:lang w:val="en-GB"/>
          <w:rPrChange w:id="726" w:author="Gareth Harding" w:date="2025-07-09T09:58:00Z" w16du:dateUtc="2025-07-09T07:58:00Z">
            <w:rPr>
              <w:rFonts w:ascii="Verdana" w:hAnsi="Verdana"/>
              <w:b/>
              <w:bCs/>
              <w:color w:val="D1D1D1" w:themeColor="background2" w:themeShade="E6"/>
            </w:rPr>
          </w:rPrChange>
        </w:rPr>
      </w:pPr>
    </w:p>
    <w:p w14:paraId="5532BF88" w14:textId="49262295" w:rsidR="002F38E6" w:rsidRPr="003504AA" w:rsidRDefault="00166756" w:rsidP="00B30A88">
      <w:pPr>
        <w:pStyle w:val="Prrafodelista"/>
        <w:numPr>
          <w:ilvl w:val="0"/>
          <w:numId w:val="15"/>
        </w:numPr>
        <w:adjustRightInd w:val="0"/>
        <w:snapToGrid w:val="0"/>
        <w:contextualSpacing w:val="0"/>
        <w:rPr>
          <w:rFonts w:ascii="Verdana" w:hAnsi="Verdana"/>
          <w:b/>
          <w:bCs/>
          <w:color w:val="215E99" w:themeColor="text2" w:themeTint="BF"/>
          <w:lang w:val="en-GB"/>
          <w:rPrChange w:id="727" w:author="Gareth Harding" w:date="2025-07-09T09:58:00Z" w16du:dateUtc="2025-07-09T07:58:00Z">
            <w:rPr>
              <w:rFonts w:ascii="Verdana" w:hAnsi="Verdana"/>
              <w:b/>
              <w:bCs/>
              <w:color w:val="215E99" w:themeColor="text2" w:themeTint="BF"/>
            </w:rPr>
          </w:rPrChange>
        </w:rPr>
      </w:pPr>
      <w:r w:rsidRPr="003504AA">
        <w:rPr>
          <w:rFonts w:ascii="Verdana" w:hAnsi="Verdana"/>
          <w:b/>
          <w:bCs/>
          <w:color w:val="215E99" w:themeColor="text2" w:themeTint="BF"/>
          <w:lang w:val="en-GB"/>
          <w:rPrChange w:id="728" w:author="Gareth Harding" w:date="2025-07-09T09:58:00Z" w16du:dateUtc="2025-07-09T07:58:00Z">
            <w:rPr>
              <w:rFonts w:ascii="Verdana" w:hAnsi="Verdana"/>
              <w:b/>
              <w:bCs/>
              <w:color w:val="215E99" w:themeColor="text2" w:themeTint="BF"/>
            </w:rPr>
          </w:rPrChange>
        </w:rPr>
        <w:lastRenderedPageBreak/>
        <w:t>What Are You Wearing Today?</w:t>
      </w:r>
    </w:p>
    <w:p w14:paraId="06B21FF8" w14:textId="77777777" w:rsidR="00B30A88" w:rsidRDefault="00B30A88" w:rsidP="00B30A88">
      <w:pPr>
        <w:pStyle w:val="p1"/>
        <w:snapToGrid w:val="0"/>
        <w:spacing w:before="0" w:beforeAutospacing="0" w:after="0" w:afterAutospacing="0"/>
        <w:rPr>
          <w:ins w:id="729" w:author="Gareth Harding" w:date="2025-07-09T17:17:00Z" w16du:dateUtc="2025-07-09T15:17:00Z"/>
          <w:rFonts w:ascii="Verdana" w:hAnsi="Verdana"/>
          <w:lang w:val="en-GB"/>
        </w:rPr>
      </w:pPr>
    </w:p>
    <w:p w14:paraId="5731E531" w14:textId="75778EE7" w:rsidR="002F38E6" w:rsidRPr="003504AA" w:rsidRDefault="002F38E6">
      <w:pPr>
        <w:pStyle w:val="p1"/>
        <w:snapToGrid w:val="0"/>
        <w:spacing w:before="0" w:beforeAutospacing="0" w:after="0" w:afterAutospacing="0"/>
        <w:rPr>
          <w:rFonts w:ascii="Verdana" w:hAnsi="Verdana"/>
          <w:lang w:val="en-GB"/>
          <w:rPrChange w:id="730" w:author="Gareth Harding" w:date="2025-07-09T09:58:00Z" w16du:dateUtc="2025-07-09T07:58:00Z">
            <w:rPr>
              <w:rFonts w:ascii="Verdana" w:hAnsi="Verdana"/>
            </w:rPr>
          </w:rPrChange>
        </w:rPr>
        <w:pPrChange w:id="731" w:author="Gareth Harding" w:date="2025-07-09T17:13:00Z" w16du:dateUtc="2025-07-09T15:13:00Z">
          <w:pPr>
            <w:pStyle w:val="p1"/>
            <w:snapToGrid w:val="0"/>
          </w:pPr>
        </w:pPrChange>
      </w:pPr>
      <w:r w:rsidRPr="003504AA">
        <w:rPr>
          <w:rFonts w:ascii="Verdana" w:hAnsi="Verdana"/>
          <w:b/>
          <w:bCs/>
          <w:lang w:val="en-GB"/>
          <w:rPrChange w:id="732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Emma</w:t>
      </w:r>
      <w:r w:rsidRPr="003504AA">
        <w:rPr>
          <w:rFonts w:ascii="Verdana" w:hAnsi="Verdana"/>
          <w:lang w:val="en-GB"/>
          <w:rPrChange w:id="733" w:author="Gareth Harding" w:date="2025-07-09T09:58:00Z" w16du:dateUtc="2025-07-09T07:58:00Z">
            <w:rPr>
              <w:rFonts w:ascii="Verdana" w:hAnsi="Verdana"/>
            </w:rPr>
          </w:rPrChange>
        </w:rPr>
        <w:t>: Hello, Jack!</w:t>
      </w:r>
    </w:p>
    <w:p w14:paraId="30326736" w14:textId="003E391B" w:rsidR="002F38E6" w:rsidRPr="003504AA" w:rsidRDefault="002F38E6">
      <w:pPr>
        <w:pStyle w:val="p1"/>
        <w:snapToGrid w:val="0"/>
        <w:spacing w:before="0" w:beforeAutospacing="0" w:after="0" w:afterAutospacing="0"/>
        <w:rPr>
          <w:rFonts w:ascii="Verdana" w:hAnsi="Verdana"/>
          <w:lang w:val="en-GB"/>
          <w:rPrChange w:id="734" w:author="Gareth Harding" w:date="2025-07-09T09:58:00Z" w16du:dateUtc="2025-07-09T07:58:00Z">
            <w:rPr>
              <w:rFonts w:ascii="Verdana" w:hAnsi="Verdana"/>
            </w:rPr>
          </w:rPrChange>
        </w:rPr>
        <w:pPrChange w:id="735" w:author="Gareth Harding" w:date="2025-07-09T17:13:00Z" w16du:dateUtc="2025-07-09T15:13:00Z">
          <w:pPr>
            <w:pStyle w:val="p1"/>
            <w:snapToGrid w:val="0"/>
          </w:pPr>
        </w:pPrChange>
      </w:pPr>
      <w:r w:rsidRPr="003504AA">
        <w:rPr>
          <w:rFonts w:ascii="Verdana" w:hAnsi="Verdana"/>
          <w:b/>
          <w:bCs/>
          <w:lang w:val="en-GB"/>
          <w:rPrChange w:id="736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Jack:</w:t>
      </w:r>
      <w:r w:rsidRPr="003504AA">
        <w:rPr>
          <w:rFonts w:ascii="Verdana" w:hAnsi="Verdana"/>
          <w:lang w:val="en-GB"/>
          <w:rPrChange w:id="737" w:author="Gareth Harding" w:date="2025-07-09T09:58:00Z" w16du:dateUtc="2025-07-09T07:58:00Z">
            <w:rPr>
              <w:rFonts w:ascii="Verdana" w:hAnsi="Verdana"/>
            </w:rPr>
          </w:rPrChange>
        </w:rPr>
        <w:t xml:space="preserve"> Hello, Emma!</w:t>
      </w:r>
    </w:p>
    <w:p w14:paraId="735A4EF8" w14:textId="15B03819" w:rsidR="002F38E6" w:rsidRPr="003504AA" w:rsidRDefault="002F38E6">
      <w:pPr>
        <w:pStyle w:val="p1"/>
        <w:snapToGrid w:val="0"/>
        <w:spacing w:before="0" w:beforeAutospacing="0" w:after="0" w:afterAutospacing="0"/>
        <w:rPr>
          <w:rFonts w:ascii="Verdana" w:hAnsi="Verdana"/>
          <w:lang w:val="en-GB"/>
          <w:rPrChange w:id="738" w:author="Gareth Harding" w:date="2025-07-09T09:58:00Z" w16du:dateUtc="2025-07-09T07:58:00Z">
            <w:rPr>
              <w:rFonts w:ascii="Verdana" w:hAnsi="Verdana"/>
            </w:rPr>
          </w:rPrChange>
        </w:rPr>
        <w:pPrChange w:id="739" w:author="Gareth Harding" w:date="2025-07-09T17:13:00Z" w16du:dateUtc="2025-07-09T15:13:00Z">
          <w:pPr>
            <w:pStyle w:val="p1"/>
            <w:snapToGrid w:val="0"/>
          </w:pPr>
        </w:pPrChange>
      </w:pPr>
      <w:r w:rsidRPr="003504AA">
        <w:rPr>
          <w:rFonts w:ascii="Verdana" w:hAnsi="Verdana"/>
          <w:b/>
          <w:bCs/>
          <w:lang w:val="en-GB"/>
          <w:rPrChange w:id="740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Emma:</w:t>
      </w:r>
      <w:r w:rsidRPr="003504AA">
        <w:rPr>
          <w:rFonts w:ascii="Verdana" w:hAnsi="Verdana"/>
          <w:lang w:val="en-GB"/>
          <w:rPrChange w:id="741" w:author="Gareth Harding" w:date="2025-07-09T09:58:00Z" w16du:dateUtc="2025-07-09T07:58:00Z">
            <w:rPr>
              <w:rFonts w:ascii="Verdana" w:hAnsi="Verdana"/>
            </w:rPr>
          </w:rPrChange>
        </w:rPr>
        <w:t xml:space="preserve"> What are you wearing today?</w:t>
      </w:r>
    </w:p>
    <w:p w14:paraId="6A94652B" w14:textId="4D7BB66D" w:rsidR="002F38E6" w:rsidRPr="003504AA" w:rsidRDefault="002F38E6">
      <w:pPr>
        <w:pStyle w:val="p1"/>
        <w:snapToGrid w:val="0"/>
        <w:spacing w:before="0" w:beforeAutospacing="0" w:after="0" w:afterAutospacing="0"/>
        <w:rPr>
          <w:rFonts w:ascii="Verdana" w:hAnsi="Verdana"/>
          <w:lang w:val="en-GB"/>
          <w:rPrChange w:id="742" w:author="Gareth Harding" w:date="2025-07-09T09:58:00Z" w16du:dateUtc="2025-07-09T07:58:00Z">
            <w:rPr>
              <w:rFonts w:ascii="Verdana" w:hAnsi="Verdana"/>
            </w:rPr>
          </w:rPrChange>
        </w:rPr>
        <w:pPrChange w:id="743" w:author="Gareth Harding" w:date="2025-07-09T17:13:00Z" w16du:dateUtc="2025-07-09T15:13:00Z">
          <w:pPr>
            <w:pStyle w:val="p1"/>
            <w:snapToGrid w:val="0"/>
          </w:pPr>
        </w:pPrChange>
      </w:pPr>
      <w:r w:rsidRPr="003504AA">
        <w:rPr>
          <w:rFonts w:ascii="Verdana" w:hAnsi="Verdana"/>
          <w:b/>
          <w:bCs/>
          <w:lang w:val="en-GB"/>
          <w:rPrChange w:id="744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Jack:</w:t>
      </w:r>
      <w:r w:rsidRPr="003504AA">
        <w:rPr>
          <w:rFonts w:ascii="Verdana" w:hAnsi="Verdana"/>
          <w:lang w:val="en-GB"/>
          <w:rPrChange w:id="745" w:author="Gareth Harding" w:date="2025-07-09T09:58:00Z" w16du:dateUtc="2025-07-09T07:58:00Z">
            <w:rPr>
              <w:rFonts w:ascii="Verdana" w:hAnsi="Verdana"/>
            </w:rPr>
          </w:rPrChange>
        </w:rPr>
        <w:t xml:space="preserve"> I’m wearing jeans, a red jumper, and trainers.</w:t>
      </w:r>
    </w:p>
    <w:p w14:paraId="59FA242C" w14:textId="3FD28C1E" w:rsidR="002F38E6" w:rsidRPr="003504AA" w:rsidRDefault="002F38E6">
      <w:pPr>
        <w:pStyle w:val="p1"/>
        <w:snapToGrid w:val="0"/>
        <w:spacing w:before="0" w:beforeAutospacing="0" w:after="0" w:afterAutospacing="0"/>
        <w:rPr>
          <w:rFonts w:ascii="Verdana" w:hAnsi="Verdana"/>
          <w:lang w:val="en-GB"/>
          <w:rPrChange w:id="746" w:author="Gareth Harding" w:date="2025-07-09T09:58:00Z" w16du:dateUtc="2025-07-09T07:58:00Z">
            <w:rPr>
              <w:rFonts w:ascii="Verdana" w:hAnsi="Verdana"/>
            </w:rPr>
          </w:rPrChange>
        </w:rPr>
        <w:pPrChange w:id="747" w:author="Gareth Harding" w:date="2025-07-09T17:13:00Z" w16du:dateUtc="2025-07-09T15:13:00Z">
          <w:pPr>
            <w:pStyle w:val="p1"/>
            <w:snapToGrid w:val="0"/>
          </w:pPr>
        </w:pPrChange>
      </w:pPr>
      <w:r w:rsidRPr="003504AA">
        <w:rPr>
          <w:rFonts w:ascii="Verdana" w:hAnsi="Verdana"/>
          <w:b/>
          <w:bCs/>
          <w:lang w:val="en-GB"/>
          <w:rPrChange w:id="748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Emma</w:t>
      </w:r>
      <w:r w:rsidRPr="003504AA">
        <w:rPr>
          <w:rFonts w:ascii="Verdana" w:hAnsi="Verdana"/>
          <w:lang w:val="en-GB"/>
          <w:rPrChange w:id="749" w:author="Gareth Harding" w:date="2025-07-09T09:58:00Z" w16du:dateUtc="2025-07-09T07:58:00Z">
            <w:rPr>
              <w:rFonts w:ascii="Verdana" w:hAnsi="Verdana"/>
            </w:rPr>
          </w:rPrChange>
        </w:rPr>
        <w:t>: Nice! I’m wearing a dress and boots.</w:t>
      </w:r>
    </w:p>
    <w:p w14:paraId="02501D94" w14:textId="0509CA25" w:rsidR="002F38E6" w:rsidRPr="003504AA" w:rsidRDefault="002F38E6">
      <w:pPr>
        <w:pStyle w:val="p1"/>
        <w:snapToGrid w:val="0"/>
        <w:spacing w:before="0" w:beforeAutospacing="0" w:after="0" w:afterAutospacing="0"/>
        <w:rPr>
          <w:rFonts w:ascii="Verdana" w:hAnsi="Verdana"/>
          <w:lang w:val="en-GB"/>
          <w:rPrChange w:id="750" w:author="Gareth Harding" w:date="2025-07-09T09:58:00Z" w16du:dateUtc="2025-07-09T07:58:00Z">
            <w:rPr>
              <w:rFonts w:ascii="Verdana" w:hAnsi="Verdana"/>
            </w:rPr>
          </w:rPrChange>
        </w:rPr>
        <w:pPrChange w:id="751" w:author="Gareth Harding" w:date="2025-07-09T17:13:00Z" w16du:dateUtc="2025-07-09T15:13:00Z">
          <w:pPr>
            <w:pStyle w:val="p1"/>
            <w:snapToGrid w:val="0"/>
          </w:pPr>
        </w:pPrChange>
      </w:pPr>
      <w:r w:rsidRPr="003504AA">
        <w:rPr>
          <w:rFonts w:ascii="Verdana" w:hAnsi="Verdana"/>
          <w:b/>
          <w:bCs/>
          <w:lang w:val="en-GB"/>
          <w:rPrChange w:id="752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Jack</w:t>
      </w:r>
      <w:r w:rsidRPr="003504AA">
        <w:rPr>
          <w:rFonts w:ascii="Verdana" w:hAnsi="Verdana"/>
          <w:lang w:val="en-GB"/>
          <w:rPrChange w:id="753" w:author="Gareth Harding" w:date="2025-07-09T09:58:00Z" w16du:dateUtc="2025-07-09T07:58:00Z">
            <w:rPr>
              <w:rFonts w:ascii="Verdana" w:hAnsi="Verdana"/>
            </w:rPr>
          </w:rPrChange>
        </w:rPr>
        <w:t>: Are you wearing a scarf?</w:t>
      </w:r>
    </w:p>
    <w:p w14:paraId="568B6572" w14:textId="0DAA8875" w:rsidR="002F38E6" w:rsidRPr="003504AA" w:rsidRDefault="002F38E6">
      <w:pPr>
        <w:pStyle w:val="p1"/>
        <w:snapToGrid w:val="0"/>
        <w:spacing w:before="0" w:beforeAutospacing="0" w:after="0" w:afterAutospacing="0"/>
        <w:rPr>
          <w:rFonts w:ascii="Verdana" w:hAnsi="Verdana"/>
          <w:lang w:val="en-GB"/>
          <w:rPrChange w:id="754" w:author="Gareth Harding" w:date="2025-07-09T09:58:00Z" w16du:dateUtc="2025-07-09T07:58:00Z">
            <w:rPr>
              <w:rFonts w:ascii="Verdana" w:hAnsi="Verdana"/>
            </w:rPr>
          </w:rPrChange>
        </w:rPr>
        <w:pPrChange w:id="755" w:author="Gareth Harding" w:date="2025-07-09T17:13:00Z" w16du:dateUtc="2025-07-09T15:13:00Z">
          <w:pPr>
            <w:pStyle w:val="p1"/>
            <w:snapToGrid w:val="0"/>
          </w:pPr>
        </w:pPrChange>
      </w:pPr>
      <w:r w:rsidRPr="003504AA">
        <w:rPr>
          <w:rFonts w:ascii="Verdana" w:hAnsi="Verdana"/>
          <w:b/>
          <w:bCs/>
          <w:lang w:val="en-GB"/>
          <w:rPrChange w:id="756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Emma</w:t>
      </w:r>
      <w:r w:rsidRPr="003504AA">
        <w:rPr>
          <w:rFonts w:ascii="Verdana" w:hAnsi="Verdana"/>
          <w:lang w:val="en-GB"/>
          <w:rPrChange w:id="757" w:author="Gareth Harding" w:date="2025-07-09T09:58:00Z" w16du:dateUtc="2025-07-09T07:58:00Z">
            <w:rPr>
              <w:rFonts w:ascii="Verdana" w:hAnsi="Verdana"/>
            </w:rPr>
          </w:rPrChange>
        </w:rPr>
        <w:t>: No, I’m not. It’s sunny! I have sunglasses!</w:t>
      </w:r>
    </w:p>
    <w:p w14:paraId="3CBFA67A" w14:textId="0AC3EB4A" w:rsidR="002F38E6" w:rsidRPr="003504AA" w:rsidRDefault="002F38E6">
      <w:pPr>
        <w:pStyle w:val="p1"/>
        <w:snapToGrid w:val="0"/>
        <w:spacing w:before="0" w:beforeAutospacing="0" w:after="0" w:afterAutospacing="0"/>
        <w:rPr>
          <w:rFonts w:ascii="Verdana" w:hAnsi="Verdana"/>
          <w:lang w:val="en-GB"/>
          <w:rPrChange w:id="758" w:author="Gareth Harding" w:date="2025-07-09T09:58:00Z" w16du:dateUtc="2025-07-09T07:58:00Z">
            <w:rPr>
              <w:rFonts w:ascii="Verdana" w:hAnsi="Verdana"/>
            </w:rPr>
          </w:rPrChange>
        </w:rPr>
        <w:pPrChange w:id="759" w:author="Gareth Harding" w:date="2025-07-09T17:13:00Z" w16du:dateUtc="2025-07-09T15:13:00Z">
          <w:pPr>
            <w:pStyle w:val="p1"/>
            <w:snapToGrid w:val="0"/>
          </w:pPr>
        </w:pPrChange>
      </w:pPr>
      <w:r w:rsidRPr="003504AA">
        <w:rPr>
          <w:rFonts w:ascii="Verdana" w:hAnsi="Verdana"/>
          <w:b/>
          <w:bCs/>
          <w:lang w:val="en-GB"/>
          <w:rPrChange w:id="760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Jack</w:t>
      </w:r>
      <w:r w:rsidRPr="003504AA">
        <w:rPr>
          <w:rFonts w:ascii="Verdana" w:hAnsi="Verdana"/>
          <w:lang w:val="en-GB"/>
          <w:rPrChange w:id="761" w:author="Gareth Harding" w:date="2025-07-09T09:58:00Z" w16du:dateUtc="2025-07-09T07:58:00Z">
            <w:rPr>
              <w:rFonts w:ascii="Verdana" w:hAnsi="Verdana"/>
            </w:rPr>
          </w:rPrChange>
        </w:rPr>
        <w:t>: Cool! I have my cap.</w:t>
      </w:r>
    </w:p>
    <w:p w14:paraId="1B5F2A22" w14:textId="6AED5EFC" w:rsidR="002F38E6" w:rsidRPr="003504AA" w:rsidRDefault="002F38E6">
      <w:pPr>
        <w:pStyle w:val="p1"/>
        <w:snapToGrid w:val="0"/>
        <w:spacing w:before="0" w:beforeAutospacing="0" w:after="0" w:afterAutospacing="0"/>
        <w:rPr>
          <w:rFonts w:ascii="Verdana" w:hAnsi="Verdana"/>
          <w:lang w:val="en-GB"/>
          <w:rPrChange w:id="762" w:author="Gareth Harding" w:date="2025-07-09T09:58:00Z" w16du:dateUtc="2025-07-09T07:58:00Z">
            <w:rPr>
              <w:rFonts w:ascii="Verdana" w:hAnsi="Verdana"/>
            </w:rPr>
          </w:rPrChange>
        </w:rPr>
        <w:pPrChange w:id="763" w:author="Gareth Harding" w:date="2025-07-09T17:13:00Z" w16du:dateUtc="2025-07-09T15:13:00Z">
          <w:pPr>
            <w:pStyle w:val="p1"/>
            <w:snapToGrid w:val="0"/>
          </w:pPr>
        </w:pPrChange>
      </w:pPr>
      <w:r w:rsidRPr="003504AA">
        <w:rPr>
          <w:rFonts w:ascii="Verdana" w:hAnsi="Verdana"/>
          <w:b/>
          <w:bCs/>
          <w:lang w:val="en-GB"/>
          <w:rPrChange w:id="764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Emma</w:t>
      </w:r>
      <w:r w:rsidRPr="003504AA">
        <w:rPr>
          <w:rFonts w:ascii="Verdana" w:hAnsi="Verdana"/>
          <w:lang w:val="en-GB"/>
          <w:rPrChange w:id="765" w:author="Gareth Harding" w:date="2025-07-09T09:58:00Z" w16du:dateUtc="2025-07-09T07:58:00Z">
            <w:rPr>
              <w:rFonts w:ascii="Verdana" w:hAnsi="Verdana"/>
            </w:rPr>
          </w:rPrChange>
        </w:rPr>
        <w:t>: Let’s go to the park!</w:t>
      </w:r>
    </w:p>
    <w:p w14:paraId="6CF7C799" w14:textId="02A384D0" w:rsidR="008B1082" w:rsidRPr="008D3863" w:rsidRDefault="002F38E6" w:rsidP="00B30A88">
      <w:pPr>
        <w:pStyle w:val="p1"/>
        <w:snapToGrid w:val="0"/>
        <w:spacing w:before="0" w:beforeAutospacing="0" w:after="0" w:afterAutospacing="0"/>
        <w:rPr>
          <w:ins w:id="766" w:author="Gareth Harding" w:date="2025-07-09T17:15:00Z" w16du:dateUtc="2025-07-09T15:15:00Z"/>
          <w:rFonts w:ascii="Verdana" w:hAnsi="Verdana"/>
          <w:lang w:val="en-GB"/>
          <w:rPrChange w:id="767" w:author="Gareth Harding" w:date="2025-07-21T13:43:00Z" w16du:dateUtc="2025-07-21T11:43:00Z">
            <w:rPr>
              <w:ins w:id="768" w:author="Gareth Harding" w:date="2025-07-09T17:15:00Z" w16du:dateUtc="2025-07-09T15:15:00Z"/>
              <w:rFonts w:ascii="Verdana" w:hAnsi="Verdana"/>
            </w:rPr>
          </w:rPrChange>
        </w:rPr>
      </w:pPr>
      <w:r w:rsidRPr="008D3863">
        <w:rPr>
          <w:rFonts w:ascii="Verdana" w:hAnsi="Verdana"/>
          <w:b/>
          <w:bCs/>
          <w:lang w:val="en-GB"/>
          <w:rPrChange w:id="769" w:author="Gareth Harding" w:date="2025-07-21T13:43:00Z" w16du:dateUtc="2025-07-21T11:43:00Z">
            <w:rPr>
              <w:rFonts w:ascii="Verdana" w:hAnsi="Verdana"/>
              <w:b/>
              <w:bCs/>
            </w:rPr>
          </w:rPrChange>
        </w:rPr>
        <w:t>Jack</w:t>
      </w:r>
      <w:r w:rsidRPr="008D3863">
        <w:rPr>
          <w:rFonts w:ascii="Verdana" w:hAnsi="Verdana"/>
          <w:lang w:val="en-GB"/>
          <w:rPrChange w:id="770" w:author="Gareth Harding" w:date="2025-07-21T13:43:00Z" w16du:dateUtc="2025-07-21T11:43:00Z">
            <w:rPr>
              <w:rFonts w:ascii="Verdana" w:hAnsi="Verdana"/>
            </w:rPr>
          </w:rPrChange>
        </w:rPr>
        <w:t>: Yes, let’s go!</w:t>
      </w:r>
    </w:p>
    <w:p w14:paraId="7A31D048" w14:textId="77777777" w:rsidR="00B30A88" w:rsidRPr="00234D60" w:rsidRDefault="00B30A88" w:rsidP="00B30A88">
      <w:pPr>
        <w:pStyle w:val="p1"/>
        <w:snapToGrid w:val="0"/>
        <w:spacing w:before="0" w:beforeAutospacing="0" w:after="0" w:afterAutospacing="0"/>
        <w:rPr>
          <w:ins w:id="771" w:author="Gareth Harding" w:date="2025-07-09T17:15:00Z" w16du:dateUtc="2025-07-09T15:15:00Z"/>
          <w:rFonts w:ascii="Verdana" w:hAnsi="Verdana"/>
          <w:b/>
          <w:bCs/>
          <w:color w:val="D1D1D1" w:themeColor="background2" w:themeShade="E6"/>
          <w:lang w:val="en-GB"/>
        </w:rPr>
      </w:pPr>
    </w:p>
    <w:p w14:paraId="64104108" w14:textId="77777777" w:rsidR="00B30A88" w:rsidRPr="008D3863" w:rsidRDefault="00B30A88" w:rsidP="00B30A88">
      <w:pPr>
        <w:pStyle w:val="Ttulo3"/>
        <w:adjustRightInd w:val="0"/>
        <w:snapToGrid w:val="0"/>
        <w:spacing w:before="0" w:after="0"/>
        <w:rPr>
          <w:ins w:id="772" w:author="Gareth Harding" w:date="2025-07-09T17:15:00Z" w16du:dateUtc="2025-07-09T15:15:00Z"/>
          <w:rFonts w:ascii="Verdana" w:hAnsi="Verdana"/>
          <w:b/>
          <w:bCs/>
          <w:color w:val="00B050"/>
          <w:sz w:val="24"/>
          <w:szCs w:val="24"/>
          <w:lang w:val="en-GB"/>
          <w:rPrChange w:id="773" w:author="Gareth Harding" w:date="2025-07-21T13:43:00Z" w16du:dateUtc="2025-07-21T11:43:00Z">
            <w:rPr>
              <w:ins w:id="774" w:author="Gareth Harding" w:date="2025-07-09T17:15:00Z" w16du:dateUtc="2025-07-09T15:15:00Z"/>
              <w:rFonts w:ascii="Verdana" w:hAnsi="Verdana"/>
              <w:b/>
              <w:bCs/>
              <w:color w:val="00B050"/>
              <w:sz w:val="24"/>
              <w:szCs w:val="24"/>
            </w:rPr>
          </w:rPrChange>
        </w:rPr>
      </w:pPr>
      <w:ins w:id="775" w:author="Gareth Harding" w:date="2025-07-09T17:15:00Z" w16du:dateUtc="2025-07-09T15:15:00Z">
        <w:r w:rsidRPr="008D3863">
          <w:rPr>
            <w:rFonts w:ascii="Verdana" w:hAnsi="Verdana"/>
            <w:b/>
            <w:bCs/>
            <w:color w:val="00B050"/>
            <w:sz w:val="24"/>
            <w:szCs w:val="24"/>
            <w:lang w:val="en-GB"/>
            <w:rPrChange w:id="776" w:author="Gareth Harding" w:date="2025-07-21T13:43:00Z" w16du:dateUtc="2025-07-21T11:43:00Z">
              <w:rPr>
                <w:rFonts w:ascii="Verdana" w:hAnsi="Verdana"/>
                <w:b/>
                <w:bCs/>
                <w:color w:val="00B050"/>
                <w:sz w:val="24"/>
                <w:szCs w:val="24"/>
              </w:rPr>
            </w:rPrChange>
          </w:rPr>
          <w:t>Comprehension Questions</w:t>
        </w:r>
      </w:ins>
    </w:p>
    <w:p w14:paraId="7967FE15" w14:textId="77777777" w:rsidR="00B30A88" w:rsidRPr="008D3863" w:rsidRDefault="00B30A88">
      <w:pPr>
        <w:pStyle w:val="p1"/>
        <w:snapToGrid w:val="0"/>
        <w:spacing w:before="0" w:beforeAutospacing="0" w:after="0" w:afterAutospacing="0"/>
        <w:rPr>
          <w:rFonts w:ascii="Verdana" w:hAnsi="Verdana"/>
          <w:lang w:val="en-GB"/>
          <w:rPrChange w:id="777" w:author="Gareth Harding" w:date="2025-07-21T13:43:00Z" w16du:dateUtc="2025-07-21T11:43:00Z">
            <w:rPr>
              <w:rFonts w:ascii="Verdana" w:hAnsi="Verdana"/>
            </w:rPr>
          </w:rPrChange>
        </w:rPr>
        <w:pPrChange w:id="778" w:author="Gareth Harding" w:date="2025-07-09T17:13:00Z" w16du:dateUtc="2025-07-09T15:13:00Z">
          <w:pPr>
            <w:pStyle w:val="p1"/>
            <w:snapToGrid w:val="0"/>
          </w:pPr>
        </w:pPrChange>
      </w:pPr>
    </w:p>
    <w:p w14:paraId="603B92AB" w14:textId="3D4DB54B" w:rsidR="008B1082" w:rsidRPr="004E5A07" w:rsidRDefault="008B1082">
      <w:pPr>
        <w:pStyle w:val="p1"/>
        <w:numPr>
          <w:ilvl w:val="0"/>
          <w:numId w:val="62"/>
        </w:numPr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</w:rPr>
        <w:pPrChange w:id="779" w:author="Gareth Harding" w:date="2025-07-09T17:18:00Z" w16du:dateUtc="2025-07-09T15:18:00Z">
          <w:pPr>
            <w:pStyle w:val="p1"/>
            <w:numPr>
              <w:numId w:val="62"/>
            </w:numPr>
            <w:snapToGrid w:val="0"/>
            <w:spacing w:before="0" w:beforeAutospacing="0" w:after="0" w:afterAutospacing="0"/>
            <w:ind w:left="720" w:hanging="360"/>
          </w:pPr>
        </w:pPrChange>
      </w:pPr>
      <w:proofErr w:type="spellStart"/>
      <w:r w:rsidRPr="004E5A07">
        <w:rPr>
          <w:rFonts w:ascii="Verdana" w:hAnsi="Verdana"/>
          <w:b/>
          <w:bCs/>
        </w:rPr>
        <w:t>What</w:t>
      </w:r>
      <w:proofErr w:type="spellEnd"/>
      <w:r w:rsidRPr="004E5A07">
        <w:rPr>
          <w:rFonts w:ascii="Verdana" w:hAnsi="Verdana"/>
          <w:b/>
          <w:bCs/>
        </w:rPr>
        <w:t xml:space="preserve"> </w:t>
      </w:r>
      <w:proofErr w:type="spellStart"/>
      <w:r w:rsidRPr="004E5A07">
        <w:rPr>
          <w:rFonts w:ascii="Verdana" w:hAnsi="Verdana"/>
          <w:b/>
          <w:bCs/>
        </w:rPr>
        <w:t>is</w:t>
      </w:r>
      <w:proofErr w:type="spellEnd"/>
      <w:r w:rsidRPr="004E5A07">
        <w:rPr>
          <w:rFonts w:ascii="Verdana" w:hAnsi="Verdana"/>
          <w:b/>
          <w:bCs/>
        </w:rPr>
        <w:t xml:space="preserve"> Jack </w:t>
      </w:r>
      <w:proofErr w:type="spellStart"/>
      <w:r w:rsidRPr="004E5A07">
        <w:rPr>
          <w:rFonts w:ascii="Verdana" w:hAnsi="Verdana"/>
          <w:b/>
          <w:bCs/>
        </w:rPr>
        <w:t>wearing</w:t>
      </w:r>
      <w:proofErr w:type="spellEnd"/>
      <w:r w:rsidRPr="004E5A07">
        <w:rPr>
          <w:rFonts w:ascii="Verdana" w:hAnsi="Verdana"/>
          <w:b/>
          <w:bCs/>
        </w:rPr>
        <w:t>?</w:t>
      </w:r>
    </w:p>
    <w:p w14:paraId="68768143" w14:textId="2B281BEC" w:rsidR="008B1082" w:rsidRPr="003504AA" w:rsidRDefault="008B1082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highlight w:val="yellow"/>
          <w:lang w:val="en-GB"/>
          <w:rPrChange w:id="780" w:author="Gareth Harding" w:date="2025-07-09T09:58:00Z" w16du:dateUtc="2025-07-09T07:58:00Z">
            <w:rPr>
              <w:rFonts w:ascii="Verdana" w:hAnsi="Verdana"/>
              <w:highlight w:val="yellow"/>
            </w:rPr>
          </w:rPrChange>
        </w:rPr>
        <w:pPrChange w:id="781" w:author="Gareth Harding" w:date="2025-07-09T17:18:00Z" w16du:dateUtc="2025-07-09T15:18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3504AA">
        <w:rPr>
          <w:rFonts w:ascii="Verdana" w:hAnsi="Verdana"/>
          <w:highlight w:val="yellow"/>
          <w:lang w:val="en-GB"/>
          <w:rPrChange w:id="782" w:author="Gareth Harding" w:date="2025-07-09T09:58:00Z" w16du:dateUtc="2025-07-09T07:58:00Z">
            <w:rPr>
              <w:rFonts w:ascii="Verdana" w:hAnsi="Verdana"/>
              <w:highlight w:val="yellow"/>
            </w:rPr>
          </w:rPrChange>
        </w:rPr>
        <w:t>Jeans, a red jumper and trainers</w:t>
      </w:r>
      <w:del w:id="783" w:author="Gareth Harding" w:date="2025-07-09T17:18:00Z" w16du:dateUtc="2025-07-09T15:18:00Z">
        <w:r w:rsidRPr="003504AA" w:rsidDel="00B30A88">
          <w:rPr>
            <w:rFonts w:ascii="Verdana" w:hAnsi="Verdana"/>
            <w:highlight w:val="yellow"/>
            <w:lang w:val="en-GB"/>
            <w:rPrChange w:id="784" w:author="Gareth Harding" w:date="2025-07-09T09:58:00Z" w16du:dateUtc="2025-07-09T07:58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00F1637F" w14:textId="77777777" w:rsidR="005377D1" w:rsidRPr="003504AA" w:rsidRDefault="005377D1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785" w:author="Gareth Harding" w:date="2025-07-09T09:58:00Z" w16du:dateUtc="2025-07-09T07:58:00Z">
            <w:rPr>
              <w:rFonts w:ascii="Verdana" w:hAnsi="Verdana"/>
            </w:rPr>
          </w:rPrChange>
        </w:rPr>
        <w:pPrChange w:id="786" w:author="Gareth Harding" w:date="2025-07-09T17:18:00Z" w16du:dateUtc="2025-07-09T15:18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3504AA">
        <w:rPr>
          <w:rFonts w:ascii="Verdana" w:hAnsi="Verdana"/>
          <w:lang w:val="en-GB"/>
          <w:rPrChange w:id="787" w:author="Gareth Harding" w:date="2025-07-09T09:58:00Z" w16du:dateUtc="2025-07-09T07:58:00Z">
            <w:rPr>
              <w:rFonts w:ascii="Verdana" w:hAnsi="Verdana"/>
            </w:rPr>
          </w:rPrChange>
        </w:rPr>
        <w:t>A skirt and a shirt</w:t>
      </w:r>
      <w:del w:id="788" w:author="Gareth Harding" w:date="2025-07-09T17:18:00Z" w16du:dateUtc="2025-07-09T15:18:00Z">
        <w:r w:rsidRPr="003504AA" w:rsidDel="00B30A88">
          <w:rPr>
            <w:rFonts w:ascii="Verdana" w:hAnsi="Verdana"/>
            <w:lang w:val="en-GB"/>
            <w:rPrChange w:id="789" w:author="Gareth Harding" w:date="2025-07-09T09:58:00Z" w16du:dateUtc="2025-07-09T07:58:00Z">
              <w:rPr>
                <w:rFonts w:ascii="Verdana" w:hAnsi="Verdana"/>
              </w:rPr>
            </w:rPrChange>
          </w:rPr>
          <w:delText>.</w:delText>
        </w:r>
      </w:del>
    </w:p>
    <w:p w14:paraId="3C8FF75C" w14:textId="77777777" w:rsidR="005377D1" w:rsidRPr="004E5A07" w:rsidRDefault="005377D1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790" w:author="Gareth Harding" w:date="2025-07-09T17:18:00Z" w16du:dateUtc="2025-07-09T15:18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4E5A07">
        <w:rPr>
          <w:rFonts w:ascii="Verdana" w:hAnsi="Verdana"/>
        </w:rPr>
        <w:t xml:space="preserve">A </w:t>
      </w:r>
      <w:proofErr w:type="spellStart"/>
      <w:r w:rsidRPr="004E5A07">
        <w:rPr>
          <w:rFonts w:ascii="Verdana" w:hAnsi="Verdana"/>
        </w:rPr>
        <w:t>dress</w:t>
      </w:r>
      <w:proofErr w:type="spellEnd"/>
      <w:r w:rsidRPr="004E5A07">
        <w:rPr>
          <w:rFonts w:ascii="Verdana" w:hAnsi="Verdana"/>
        </w:rPr>
        <w:t xml:space="preserve"> and </w:t>
      </w:r>
      <w:proofErr w:type="spellStart"/>
      <w:r w:rsidRPr="004E5A07">
        <w:rPr>
          <w:rFonts w:ascii="Verdana" w:hAnsi="Verdana"/>
        </w:rPr>
        <w:t>boots</w:t>
      </w:r>
      <w:proofErr w:type="spellEnd"/>
      <w:del w:id="791" w:author="Gareth Harding" w:date="2025-07-09T17:18:00Z" w16du:dateUtc="2025-07-09T15:18:00Z">
        <w:r w:rsidRPr="004E5A07" w:rsidDel="00B30A88">
          <w:rPr>
            <w:rFonts w:ascii="Verdana" w:hAnsi="Verdana"/>
          </w:rPr>
          <w:delText>.</w:delText>
        </w:r>
      </w:del>
    </w:p>
    <w:p w14:paraId="28922121" w14:textId="77777777" w:rsidR="005377D1" w:rsidRPr="004E5A07" w:rsidRDefault="005377D1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792" w:author="Gareth Harding" w:date="2025-07-09T17:18:00Z" w16du:dateUtc="2025-07-09T15:18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</w:p>
    <w:p w14:paraId="2BCD9AF2" w14:textId="77777777" w:rsidR="005377D1" w:rsidRPr="004E5A07" w:rsidRDefault="005377D1">
      <w:pPr>
        <w:pStyle w:val="p1"/>
        <w:numPr>
          <w:ilvl w:val="0"/>
          <w:numId w:val="62"/>
        </w:numPr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</w:rPr>
        <w:pPrChange w:id="793" w:author="Gareth Harding" w:date="2025-07-09T17:18:00Z" w16du:dateUtc="2025-07-09T15:18:00Z">
          <w:pPr>
            <w:pStyle w:val="p1"/>
            <w:numPr>
              <w:numId w:val="62"/>
            </w:numPr>
            <w:snapToGrid w:val="0"/>
            <w:spacing w:before="0" w:beforeAutospacing="0" w:after="0" w:afterAutospacing="0"/>
            <w:ind w:left="720" w:hanging="360"/>
          </w:pPr>
        </w:pPrChange>
      </w:pPr>
      <w:proofErr w:type="spellStart"/>
      <w:r w:rsidRPr="004E5A07">
        <w:rPr>
          <w:rFonts w:ascii="Verdana" w:hAnsi="Verdana"/>
          <w:b/>
          <w:bCs/>
        </w:rPr>
        <w:t>What</w:t>
      </w:r>
      <w:proofErr w:type="spellEnd"/>
      <w:r w:rsidRPr="004E5A07">
        <w:rPr>
          <w:rFonts w:ascii="Verdana" w:hAnsi="Verdana"/>
          <w:b/>
          <w:bCs/>
        </w:rPr>
        <w:t xml:space="preserve"> </w:t>
      </w:r>
      <w:proofErr w:type="spellStart"/>
      <w:r w:rsidRPr="004E5A07">
        <w:rPr>
          <w:rFonts w:ascii="Verdana" w:hAnsi="Verdana"/>
          <w:b/>
          <w:bCs/>
        </w:rPr>
        <w:t>is</w:t>
      </w:r>
      <w:proofErr w:type="spellEnd"/>
      <w:r w:rsidRPr="004E5A07">
        <w:rPr>
          <w:rFonts w:ascii="Verdana" w:hAnsi="Verdana"/>
          <w:b/>
          <w:bCs/>
        </w:rPr>
        <w:t xml:space="preserve"> Emma </w:t>
      </w:r>
      <w:proofErr w:type="spellStart"/>
      <w:r w:rsidRPr="004E5A07">
        <w:rPr>
          <w:rFonts w:ascii="Verdana" w:hAnsi="Verdana"/>
          <w:b/>
          <w:bCs/>
        </w:rPr>
        <w:t>wearing</w:t>
      </w:r>
      <w:proofErr w:type="spellEnd"/>
      <w:r w:rsidRPr="004E5A07">
        <w:rPr>
          <w:rFonts w:ascii="Verdana" w:hAnsi="Verdana"/>
          <w:b/>
          <w:bCs/>
        </w:rPr>
        <w:t>?</w:t>
      </w:r>
    </w:p>
    <w:p w14:paraId="1F820477" w14:textId="77777777" w:rsidR="00132705" w:rsidRPr="003504AA" w:rsidRDefault="00132705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794" w:author="Gareth Harding" w:date="2025-07-09T09:58:00Z" w16du:dateUtc="2025-07-09T07:58:00Z">
            <w:rPr>
              <w:rFonts w:ascii="Verdana" w:hAnsi="Verdana"/>
            </w:rPr>
          </w:rPrChange>
        </w:rPr>
        <w:pPrChange w:id="795" w:author="Gareth Harding" w:date="2025-07-09T17:18:00Z" w16du:dateUtc="2025-07-09T15:18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3504AA">
        <w:rPr>
          <w:rFonts w:ascii="Verdana" w:hAnsi="Verdana"/>
          <w:lang w:val="en-GB"/>
          <w:rPrChange w:id="796" w:author="Gareth Harding" w:date="2025-07-09T09:58:00Z" w16du:dateUtc="2025-07-09T07:58:00Z">
            <w:rPr>
              <w:rFonts w:ascii="Verdana" w:hAnsi="Verdana"/>
            </w:rPr>
          </w:rPrChange>
        </w:rPr>
        <w:t>Jeans, a red jumper and trainers</w:t>
      </w:r>
      <w:del w:id="797" w:author="Gareth Harding" w:date="2025-07-09T17:18:00Z" w16du:dateUtc="2025-07-09T15:18:00Z">
        <w:r w:rsidRPr="003504AA" w:rsidDel="00B30A88">
          <w:rPr>
            <w:rFonts w:ascii="Verdana" w:hAnsi="Verdana"/>
            <w:lang w:val="en-GB"/>
            <w:rPrChange w:id="798" w:author="Gareth Harding" w:date="2025-07-09T09:58:00Z" w16du:dateUtc="2025-07-09T07:58:00Z">
              <w:rPr>
                <w:rFonts w:ascii="Verdana" w:hAnsi="Verdana"/>
              </w:rPr>
            </w:rPrChange>
          </w:rPr>
          <w:delText>.</w:delText>
        </w:r>
      </w:del>
    </w:p>
    <w:p w14:paraId="67CB23FC" w14:textId="1952FB5E" w:rsidR="00132705" w:rsidRPr="003504AA" w:rsidRDefault="00132705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799" w:author="Gareth Harding" w:date="2025-07-09T09:58:00Z" w16du:dateUtc="2025-07-09T07:58:00Z">
            <w:rPr>
              <w:rFonts w:ascii="Verdana" w:hAnsi="Verdana"/>
            </w:rPr>
          </w:rPrChange>
        </w:rPr>
        <w:pPrChange w:id="800" w:author="Gareth Harding" w:date="2025-07-09T17:18:00Z" w16du:dateUtc="2025-07-09T15:18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3504AA">
        <w:rPr>
          <w:rFonts w:ascii="Verdana" w:hAnsi="Verdana"/>
          <w:lang w:val="en-GB"/>
          <w:rPrChange w:id="801" w:author="Gareth Harding" w:date="2025-07-09T09:58:00Z" w16du:dateUtc="2025-07-09T07:58:00Z">
            <w:rPr>
              <w:rFonts w:ascii="Verdana" w:hAnsi="Verdana"/>
            </w:rPr>
          </w:rPrChange>
        </w:rPr>
        <w:t>A skirt and a shirt</w:t>
      </w:r>
      <w:del w:id="802" w:author="Gareth Harding" w:date="2025-07-09T17:18:00Z" w16du:dateUtc="2025-07-09T15:18:00Z">
        <w:r w:rsidRPr="003504AA" w:rsidDel="00B30A88">
          <w:rPr>
            <w:rFonts w:ascii="Verdana" w:hAnsi="Verdana"/>
            <w:lang w:val="en-GB"/>
            <w:rPrChange w:id="803" w:author="Gareth Harding" w:date="2025-07-09T09:58:00Z" w16du:dateUtc="2025-07-09T07:58:00Z">
              <w:rPr>
                <w:rFonts w:ascii="Verdana" w:hAnsi="Verdana"/>
              </w:rPr>
            </w:rPrChange>
          </w:rPr>
          <w:delText>.</w:delText>
        </w:r>
      </w:del>
    </w:p>
    <w:p w14:paraId="4D7B2B95" w14:textId="3926AE85" w:rsidR="00F4233D" w:rsidRPr="004E5A07" w:rsidRDefault="00132705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highlight w:val="yellow"/>
        </w:rPr>
        <w:pPrChange w:id="804" w:author="Gareth Harding" w:date="2025-07-09T17:18:00Z" w16du:dateUtc="2025-07-09T15:18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4E5A07">
        <w:rPr>
          <w:rFonts w:ascii="Verdana" w:hAnsi="Verdana"/>
          <w:highlight w:val="yellow"/>
        </w:rPr>
        <w:t xml:space="preserve">A </w:t>
      </w:r>
      <w:proofErr w:type="spellStart"/>
      <w:r w:rsidRPr="004E5A07">
        <w:rPr>
          <w:rFonts w:ascii="Verdana" w:hAnsi="Verdana"/>
          <w:highlight w:val="yellow"/>
        </w:rPr>
        <w:t>dress</w:t>
      </w:r>
      <w:proofErr w:type="spellEnd"/>
      <w:r w:rsidRPr="004E5A07">
        <w:rPr>
          <w:rFonts w:ascii="Verdana" w:hAnsi="Verdana"/>
          <w:highlight w:val="yellow"/>
        </w:rPr>
        <w:t xml:space="preserve"> and </w:t>
      </w:r>
      <w:proofErr w:type="spellStart"/>
      <w:r w:rsidRPr="004E5A07">
        <w:rPr>
          <w:rFonts w:ascii="Verdana" w:hAnsi="Verdana"/>
          <w:highlight w:val="yellow"/>
        </w:rPr>
        <w:t>boots</w:t>
      </w:r>
      <w:proofErr w:type="spellEnd"/>
      <w:del w:id="805" w:author="Gareth Harding" w:date="2025-07-09T17:18:00Z" w16du:dateUtc="2025-07-09T15:18:00Z">
        <w:r w:rsidRPr="004E5A07" w:rsidDel="00B30A88">
          <w:rPr>
            <w:rFonts w:ascii="Verdana" w:hAnsi="Verdana"/>
            <w:highlight w:val="yellow"/>
          </w:rPr>
          <w:delText>.</w:delText>
        </w:r>
      </w:del>
    </w:p>
    <w:p w14:paraId="09CD4FC0" w14:textId="77777777" w:rsidR="00F4233D" w:rsidRPr="004E5A07" w:rsidRDefault="00F4233D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806" w:author="Gareth Harding" w:date="2025-07-09T17:18:00Z" w16du:dateUtc="2025-07-09T15:18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</w:p>
    <w:p w14:paraId="2549CAB2" w14:textId="3D739AB2" w:rsidR="008B1082" w:rsidRPr="003504AA" w:rsidRDefault="008B1082">
      <w:pPr>
        <w:pStyle w:val="p1"/>
        <w:numPr>
          <w:ilvl w:val="0"/>
          <w:numId w:val="62"/>
        </w:numPr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  <w:rPrChange w:id="807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pPrChange w:id="808" w:author="Gareth Harding" w:date="2025-07-09T17:18:00Z" w16du:dateUtc="2025-07-09T15:18:00Z">
          <w:pPr>
            <w:pStyle w:val="p1"/>
            <w:numPr>
              <w:numId w:val="62"/>
            </w:numPr>
            <w:snapToGrid w:val="0"/>
            <w:spacing w:before="0" w:beforeAutospacing="0" w:after="0" w:afterAutospacing="0"/>
            <w:ind w:left="720" w:hanging="360"/>
          </w:pPr>
        </w:pPrChange>
      </w:pPr>
      <w:r w:rsidRPr="003504AA">
        <w:rPr>
          <w:rFonts w:ascii="Verdana" w:hAnsi="Verdana"/>
          <w:b/>
          <w:bCs/>
          <w:lang w:val="en-GB"/>
          <w:rPrChange w:id="809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Is Emma wearing a scarf?</w:t>
      </w:r>
    </w:p>
    <w:p w14:paraId="1AF1E2F6" w14:textId="52A537C1" w:rsidR="008B1082" w:rsidRPr="003504AA" w:rsidRDefault="008B1082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highlight w:val="yellow"/>
          <w:lang w:val="en-GB"/>
          <w:rPrChange w:id="810" w:author="Gareth Harding" w:date="2025-07-09T09:58:00Z" w16du:dateUtc="2025-07-09T07:58:00Z">
            <w:rPr>
              <w:rFonts w:ascii="Verdana" w:hAnsi="Verdana"/>
              <w:highlight w:val="yellow"/>
            </w:rPr>
          </w:rPrChange>
        </w:rPr>
        <w:pPrChange w:id="811" w:author="Gareth Harding" w:date="2025-07-09T17:18:00Z" w16du:dateUtc="2025-07-09T15:18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3504AA">
        <w:rPr>
          <w:rFonts w:ascii="Verdana" w:hAnsi="Verdana"/>
          <w:highlight w:val="yellow"/>
          <w:lang w:val="en-GB"/>
          <w:rPrChange w:id="812" w:author="Gareth Harding" w:date="2025-07-09T09:58:00Z" w16du:dateUtc="2025-07-09T07:58:00Z">
            <w:rPr>
              <w:rFonts w:ascii="Verdana" w:hAnsi="Verdana"/>
              <w:highlight w:val="yellow"/>
            </w:rPr>
          </w:rPrChange>
        </w:rPr>
        <w:t>No, she isn’t</w:t>
      </w:r>
      <w:del w:id="813" w:author="Gareth Harding" w:date="2025-07-09T17:18:00Z" w16du:dateUtc="2025-07-09T15:18:00Z">
        <w:r w:rsidRPr="003504AA" w:rsidDel="00B30A88">
          <w:rPr>
            <w:rFonts w:ascii="Verdana" w:hAnsi="Verdana"/>
            <w:highlight w:val="yellow"/>
            <w:lang w:val="en-GB"/>
            <w:rPrChange w:id="814" w:author="Gareth Harding" w:date="2025-07-09T09:58:00Z" w16du:dateUtc="2025-07-09T07:58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3D2F9726" w14:textId="77777777" w:rsidR="00132705" w:rsidRPr="003504AA" w:rsidRDefault="00132705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815" w:author="Gareth Harding" w:date="2025-07-09T09:58:00Z" w16du:dateUtc="2025-07-09T07:58:00Z">
            <w:rPr>
              <w:rFonts w:ascii="Verdana" w:hAnsi="Verdana"/>
            </w:rPr>
          </w:rPrChange>
        </w:rPr>
        <w:pPrChange w:id="816" w:author="Gareth Harding" w:date="2025-07-09T17:18:00Z" w16du:dateUtc="2025-07-09T15:18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3504AA">
        <w:rPr>
          <w:rFonts w:ascii="Verdana" w:hAnsi="Verdana"/>
          <w:lang w:val="en-GB"/>
          <w:rPrChange w:id="817" w:author="Gareth Harding" w:date="2025-07-09T09:58:00Z" w16du:dateUtc="2025-07-09T07:58:00Z">
            <w:rPr>
              <w:rFonts w:ascii="Verdana" w:hAnsi="Verdana"/>
            </w:rPr>
          </w:rPrChange>
        </w:rPr>
        <w:t>Yes, she is</w:t>
      </w:r>
      <w:del w:id="818" w:author="Gareth Harding" w:date="2025-07-09T17:18:00Z" w16du:dateUtc="2025-07-09T15:18:00Z">
        <w:r w:rsidRPr="003504AA" w:rsidDel="00B30A88">
          <w:rPr>
            <w:rFonts w:ascii="Verdana" w:hAnsi="Verdana"/>
            <w:lang w:val="en-GB"/>
            <w:rPrChange w:id="819" w:author="Gareth Harding" w:date="2025-07-09T09:58:00Z" w16du:dateUtc="2025-07-09T07:58:00Z">
              <w:rPr>
                <w:rFonts w:ascii="Verdana" w:hAnsi="Verdana"/>
              </w:rPr>
            </w:rPrChange>
          </w:rPr>
          <w:delText>.</w:delText>
        </w:r>
      </w:del>
    </w:p>
    <w:p w14:paraId="43F06084" w14:textId="77777777" w:rsidR="005377D1" w:rsidRPr="003504AA" w:rsidRDefault="005377D1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820" w:author="Gareth Harding" w:date="2025-07-09T09:58:00Z" w16du:dateUtc="2025-07-09T07:58:00Z">
            <w:rPr>
              <w:rFonts w:ascii="Verdana" w:hAnsi="Verdana"/>
            </w:rPr>
          </w:rPrChange>
        </w:rPr>
        <w:pPrChange w:id="821" w:author="Gareth Harding" w:date="2025-07-09T17:18:00Z" w16du:dateUtc="2025-07-09T15:18:00Z">
          <w:pPr>
            <w:pStyle w:val="p1"/>
            <w:snapToGrid w:val="0"/>
            <w:spacing w:before="0" w:beforeAutospacing="0" w:after="0" w:afterAutospacing="0"/>
          </w:pPr>
        </w:pPrChange>
      </w:pPr>
    </w:p>
    <w:p w14:paraId="14CF5F1E" w14:textId="1F7D6BF8" w:rsidR="008B1082" w:rsidRPr="003504AA" w:rsidRDefault="008B1082">
      <w:pPr>
        <w:pStyle w:val="p1"/>
        <w:numPr>
          <w:ilvl w:val="0"/>
          <w:numId w:val="62"/>
        </w:numPr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  <w:rPrChange w:id="822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pPrChange w:id="823" w:author="Gareth Harding" w:date="2025-07-09T17:18:00Z" w16du:dateUtc="2025-07-09T15:18:00Z">
          <w:pPr>
            <w:pStyle w:val="p1"/>
            <w:numPr>
              <w:numId w:val="62"/>
            </w:numPr>
            <w:snapToGrid w:val="0"/>
            <w:spacing w:before="0" w:beforeAutospacing="0" w:after="0" w:afterAutospacing="0"/>
            <w:ind w:left="720" w:hanging="360"/>
          </w:pPr>
        </w:pPrChange>
      </w:pPr>
      <w:r w:rsidRPr="003504AA">
        <w:rPr>
          <w:rFonts w:ascii="Verdana" w:hAnsi="Verdana"/>
          <w:b/>
          <w:bCs/>
          <w:lang w:val="en-GB"/>
          <w:rPrChange w:id="824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What does Emma wear on her face?</w:t>
      </w:r>
    </w:p>
    <w:p w14:paraId="7280C5B5" w14:textId="4CACDFA0" w:rsidR="008B1082" w:rsidRPr="004E5A07" w:rsidRDefault="008B1082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highlight w:val="yellow"/>
        </w:rPr>
        <w:pPrChange w:id="825" w:author="Gareth Harding" w:date="2025-07-09T17:18:00Z" w16du:dateUtc="2025-07-09T15:18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proofErr w:type="spellStart"/>
      <w:r w:rsidRPr="004E5A07">
        <w:rPr>
          <w:rFonts w:ascii="Verdana" w:hAnsi="Verdana"/>
          <w:highlight w:val="yellow"/>
        </w:rPr>
        <w:t>Sunglasses</w:t>
      </w:r>
      <w:proofErr w:type="spellEnd"/>
      <w:del w:id="826" w:author="Gareth Harding" w:date="2025-07-09T17:18:00Z" w16du:dateUtc="2025-07-09T15:18:00Z">
        <w:r w:rsidRPr="004E5A07" w:rsidDel="00B30A88">
          <w:rPr>
            <w:rFonts w:ascii="Verdana" w:hAnsi="Verdana"/>
            <w:highlight w:val="yellow"/>
          </w:rPr>
          <w:delText>.</w:delText>
        </w:r>
      </w:del>
    </w:p>
    <w:p w14:paraId="1B496172" w14:textId="76D0B0C0" w:rsidR="00192266" w:rsidRPr="004E5A07" w:rsidRDefault="00192266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827" w:author="Gareth Harding" w:date="2025-07-09T17:18:00Z" w16du:dateUtc="2025-07-09T15:18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4E5A07">
        <w:rPr>
          <w:rFonts w:ascii="Verdana" w:hAnsi="Verdana"/>
        </w:rPr>
        <w:t xml:space="preserve">A </w:t>
      </w:r>
      <w:proofErr w:type="spellStart"/>
      <w:r w:rsidRPr="004E5A07">
        <w:rPr>
          <w:rFonts w:ascii="Verdana" w:hAnsi="Verdana"/>
        </w:rPr>
        <w:t>scarf</w:t>
      </w:r>
      <w:proofErr w:type="spellEnd"/>
      <w:del w:id="828" w:author="Gareth Harding" w:date="2025-07-09T17:18:00Z" w16du:dateUtc="2025-07-09T15:18:00Z">
        <w:r w:rsidRPr="004E5A07" w:rsidDel="00B30A88">
          <w:rPr>
            <w:rFonts w:ascii="Verdana" w:hAnsi="Verdana"/>
          </w:rPr>
          <w:delText>.</w:delText>
        </w:r>
      </w:del>
    </w:p>
    <w:p w14:paraId="5B65A929" w14:textId="77777777" w:rsidR="00192266" w:rsidRPr="004E5A07" w:rsidRDefault="00192266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829" w:author="Gareth Harding" w:date="2025-07-09T17:18:00Z" w16du:dateUtc="2025-07-09T15:18:00Z">
          <w:pPr>
            <w:pStyle w:val="p1"/>
            <w:snapToGrid w:val="0"/>
            <w:spacing w:before="0" w:beforeAutospacing="0" w:after="0" w:afterAutospacing="0"/>
          </w:pPr>
        </w:pPrChange>
      </w:pPr>
    </w:p>
    <w:p w14:paraId="6FB92B6F" w14:textId="0B15F633" w:rsidR="001B2214" w:rsidRPr="003504AA" w:rsidRDefault="00192266">
      <w:pPr>
        <w:pStyle w:val="p1"/>
        <w:numPr>
          <w:ilvl w:val="0"/>
          <w:numId w:val="62"/>
        </w:numPr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  <w:rPrChange w:id="830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pPrChange w:id="831" w:author="Gareth Harding" w:date="2025-07-09T17:18:00Z" w16du:dateUtc="2025-07-09T15:18:00Z">
          <w:pPr>
            <w:pStyle w:val="p1"/>
            <w:numPr>
              <w:numId w:val="62"/>
            </w:numPr>
            <w:snapToGrid w:val="0"/>
            <w:spacing w:before="0" w:beforeAutospacing="0" w:after="0" w:afterAutospacing="0"/>
            <w:ind w:left="720" w:hanging="360"/>
          </w:pPr>
        </w:pPrChange>
      </w:pPr>
      <w:r w:rsidRPr="003504AA">
        <w:rPr>
          <w:rFonts w:ascii="Verdana" w:hAnsi="Verdana"/>
          <w:b/>
          <w:bCs/>
          <w:lang w:val="en-GB"/>
          <w:rPrChange w:id="832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Who is wearing a scarf?</w:t>
      </w:r>
    </w:p>
    <w:p w14:paraId="3E0B00F0" w14:textId="4873610A" w:rsidR="001B2214" w:rsidRPr="003504AA" w:rsidRDefault="001B2214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833" w:author="Gareth Harding" w:date="2025-07-09T09:58:00Z" w16du:dateUtc="2025-07-09T07:58:00Z">
            <w:rPr>
              <w:rFonts w:ascii="Verdana" w:hAnsi="Verdana"/>
            </w:rPr>
          </w:rPrChange>
        </w:rPr>
        <w:pPrChange w:id="834" w:author="Gareth Harding" w:date="2025-07-09T17:18:00Z" w16du:dateUtc="2025-07-09T15:18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3504AA">
        <w:rPr>
          <w:rFonts w:ascii="Verdana" w:hAnsi="Verdana"/>
          <w:lang w:val="en-GB"/>
          <w:rPrChange w:id="835" w:author="Gareth Harding" w:date="2025-07-09T09:58:00Z" w16du:dateUtc="2025-07-09T07:58:00Z">
            <w:rPr>
              <w:rFonts w:ascii="Verdana" w:hAnsi="Verdana"/>
            </w:rPr>
          </w:rPrChange>
        </w:rPr>
        <w:t>Emma is wearing a scarf</w:t>
      </w:r>
      <w:del w:id="836" w:author="Gareth Harding" w:date="2025-07-09T17:18:00Z" w16du:dateUtc="2025-07-09T15:18:00Z">
        <w:r w:rsidRPr="003504AA" w:rsidDel="00B30A88">
          <w:rPr>
            <w:rFonts w:ascii="Verdana" w:hAnsi="Verdana"/>
            <w:lang w:val="en-GB"/>
            <w:rPrChange w:id="837" w:author="Gareth Harding" w:date="2025-07-09T09:58:00Z" w16du:dateUtc="2025-07-09T07:58:00Z">
              <w:rPr>
                <w:rFonts w:ascii="Verdana" w:hAnsi="Verdana"/>
              </w:rPr>
            </w:rPrChange>
          </w:rPr>
          <w:delText>.</w:delText>
        </w:r>
      </w:del>
    </w:p>
    <w:p w14:paraId="7F01E5AC" w14:textId="6ED02845" w:rsidR="001B2214" w:rsidRPr="003504AA" w:rsidRDefault="001B2214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838" w:author="Gareth Harding" w:date="2025-07-09T09:58:00Z" w16du:dateUtc="2025-07-09T07:58:00Z">
            <w:rPr>
              <w:rFonts w:ascii="Verdana" w:hAnsi="Verdana"/>
            </w:rPr>
          </w:rPrChange>
        </w:rPr>
        <w:pPrChange w:id="839" w:author="Gareth Harding" w:date="2025-07-09T17:18:00Z" w16du:dateUtc="2025-07-09T15:18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3504AA">
        <w:rPr>
          <w:rFonts w:ascii="Verdana" w:hAnsi="Verdana"/>
          <w:lang w:val="en-GB"/>
          <w:rPrChange w:id="840" w:author="Gareth Harding" w:date="2025-07-09T09:58:00Z" w16du:dateUtc="2025-07-09T07:58:00Z">
            <w:rPr>
              <w:rFonts w:ascii="Verdana" w:hAnsi="Verdana"/>
            </w:rPr>
          </w:rPrChange>
        </w:rPr>
        <w:t>Jack is wearing a scarf</w:t>
      </w:r>
      <w:del w:id="841" w:author="Gareth Harding" w:date="2025-07-09T17:18:00Z" w16du:dateUtc="2025-07-09T15:18:00Z">
        <w:r w:rsidRPr="003504AA" w:rsidDel="00B30A88">
          <w:rPr>
            <w:rFonts w:ascii="Verdana" w:hAnsi="Verdana"/>
            <w:lang w:val="en-GB"/>
            <w:rPrChange w:id="842" w:author="Gareth Harding" w:date="2025-07-09T09:58:00Z" w16du:dateUtc="2025-07-09T07:58:00Z">
              <w:rPr>
                <w:rFonts w:ascii="Verdana" w:hAnsi="Verdana"/>
              </w:rPr>
            </w:rPrChange>
          </w:rPr>
          <w:delText>.</w:delText>
        </w:r>
      </w:del>
    </w:p>
    <w:p w14:paraId="7BA8A2E2" w14:textId="4436E23D" w:rsidR="00192266" w:rsidRPr="003504AA" w:rsidRDefault="00333A0A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highlight w:val="yellow"/>
          <w:lang w:val="en-GB"/>
          <w:rPrChange w:id="843" w:author="Gareth Harding" w:date="2025-07-09T09:58:00Z" w16du:dateUtc="2025-07-09T07:58:00Z">
            <w:rPr>
              <w:rFonts w:ascii="Verdana" w:hAnsi="Verdana"/>
              <w:highlight w:val="yellow"/>
            </w:rPr>
          </w:rPrChange>
        </w:rPr>
        <w:pPrChange w:id="844" w:author="Gareth Harding" w:date="2025-07-09T17:18:00Z" w16du:dateUtc="2025-07-09T15:18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3504AA">
        <w:rPr>
          <w:rFonts w:ascii="Verdana" w:hAnsi="Verdana"/>
          <w:highlight w:val="yellow"/>
          <w:lang w:val="en-GB"/>
          <w:rPrChange w:id="845" w:author="Gareth Harding" w:date="2025-07-09T09:58:00Z" w16du:dateUtc="2025-07-09T07:58:00Z">
            <w:rPr>
              <w:rFonts w:ascii="Verdana" w:hAnsi="Verdana"/>
              <w:highlight w:val="yellow"/>
            </w:rPr>
          </w:rPrChange>
        </w:rPr>
        <w:t>No one is wearing a scarf</w:t>
      </w:r>
      <w:del w:id="846" w:author="Gareth Harding" w:date="2025-07-09T17:18:00Z" w16du:dateUtc="2025-07-09T15:18:00Z">
        <w:r w:rsidRPr="003504AA" w:rsidDel="00B30A88">
          <w:rPr>
            <w:rFonts w:ascii="Verdana" w:hAnsi="Verdana"/>
            <w:highlight w:val="yellow"/>
            <w:lang w:val="en-GB"/>
            <w:rPrChange w:id="847" w:author="Gareth Harding" w:date="2025-07-09T09:58:00Z" w16du:dateUtc="2025-07-09T07:58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3F6A23C0" w14:textId="77777777" w:rsidR="00F4233D" w:rsidRPr="003504AA" w:rsidRDefault="00F4233D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  <w:rPrChange w:id="848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pPrChange w:id="849" w:author="Gareth Harding" w:date="2025-07-09T17:18:00Z" w16du:dateUtc="2025-07-09T15:18:00Z">
          <w:pPr>
            <w:pStyle w:val="p1"/>
            <w:snapToGrid w:val="0"/>
            <w:spacing w:before="0" w:beforeAutospacing="0" w:after="0" w:afterAutospacing="0"/>
          </w:pPr>
        </w:pPrChange>
      </w:pPr>
    </w:p>
    <w:p w14:paraId="3FFC3E4A" w14:textId="6FA84A34" w:rsidR="008B1082" w:rsidRPr="004E5A07" w:rsidRDefault="008B1082">
      <w:pPr>
        <w:pStyle w:val="p1"/>
        <w:numPr>
          <w:ilvl w:val="0"/>
          <w:numId w:val="62"/>
        </w:numPr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</w:rPr>
        <w:pPrChange w:id="850" w:author="Gareth Harding" w:date="2025-07-09T17:18:00Z" w16du:dateUtc="2025-07-09T15:18:00Z">
          <w:pPr>
            <w:pStyle w:val="p1"/>
            <w:numPr>
              <w:numId w:val="62"/>
            </w:numPr>
            <w:snapToGrid w:val="0"/>
            <w:spacing w:before="0" w:beforeAutospacing="0" w:after="0" w:afterAutospacing="0"/>
            <w:ind w:left="720" w:hanging="360"/>
          </w:pPr>
        </w:pPrChange>
      </w:pPr>
      <w:proofErr w:type="spellStart"/>
      <w:r w:rsidRPr="004E5A07">
        <w:rPr>
          <w:rFonts w:ascii="Verdana" w:hAnsi="Verdana"/>
          <w:b/>
          <w:bCs/>
        </w:rPr>
        <w:t>Is</w:t>
      </w:r>
      <w:proofErr w:type="spellEnd"/>
      <w:r w:rsidRPr="004E5A07">
        <w:rPr>
          <w:rFonts w:ascii="Verdana" w:hAnsi="Verdana"/>
          <w:b/>
          <w:bCs/>
        </w:rPr>
        <w:t xml:space="preserve"> Sam </w:t>
      </w:r>
      <w:proofErr w:type="spellStart"/>
      <w:r w:rsidRPr="004E5A07">
        <w:rPr>
          <w:rFonts w:ascii="Verdana" w:hAnsi="Verdana"/>
          <w:b/>
          <w:bCs/>
        </w:rPr>
        <w:t>wearing</w:t>
      </w:r>
      <w:proofErr w:type="spellEnd"/>
      <w:r w:rsidRPr="004E5A07">
        <w:rPr>
          <w:rFonts w:ascii="Verdana" w:hAnsi="Verdana"/>
          <w:b/>
          <w:bCs/>
        </w:rPr>
        <w:t xml:space="preserve"> jeans?</w:t>
      </w:r>
    </w:p>
    <w:p w14:paraId="31A0C2D7" w14:textId="3E2C065F" w:rsidR="004239FA" w:rsidRPr="004E5A07" w:rsidRDefault="004239FA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851" w:author="Gareth Harding" w:date="2025-07-09T17:18:00Z" w16du:dateUtc="2025-07-09T15:18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4E5A07">
        <w:rPr>
          <w:rFonts w:ascii="Verdana" w:hAnsi="Verdana"/>
        </w:rPr>
        <w:t xml:space="preserve">No, he </w:t>
      </w:r>
      <w:proofErr w:type="spellStart"/>
      <w:r w:rsidRPr="004E5A07">
        <w:rPr>
          <w:rFonts w:ascii="Verdana" w:hAnsi="Verdana"/>
        </w:rPr>
        <w:t>isn’t</w:t>
      </w:r>
      <w:proofErr w:type="spellEnd"/>
      <w:del w:id="852" w:author="Gareth Harding" w:date="2025-07-09T17:18:00Z" w16du:dateUtc="2025-07-09T15:18:00Z">
        <w:r w:rsidRPr="004E5A07" w:rsidDel="00B30A88">
          <w:rPr>
            <w:rFonts w:ascii="Verdana" w:hAnsi="Verdana"/>
          </w:rPr>
          <w:delText>.</w:delText>
        </w:r>
      </w:del>
    </w:p>
    <w:p w14:paraId="7F5F8FEA" w14:textId="39FD446D" w:rsidR="004239FA" w:rsidRPr="004E5A07" w:rsidRDefault="004239FA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853" w:author="Gareth Harding" w:date="2025-07-09T17:18:00Z" w16du:dateUtc="2025-07-09T15:18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4E5A07">
        <w:rPr>
          <w:rFonts w:ascii="Verdana" w:hAnsi="Verdana"/>
          <w:highlight w:val="yellow"/>
        </w:rPr>
        <w:t xml:space="preserve">Yes, he </w:t>
      </w:r>
      <w:proofErr w:type="spellStart"/>
      <w:r w:rsidRPr="004E5A07">
        <w:rPr>
          <w:rFonts w:ascii="Verdana" w:hAnsi="Verdana"/>
          <w:highlight w:val="yellow"/>
        </w:rPr>
        <w:t>is</w:t>
      </w:r>
      <w:proofErr w:type="spellEnd"/>
      <w:del w:id="854" w:author="Gareth Harding" w:date="2025-07-09T17:18:00Z" w16du:dateUtc="2025-07-09T15:18:00Z">
        <w:r w:rsidRPr="004E5A07" w:rsidDel="00B30A88">
          <w:rPr>
            <w:rFonts w:ascii="Verdana" w:hAnsi="Verdana"/>
            <w:highlight w:val="yellow"/>
          </w:rPr>
          <w:delText>.</w:delText>
        </w:r>
      </w:del>
    </w:p>
    <w:p w14:paraId="47CBB541" w14:textId="77777777" w:rsidR="004239FA" w:rsidRDefault="004239FA" w:rsidP="00B30A88">
      <w:pPr>
        <w:pStyle w:val="p1"/>
        <w:snapToGrid w:val="0"/>
        <w:spacing w:before="0" w:beforeAutospacing="0" w:after="0" w:afterAutospacing="0"/>
        <w:ind w:left="426" w:hanging="426"/>
        <w:rPr>
          <w:ins w:id="855" w:author="Gareth Harding" w:date="2025-07-09T17:18:00Z" w16du:dateUtc="2025-07-09T15:18:00Z"/>
          <w:rFonts w:ascii="Verdana" w:hAnsi="Verdana"/>
          <w:b/>
          <w:bCs/>
        </w:rPr>
      </w:pPr>
    </w:p>
    <w:p w14:paraId="5696811E" w14:textId="77777777" w:rsidR="00B30A88" w:rsidRDefault="00B30A88" w:rsidP="00B30A88">
      <w:pPr>
        <w:pStyle w:val="p1"/>
        <w:snapToGrid w:val="0"/>
        <w:spacing w:before="0" w:beforeAutospacing="0" w:after="0" w:afterAutospacing="0"/>
        <w:ind w:left="426" w:hanging="426"/>
        <w:rPr>
          <w:ins w:id="856" w:author="Gareth Harding" w:date="2025-07-09T17:18:00Z" w16du:dateUtc="2025-07-09T15:18:00Z"/>
          <w:rFonts w:ascii="Verdana" w:hAnsi="Verdana"/>
          <w:b/>
          <w:bCs/>
        </w:rPr>
      </w:pPr>
    </w:p>
    <w:p w14:paraId="1CEF2AC4" w14:textId="77777777" w:rsidR="00B30A88" w:rsidRDefault="00B30A88" w:rsidP="00B30A88">
      <w:pPr>
        <w:pStyle w:val="p1"/>
        <w:snapToGrid w:val="0"/>
        <w:spacing w:before="0" w:beforeAutospacing="0" w:after="0" w:afterAutospacing="0"/>
        <w:ind w:left="426" w:hanging="426"/>
        <w:rPr>
          <w:ins w:id="857" w:author="Gareth Harding" w:date="2025-07-09T17:18:00Z" w16du:dateUtc="2025-07-09T15:18:00Z"/>
          <w:rFonts w:ascii="Verdana" w:hAnsi="Verdana"/>
          <w:b/>
          <w:bCs/>
        </w:rPr>
      </w:pPr>
    </w:p>
    <w:p w14:paraId="235702AA" w14:textId="77777777" w:rsidR="00B30A88" w:rsidRDefault="00B30A88" w:rsidP="00B30A88">
      <w:pPr>
        <w:pStyle w:val="p1"/>
        <w:snapToGrid w:val="0"/>
        <w:spacing w:before="0" w:beforeAutospacing="0" w:after="0" w:afterAutospacing="0"/>
        <w:ind w:left="426" w:hanging="426"/>
        <w:rPr>
          <w:ins w:id="858" w:author="Gareth Harding" w:date="2025-07-09T17:18:00Z" w16du:dateUtc="2025-07-09T15:18:00Z"/>
          <w:rFonts w:ascii="Verdana" w:hAnsi="Verdana"/>
          <w:b/>
          <w:bCs/>
        </w:rPr>
      </w:pPr>
    </w:p>
    <w:p w14:paraId="5A162D56" w14:textId="77777777" w:rsidR="00B30A88" w:rsidRDefault="00B30A88" w:rsidP="00B30A88">
      <w:pPr>
        <w:pStyle w:val="p1"/>
        <w:snapToGrid w:val="0"/>
        <w:spacing w:before="0" w:beforeAutospacing="0" w:after="0" w:afterAutospacing="0"/>
        <w:ind w:left="426" w:hanging="426"/>
        <w:rPr>
          <w:ins w:id="859" w:author="Gareth Harding" w:date="2025-07-09T17:18:00Z" w16du:dateUtc="2025-07-09T15:18:00Z"/>
          <w:rFonts w:ascii="Verdana" w:hAnsi="Verdana"/>
          <w:b/>
          <w:bCs/>
        </w:rPr>
      </w:pPr>
    </w:p>
    <w:p w14:paraId="41902064" w14:textId="77777777" w:rsidR="00B30A88" w:rsidRDefault="00B30A88" w:rsidP="00B30A88">
      <w:pPr>
        <w:pStyle w:val="p1"/>
        <w:snapToGrid w:val="0"/>
        <w:spacing w:before="0" w:beforeAutospacing="0" w:after="0" w:afterAutospacing="0"/>
        <w:ind w:left="426" w:hanging="426"/>
        <w:rPr>
          <w:ins w:id="860" w:author="Gareth Harding" w:date="2025-07-09T17:19:00Z" w16du:dateUtc="2025-07-09T15:19:00Z"/>
          <w:rFonts w:ascii="Verdana" w:hAnsi="Verdana"/>
          <w:b/>
          <w:bCs/>
        </w:rPr>
      </w:pPr>
    </w:p>
    <w:p w14:paraId="1FC0BE68" w14:textId="77777777" w:rsidR="00B30A88" w:rsidRPr="004E5A07" w:rsidRDefault="00B30A88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</w:rPr>
        <w:pPrChange w:id="861" w:author="Gareth Harding" w:date="2025-07-09T17:18:00Z" w16du:dateUtc="2025-07-09T15:18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</w:p>
    <w:p w14:paraId="47AE85A7" w14:textId="77777777" w:rsidR="0052011F" w:rsidRPr="004E5A07" w:rsidRDefault="0052011F" w:rsidP="0052011F">
      <w:pPr>
        <w:pStyle w:val="p1"/>
        <w:snapToGrid w:val="0"/>
        <w:spacing w:before="0" w:beforeAutospacing="0" w:after="0" w:afterAutospacing="0"/>
        <w:rPr>
          <w:rFonts w:ascii="Verdana" w:hAnsi="Verdana"/>
          <w:b/>
          <w:bCs/>
        </w:rPr>
      </w:pPr>
    </w:p>
    <w:p w14:paraId="00AD2962" w14:textId="4DD7DB2D" w:rsidR="00852E37" w:rsidRPr="004E5A07" w:rsidRDefault="00562419" w:rsidP="00562419">
      <w:pPr>
        <w:pStyle w:val="Prrafodelista"/>
        <w:numPr>
          <w:ilvl w:val="0"/>
          <w:numId w:val="15"/>
        </w:numPr>
        <w:adjustRightInd w:val="0"/>
        <w:snapToGrid w:val="0"/>
        <w:contextualSpacing w:val="0"/>
        <w:rPr>
          <w:rFonts w:ascii="Verdana" w:hAnsi="Verdana"/>
          <w:b/>
          <w:bCs/>
          <w:color w:val="215E99" w:themeColor="text2" w:themeTint="BF"/>
        </w:rPr>
      </w:pPr>
      <w:proofErr w:type="spellStart"/>
      <w:r w:rsidRPr="004E5A07">
        <w:rPr>
          <w:rFonts w:ascii="Verdana" w:hAnsi="Verdana"/>
          <w:b/>
          <w:bCs/>
          <w:color w:val="215E99" w:themeColor="text2" w:themeTint="BF"/>
        </w:rPr>
        <w:lastRenderedPageBreak/>
        <w:t>How</w:t>
      </w:r>
      <w:proofErr w:type="spellEnd"/>
      <w:r w:rsidRPr="004E5A07">
        <w:rPr>
          <w:rFonts w:ascii="Verdana" w:hAnsi="Verdana"/>
          <w:b/>
          <w:bCs/>
          <w:color w:val="215E99" w:themeColor="text2" w:themeTint="BF"/>
        </w:rPr>
        <w:t xml:space="preserve"> Are </w:t>
      </w:r>
      <w:proofErr w:type="spellStart"/>
      <w:r w:rsidRPr="004E5A07">
        <w:rPr>
          <w:rFonts w:ascii="Verdana" w:hAnsi="Verdana"/>
          <w:b/>
          <w:bCs/>
          <w:color w:val="215E99" w:themeColor="text2" w:themeTint="BF"/>
        </w:rPr>
        <w:t>You</w:t>
      </w:r>
      <w:proofErr w:type="spellEnd"/>
      <w:r w:rsidRPr="004E5A07">
        <w:rPr>
          <w:rFonts w:ascii="Verdana" w:hAnsi="Verdana"/>
          <w:b/>
          <w:bCs/>
          <w:color w:val="215E99" w:themeColor="text2" w:themeTint="BF"/>
        </w:rPr>
        <w:t xml:space="preserve"> </w:t>
      </w:r>
      <w:proofErr w:type="spellStart"/>
      <w:r w:rsidRPr="004E5A07">
        <w:rPr>
          <w:rFonts w:ascii="Verdana" w:hAnsi="Verdana"/>
          <w:b/>
          <w:bCs/>
          <w:color w:val="215E99" w:themeColor="text2" w:themeTint="BF"/>
        </w:rPr>
        <w:t>Today</w:t>
      </w:r>
      <w:proofErr w:type="spellEnd"/>
      <w:r w:rsidRPr="004E5A07">
        <w:rPr>
          <w:rFonts w:ascii="Verdana" w:hAnsi="Verdana"/>
          <w:b/>
          <w:bCs/>
          <w:color w:val="215E99" w:themeColor="text2" w:themeTint="BF"/>
        </w:rPr>
        <w:t>?</w:t>
      </w:r>
    </w:p>
    <w:p w14:paraId="1647FDE3" w14:textId="77777777" w:rsidR="00B30A88" w:rsidRDefault="00B30A88">
      <w:pPr>
        <w:pStyle w:val="p1"/>
        <w:snapToGrid w:val="0"/>
        <w:spacing w:before="0" w:beforeAutospacing="0" w:after="0" w:afterAutospacing="0"/>
        <w:ind w:left="426" w:hanging="426"/>
        <w:rPr>
          <w:ins w:id="862" w:author="Gareth Harding" w:date="2025-07-09T17:19:00Z" w16du:dateUtc="2025-07-09T15:19:00Z"/>
          <w:rFonts w:ascii="Verdana" w:hAnsi="Verdana"/>
        </w:rPr>
        <w:pPrChange w:id="863" w:author="Gareth Harding" w:date="2025-07-09T17:19:00Z" w16du:dateUtc="2025-07-09T15:19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</w:p>
    <w:p w14:paraId="1FAD35EC" w14:textId="62C0B761" w:rsidR="00852E37" w:rsidRPr="004E5A07" w:rsidRDefault="00852E37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864" w:author="Gareth Harding" w:date="2025-07-09T17:19:00Z" w16du:dateUtc="2025-07-09T15:19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B30A88">
        <w:rPr>
          <w:rFonts w:ascii="Verdana" w:hAnsi="Verdana"/>
          <w:b/>
          <w:bCs/>
          <w:rPrChange w:id="865" w:author="Gareth Harding" w:date="2025-07-09T17:19:00Z" w16du:dateUtc="2025-07-09T15:19:00Z">
            <w:rPr>
              <w:rFonts w:ascii="Verdana" w:hAnsi="Verdana"/>
            </w:rPr>
          </w:rPrChange>
        </w:rPr>
        <w:t>Emma</w:t>
      </w:r>
      <w:r w:rsidRPr="004E5A07">
        <w:rPr>
          <w:rFonts w:ascii="Verdana" w:hAnsi="Verdana"/>
        </w:rPr>
        <w:t xml:space="preserve">: </w:t>
      </w:r>
      <w:proofErr w:type="spellStart"/>
      <w:r w:rsidRPr="004E5A07">
        <w:rPr>
          <w:rFonts w:ascii="Verdana" w:hAnsi="Verdana"/>
        </w:rPr>
        <w:t>Hello</w:t>
      </w:r>
      <w:proofErr w:type="spellEnd"/>
      <w:r w:rsidRPr="004E5A07">
        <w:rPr>
          <w:rFonts w:ascii="Verdana" w:hAnsi="Verdana"/>
        </w:rPr>
        <w:t>, Ben!</w:t>
      </w:r>
    </w:p>
    <w:p w14:paraId="52FA688A" w14:textId="7A0063AB" w:rsidR="00852E37" w:rsidRPr="004E5A07" w:rsidRDefault="00852E37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866" w:author="Gareth Harding" w:date="2025-07-09T17:19:00Z" w16du:dateUtc="2025-07-09T15:19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B30A88">
        <w:rPr>
          <w:rFonts w:ascii="Verdana" w:hAnsi="Verdana"/>
          <w:b/>
          <w:bCs/>
          <w:rPrChange w:id="867" w:author="Gareth Harding" w:date="2025-07-09T17:20:00Z" w16du:dateUtc="2025-07-09T15:20:00Z">
            <w:rPr>
              <w:rFonts w:ascii="Verdana" w:hAnsi="Verdana"/>
            </w:rPr>
          </w:rPrChange>
        </w:rPr>
        <w:t>Ben</w:t>
      </w:r>
      <w:r w:rsidRPr="004E5A07">
        <w:rPr>
          <w:rFonts w:ascii="Verdana" w:hAnsi="Verdana"/>
        </w:rPr>
        <w:t xml:space="preserve">: </w:t>
      </w:r>
      <w:proofErr w:type="spellStart"/>
      <w:r w:rsidRPr="004E5A07">
        <w:rPr>
          <w:rFonts w:ascii="Verdana" w:hAnsi="Verdana"/>
        </w:rPr>
        <w:t>Hello</w:t>
      </w:r>
      <w:proofErr w:type="spellEnd"/>
      <w:r w:rsidRPr="004E5A07">
        <w:rPr>
          <w:rFonts w:ascii="Verdana" w:hAnsi="Verdana"/>
        </w:rPr>
        <w:t>, Emma.</w:t>
      </w:r>
    </w:p>
    <w:p w14:paraId="6B894CBF" w14:textId="25727F59" w:rsidR="00852E37" w:rsidRPr="003504AA" w:rsidRDefault="00852E37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868" w:author="Gareth Harding" w:date="2025-07-09T09:58:00Z" w16du:dateUtc="2025-07-09T07:58:00Z">
            <w:rPr>
              <w:rFonts w:ascii="Verdana" w:hAnsi="Verdana"/>
            </w:rPr>
          </w:rPrChange>
        </w:rPr>
        <w:pPrChange w:id="869" w:author="Gareth Harding" w:date="2025-07-09T17:19:00Z" w16du:dateUtc="2025-07-09T15:19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B30A88">
        <w:rPr>
          <w:rFonts w:ascii="Verdana" w:hAnsi="Verdana"/>
          <w:b/>
          <w:bCs/>
          <w:lang w:val="en-GB"/>
          <w:rPrChange w:id="870" w:author="Gareth Harding" w:date="2025-07-09T17:20:00Z" w16du:dateUtc="2025-07-09T15:20:00Z">
            <w:rPr>
              <w:rFonts w:ascii="Verdana" w:hAnsi="Verdana"/>
            </w:rPr>
          </w:rPrChange>
        </w:rPr>
        <w:t>Emma</w:t>
      </w:r>
      <w:r w:rsidRPr="003504AA">
        <w:rPr>
          <w:rFonts w:ascii="Verdana" w:hAnsi="Verdana"/>
          <w:lang w:val="en-GB"/>
          <w:rPrChange w:id="871" w:author="Gareth Harding" w:date="2025-07-09T09:58:00Z" w16du:dateUtc="2025-07-09T07:58:00Z">
            <w:rPr>
              <w:rFonts w:ascii="Verdana" w:hAnsi="Verdana"/>
            </w:rPr>
          </w:rPrChange>
        </w:rPr>
        <w:t>: Are you happy today?</w:t>
      </w:r>
    </w:p>
    <w:p w14:paraId="0D523AB1" w14:textId="2F8CEAE6" w:rsidR="00852E37" w:rsidRPr="003504AA" w:rsidRDefault="00852E37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872" w:author="Gareth Harding" w:date="2025-07-09T09:58:00Z" w16du:dateUtc="2025-07-09T07:58:00Z">
            <w:rPr>
              <w:rFonts w:ascii="Verdana" w:hAnsi="Verdana"/>
            </w:rPr>
          </w:rPrChange>
        </w:rPr>
        <w:pPrChange w:id="873" w:author="Gareth Harding" w:date="2025-07-09T17:19:00Z" w16du:dateUtc="2025-07-09T15:19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B30A88">
        <w:rPr>
          <w:rFonts w:ascii="Verdana" w:hAnsi="Verdana"/>
          <w:b/>
          <w:bCs/>
          <w:lang w:val="en-GB"/>
          <w:rPrChange w:id="874" w:author="Gareth Harding" w:date="2025-07-09T17:20:00Z" w16du:dateUtc="2025-07-09T15:20:00Z">
            <w:rPr>
              <w:rFonts w:ascii="Verdana" w:hAnsi="Verdana"/>
            </w:rPr>
          </w:rPrChange>
        </w:rPr>
        <w:t>Ben</w:t>
      </w:r>
      <w:r w:rsidRPr="003504AA">
        <w:rPr>
          <w:rFonts w:ascii="Verdana" w:hAnsi="Verdana"/>
          <w:lang w:val="en-GB"/>
          <w:rPrChange w:id="875" w:author="Gareth Harding" w:date="2025-07-09T09:58:00Z" w16du:dateUtc="2025-07-09T07:58:00Z">
            <w:rPr>
              <w:rFonts w:ascii="Verdana" w:hAnsi="Verdana"/>
            </w:rPr>
          </w:rPrChange>
        </w:rPr>
        <w:t xml:space="preserve">: No, I’m tired. I </w:t>
      </w:r>
      <w:r w:rsidR="00A80A08">
        <w:rPr>
          <w:rFonts w:ascii="Verdana" w:hAnsi="Verdana"/>
          <w:lang w:val="en-GB"/>
        </w:rPr>
        <w:t>get up</w:t>
      </w:r>
      <w:r w:rsidRPr="003504AA">
        <w:rPr>
          <w:rFonts w:ascii="Verdana" w:hAnsi="Verdana"/>
          <w:lang w:val="en-GB"/>
          <w:rPrChange w:id="876" w:author="Gareth Harding" w:date="2025-07-09T09:58:00Z" w16du:dateUtc="2025-07-09T07:58:00Z">
            <w:rPr>
              <w:rFonts w:ascii="Verdana" w:hAnsi="Verdana"/>
            </w:rPr>
          </w:rPrChange>
        </w:rPr>
        <w:t xml:space="preserve"> </w:t>
      </w:r>
      <w:r w:rsidR="00A80A08">
        <w:rPr>
          <w:rFonts w:ascii="Verdana" w:hAnsi="Verdana"/>
          <w:lang w:val="en-GB"/>
        </w:rPr>
        <w:t>early</w:t>
      </w:r>
      <w:r w:rsidRPr="003504AA">
        <w:rPr>
          <w:rFonts w:ascii="Verdana" w:hAnsi="Verdana"/>
          <w:lang w:val="en-GB"/>
          <w:rPrChange w:id="877" w:author="Gareth Harding" w:date="2025-07-09T09:58:00Z" w16du:dateUtc="2025-07-09T07:58:00Z">
            <w:rPr>
              <w:rFonts w:ascii="Verdana" w:hAnsi="Verdana"/>
            </w:rPr>
          </w:rPrChange>
        </w:rPr>
        <w:t>.</w:t>
      </w:r>
    </w:p>
    <w:p w14:paraId="26A26328" w14:textId="271A0C75" w:rsidR="00852E37" w:rsidRPr="003504AA" w:rsidRDefault="00852E37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878" w:author="Gareth Harding" w:date="2025-07-09T09:58:00Z" w16du:dateUtc="2025-07-09T07:58:00Z">
            <w:rPr>
              <w:rFonts w:ascii="Verdana" w:hAnsi="Verdana"/>
            </w:rPr>
          </w:rPrChange>
        </w:rPr>
        <w:pPrChange w:id="879" w:author="Gareth Harding" w:date="2025-07-09T17:19:00Z" w16du:dateUtc="2025-07-09T15:19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B30A88">
        <w:rPr>
          <w:rFonts w:ascii="Verdana" w:hAnsi="Verdana"/>
          <w:b/>
          <w:bCs/>
          <w:lang w:val="en-GB"/>
          <w:rPrChange w:id="880" w:author="Gareth Harding" w:date="2025-07-09T17:20:00Z" w16du:dateUtc="2025-07-09T15:20:00Z">
            <w:rPr>
              <w:rFonts w:ascii="Verdana" w:hAnsi="Verdana"/>
            </w:rPr>
          </w:rPrChange>
        </w:rPr>
        <w:t>Emma</w:t>
      </w:r>
      <w:r w:rsidRPr="003504AA">
        <w:rPr>
          <w:rFonts w:ascii="Verdana" w:hAnsi="Verdana"/>
          <w:lang w:val="en-GB"/>
          <w:rPrChange w:id="881" w:author="Gareth Harding" w:date="2025-07-09T09:58:00Z" w16du:dateUtc="2025-07-09T07:58:00Z">
            <w:rPr>
              <w:rFonts w:ascii="Verdana" w:hAnsi="Verdana"/>
            </w:rPr>
          </w:rPrChange>
        </w:rPr>
        <w:t>: Oh dear! I’m thirsty. Let’s drink some water.</w:t>
      </w:r>
    </w:p>
    <w:p w14:paraId="3EC2BA9E" w14:textId="56B1EDA9" w:rsidR="00852E37" w:rsidRPr="003504AA" w:rsidRDefault="00852E37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882" w:author="Gareth Harding" w:date="2025-07-09T09:58:00Z" w16du:dateUtc="2025-07-09T07:58:00Z">
            <w:rPr>
              <w:rFonts w:ascii="Verdana" w:hAnsi="Verdana"/>
            </w:rPr>
          </w:rPrChange>
        </w:rPr>
        <w:pPrChange w:id="883" w:author="Gareth Harding" w:date="2025-07-09T17:19:00Z" w16du:dateUtc="2025-07-09T15:19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B30A88">
        <w:rPr>
          <w:rFonts w:ascii="Verdana" w:hAnsi="Verdana"/>
          <w:b/>
          <w:bCs/>
          <w:lang w:val="en-GB"/>
          <w:rPrChange w:id="884" w:author="Gareth Harding" w:date="2025-07-09T17:20:00Z" w16du:dateUtc="2025-07-09T15:20:00Z">
            <w:rPr>
              <w:rFonts w:ascii="Verdana" w:hAnsi="Verdana"/>
            </w:rPr>
          </w:rPrChange>
        </w:rPr>
        <w:t>Ben</w:t>
      </w:r>
      <w:r w:rsidRPr="003504AA">
        <w:rPr>
          <w:rFonts w:ascii="Verdana" w:hAnsi="Verdana"/>
          <w:lang w:val="en-GB"/>
          <w:rPrChange w:id="885" w:author="Gareth Harding" w:date="2025-07-09T09:58:00Z" w16du:dateUtc="2025-07-09T07:58:00Z">
            <w:rPr>
              <w:rFonts w:ascii="Verdana" w:hAnsi="Verdana"/>
            </w:rPr>
          </w:rPrChange>
        </w:rPr>
        <w:t>: Good idea!</w:t>
      </w:r>
    </w:p>
    <w:p w14:paraId="4F7E0502" w14:textId="669597B4" w:rsidR="00852E37" w:rsidRPr="003504AA" w:rsidRDefault="00852E37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886" w:author="Gareth Harding" w:date="2025-07-09T09:58:00Z" w16du:dateUtc="2025-07-09T07:58:00Z">
            <w:rPr>
              <w:rFonts w:ascii="Verdana" w:hAnsi="Verdana"/>
            </w:rPr>
          </w:rPrChange>
        </w:rPr>
        <w:pPrChange w:id="887" w:author="Gareth Harding" w:date="2025-07-09T17:19:00Z" w16du:dateUtc="2025-07-09T15:19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B30A88">
        <w:rPr>
          <w:rFonts w:ascii="Verdana" w:hAnsi="Verdana"/>
          <w:b/>
          <w:bCs/>
          <w:lang w:val="en-GB"/>
          <w:rPrChange w:id="888" w:author="Gareth Harding" w:date="2025-07-09T17:20:00Z" w16du:dateUtc="2025-07-09T15:20:00Z">
            <w:rPr>
              <w:rFonts w:ascii="Verdana" w:hAnsi="Verdana"/>
            </w:rPr>
          </w:rPrChange>
        </w:rPr>
        <w:t>Emma</w:t>
      </w:r>
      <w:r w:rsidRPr="003504AA">
        <w:rPr>
          <w:rFonts w:ascii="Verdana" w:hAnsi="Verdana"/>
          <w:lang w:val="en-GB"/>
          <w:rPrChange w:id="889" w:author="Gareth Harding" w:date="2025-07-09T09:58:00Z" w16du:dateUtc="2025-07-09T07:58:00Z">
            <w:rPr>
              <w:rFonts w:ascii="Verdana" w:hAnsi="Verdana"/>
            </w:rPr>
          </w:rPrChange>
        </w:rPr>
        <w:t>: And then we can eat. I’m hungry too.</w:t>
      </w:r>
    </w:p>
    <w:p w14:paraId="3092EDC0" w14:textId="0A600CFD" w:rsidR="00852E37" w:rsidRPr="003504AA" w:rsidRDefault="00852E37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890" w:author="Gareth Harding" w:date="2025-07-09T09:58:00Z" w16du:dateUtc="2025-07-09T07:58:00Z">
            <w:rPr>
              <w:rFonts w:ascii="Verdana" w:hAnsi="Verdana"/>
            </w:rPr>
          </w:rPrChange>
        </w:rPr>
        <w:pPrChange w:id="891" w:author="Gareth Harding" w:date="2025-07-09T17:19:00Z" w16du:dateUtc="2025-07-09T15:19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B30A88">
        <w:rPr>
          <w:rFonts w:ascii="Verdana" w:hAnsi="Verdana"/>
          <w:b/>
          <w:bCs/>
          <w:lang w:val="en-GB"/>
          <w:rPrChange w:id="892" w:author="Gareth Harding" w:date="2025-07-09T17:20:00Z" w16du:dateUtc="2025-07-09T15:20:00Z">
            <w:rPr>
              <w:rFonts w:ascii="Verdana" w:hAnsi="Verdana"/>
            </w:rPr>
          </w:rPrChange>
        </w:rPr>
        <w:t>Ben</w:t>
      </w:r>
      <w:r w:rsidRPr="003504AA">
        <w:rPr>
          <w:rFonts w:ascii="Verdana" w:hAnsi="Verdana"/>
          <w:lang w:val="en-GB"/>
          <w:rPrChange w:id="893" w:author="Gareth Harding" w:date="2025-07-09T09:58:00Z" w16du:dateUtc="2025-07-09T07:58:00Z">
            <w:rPr>
              <w:rFonts w:ascii="Verdana" w:hAnsi="Verdana"/>
            </w:rPr>
          </w:rPrChange>
        </w:rPr>
        <w:t>: Me too! I want a sandwich.</w:t>
      </w:r>
    </w:p>
    <w:p w14:paraId="0FB7B84B" w14:textId="7FB957AA" w:rsidR="00852E37" w:rsidRPr="006104A9" w:rsidRDefault="00852E37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strike/>
          <w:lang w:val="en-GB"/>
          <w:rPrChange w:id="894" w:author="Gareth Harding" w:date="2025-07-09T09:58:00Z" w16du:dateUtc="2025-07-09T07:58:00Z">
            <w:rPr>
              <w:rFonts w:ascii="Verdana" w:hAnsi="Verdana"/>
            </w:rPr>
          </w:rPrChange>
        </w:rPr>
        <w:pPrChange w:id="895" w:author="Gareth Harding" w:date="2025-07-09T17:19:00Z" w16du:dateUtc="2025-07-09T15:19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6104A9">
        <w:rPr>
          <w:rFonts w:ascii="Verdana" w:hAnsi="Verdana"/>
          <w:b/>
          <w:bCs/>
          <w:strike/>
          <w:lang w:val="en-GB"/>
          <w:rPrChange w:id="896" w:author="Gareth Harding" w:date="2025-07-09T17:20:00Z" w16du:dateUtc="2025-07-09T15:20:00Z">
            <w:rPr>
              <w:rFonts w:ascii="Verdana" w:hAnsi="Verdana"/>
            </w:rPr>
          </w:rPrChange>
        </w:rPr>
        <w:t>Emma</w:t>
      </w:r>
      <w:r w:rsidRPr="006104A9">
        <w:rPr>
          <w:rFonts w:ascii="Verdana" w:hAnsi="Verdana"/>
          <w:strike/>
          <w:lang w:val="en-GB"/>
          <w:rPrChange w:id="897" w:author="Gareth Harding" w:date="2025-07-09T09:58:00Z" w16du:dateUtc="2025-07-09T07:58:00Z">
            <w:rPr>
              <w:rFonts w:ascii="Verdana" w:hAnsi="Verdana"/>
            </w:rPr>
          </w:rPrChange>
        </w:rPr>
        <w:t>: After lunch, we will feel happy!</w:t>
      </w:r>
    </w:p>
    <w:p w14:paraId="30A6C4DF" w14:textId="77777777" w:rsidR="00B30A88" w:rsidRPr="00234D60" w:rsidRDefault="00B30A88">
      <w:pPr>
        <w:pStyle w:val="p1"/>
        <w:snapToGrid w:val="0"/>
        <w:spacing w:before="0" w:beforeAutospacing="0" w:after="0" w:afterAutospacing="0"/>
        <w:ind w:left="426" w:hanging="426"/>
        <w:rPr>
          <w:ins w:id="898" w:author="Gareth Harding" w:date="2025-07-09T17:14:00Z" w16du:dateUtc="2025-07-09T15:14:00Z"/>
          <w:rFonts w:ascii="Verdana" w:hAnsi="Verdana"/>
          <w:b/>
          <w:bCs/>
          <w:color w:val="D1D1D1" w:themeColor="background2" w:themeShade="E6"/>
          <w:lang w:val="en-GB"/>
        </w:rPr>
        <w:pPrChange w:id="899" w:author="Gareth Harding" w:date="2025-07-09T17:21:00Z" w16du:dateUtc="2025-07-09T15:21:00Z">
          <w:pPr>
            <w:pStyle w:val="p1"/>
            <w:numPr>
              <w:numId w:val="64"/>
            </w:numPr>
            <w:snapToGrid w:val="0"/>
            <w:spacing w:before="0" w:beforeAutospacing="0" w:after="0" w:afterAutospacing="0"/>
            <w:ind w:left="720" w:hanging="360"/>
          </w:pPr>
        </w:pPrChange>
      </w:pPr>
    </w:p>
    <w:p w14:paraId="08DB6DEA" w14:textId="77777777" w:rsidR="00B30A88" w:rsidRPr="004E5A07" w:rsidRDefault="00B30A88">
      <w:pPr>
        <w:pStyle w:val="Ttulo3"/>
        <w:adjustRightInd w:val="0"/>
        <w:snapToGrid w:val="0"/>
        <w:spacing w:before="0" w:after="0"/>
        <w:ind w:left="426" w:hanging="426"/>
        <w:rPr>
          <w:ins w:id="900" w:author="Gareth Harding" w:date="2025-07-09T17:14:00Z" w16du:dateUtc="2025-07-09T15:14:00Z"/>
          <w:rFonts w:ascii="Verdana" w:hAnsi="Verdana"/>
          <w:b/>
          <w:bCs/>
          <w:color w:val="00B050"/>
          <w:sz w:val="24"/>
          <w:szCs w:val="24"/>
        </w:rPr>
        <w:pPrChange w:id="901" w:author="Gareth Harding" w:date="2025-07-09T17:21:00Z" w16du:dateUtc="2025-07-09T15:21:00Z">
          <w:pPr>
            <w:pStyle w:val="Ttulo3"/>
            <w:numPr>
              <w:numId w:val="64"/>
            </w:numPr>
            <w:adjustRightInd w:val="0"/>
            <w:snapToGrid w:val="0"/>
            <w:spacing w:before="0" w:after="0"/>
            <w:ind w:left="720" w:hanging="360"/>
          </w:pPr>
        </w:pPrChange>
      </w:pPr>
      <w:proofErr w:type="spellStart"/>
      <w:ins w:id="902" w:author="Gareth Harding" w:date="2025-07-09T17:14:00Z" w16du:dateUtc="2025-07-09T15:14:00Z">
        <w:r w:rsidRPr="004E5A07">
          <w:rPr>
            <w:rFonts w:ascii="Verdana" w:hAnsi="Verdana"/>
            <w:b/>
            <w:bCs/>
            <w:color w:val="00B050"/>
            <w:sz w:val="24"/>
            <w:szCs w:val="24"/>
          </w:rPr>
          <w:t>Comprehension</w:t>
        </w:r>
        <w:proofErr w:type="spellEnd"/>
        <w:r w:rsidRPr="004E5A07">
          <w:rPr>
            <w:rFonts w:ascii="Verdana" w:hAnsi="Verdana"/>
            <w:b/>
            <w:bCs/>
            <w:color w:val="00B050"/>
            <w:sz w:val="24"/>
            <w:szCs w:val="24"/>
          </w:rPr>
          <w:t xml:space="preserve"> </w:t>
        </w:r>
        <w:proofErr w:type="spellStart"/>
        <w:r w:rsidRPr="004E5A07">
          <w:rPr>
            <w:rFonts w:ascii="Verdana" w:hAnsi="Verdana"/>
            <w:b/>
            <w:bCs/>
            <w:color w:val="00B050"/>
            <w:sz w:val="24"/>
            <w:szCs w:val="24"/>
          </w:rPr>
          <w:t>Questions</w:t>
        </w:r>
        <w:proofErr w:type="spellEnd"/>
      </w:ins>
    </w:p>
    <w:p w14:paraId="651467BF" w14:textId="77777777" w:rsidR="00B30A88" w:rsidRPr="004E5A07" w:rsidRDefault="00B30A88">
      <w:pPr>
        <w:pStyle w:val="p1"/>
        <w:snapToGrid w:val="0"/>
        <w:spacing w:before="0" w:beforeAutospacing="0" w:after="0" w:afterAutospacing="0"/>
        <w:ind w:left="426" w:hanging="426"/>
        <w:rPr>
          <w:ins w:id="903" w:author="Gareth Harding" w:date="2025-07-09T17:14:00Z" w16du:dateUtc="2025-07-09T15:14:00Z"/>
          <w:rFonts w:ascii="Verdana" w:hAnsi="Verdana"/>
          <w:b/>
          <w:bCs/>
          <w:color w:val="D1D1D1" w:themeColor="background2" w:themeShade="E6"/>
        </w:rPr>
        <w:pPrChange w:id="904" w:author="Gareth Harding" w:date="2025-07-09T17:21:00Z" w16du:dateUtc="2025-07-09T15:21:00Z">
          <w:pPr>
            <w:pStyle w:val="p1"/>
            <w:numPr>
              <w:numId w:val="64"/>
            </w:numPr>
            <w:snapToGrid w:val="0"/>
            <w:spacing w:before="0" w:beforeAutospacing="0" w:after="0" w:afterAutospacing="0"/>
            <w:ind w:left="720" w:hanging="360"/>
          </w:pPr>
        </w:pPrChange>
      </w:pPr>
    </w:p>
    <w:p w14:paraId="52D52AE5" w14:textId="7E02132E" w:rsidR="004239FA" w:rsidRPr="003504AA" w:rsidDel="00B30A88" w:rsidRDefault="004239FA">
      <w:pPr>
        <w:pStyle w:val="p1"/>
        <w:snapToGrid w:val="0"/>
        <w:spacing w:before="0" w:beforeAutospacing="0" w:after="0" w:afterAutospacing="0"/>
        <w:ind w:left="426" w:hanging="426"/>
        <w:rPr>
          <w:del w:id="905" w:author="Gareth Harding" w:date="2025-07-09T17:14:00Z" w16du:dateUtc="2025-07-09T15:14:00Z"/>
          <w:rFonts w:ascii="Verdana" w:hAnsi="Verdana"/>
          <w:b/>
          <w:bCs/>
          <w:lang w:val="en-GB"/>
          <w:rPrChange w:id="906" w:author="Gareth Harding" w:date="2025-07-09T09:58:00Z" w16du:dateUtc="2025-07-09T07:58:00Z">
            <w:rPr>
              <w:del w:id="907" w:author="Gareth Harding" w:date="2025-07-09T17:14:00Z" w16du:dateUtc="2025-07-09T15:14:00Z"/>
              <w:rFonts w:ascii="Verdana" w:hAnsi="Verdana"/>
              <w:b/>
              <w:bCs/>
            </w:rPr>
          </w:rPrChange>
        </w:rPr>
        <w:pPrChange w:id="908" w:author="Gareth Harding" w:date="2025-07-09T17:21:00Z" w16du:dateUtc="2025-07-09T15:21:00Z">
          <w:pPr>
            <w:pStyle w:val="p1"/>
            <w:snapToGrid w:val="0"/>
            <w:spacing w:before="0" w:beforeAutospacing="0" w:after="0" w:afterAutospacing="0"/>
          </w:pPr>
        </w:pPrChange>
      </w:pPr>
    </w:p>
    <w:p w14:paraId="1825BB98" w14:textId="0C191416" w:rsidR="00562419" w:rsidRPr="004E5A07" w:rsidRDefault="00562419">
      <w:pPr>
        <w:pStyle w:val="p1"/>
        <w:numPr>
          <w:ilvl w:val="0"/>
          <w:numId w:val="64"/>
        </w:numPr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</w:rPr>
        <w:pPrChange w:id="909" w:author="Gareth Harding" w:date="2025-07-09T17:21:00Z" w16du:dateUtc="2025-07-09T15:21:00Z">
          <w:pPr>
            <w:pStyle w:val="p1"/>
            <w:numPr>
              <w:numId w:val="64"/>
            </w:numPr>
            <w:snapToGrid w:val="0"/>
            <w:spacing w:before="0" w:beforeAutospacing="0" w:after="0" w:afterAutospacing="0"/>
            <w:ind w:left="720" w:hanging="360"/>
          </w:pPr>
        </w:pPrChange>
      </w:pPr>
      <w:proofErr w:type="spellStart"/>
      <w:r w:rsidRPr="004E5A07">
        <w:rPr>
          <w:rFonts w:ascii="Verdana" w:hAnsi="Verdana"/>
          <w:b/>
          <w:bCs/>
        </w:rPr>
        <w:t>Why</w:t>
      </w:r>
      <w:proofErr w:type="spellEnd"/>
      <w:r w:rsidRPr="004E5A07">
        <w:rPr>
          <w:rFonts w:ascii="Verdana" w:hAnsi="Verdana"/>
          <w:b/>
          <w:bCs/>
        </w:rPr>
        <w:t xml:space="preserve"> </w:t>
      </w:r>
      <w:proofErr w:type="spellStart"/>
      <w:r w:rsidRPr="004E5A07">
        <w:rPr>
          <w:rFonts w:ascii="Verdana" w:hAnsi="Verdana"/>
          <w:b/>
          <w:bCs/>
        </w:rPr>
        <w:t>is</w:t>
      </w:r>
      <w:proofErr w:type="spellEnd"/>
      <w:r w:rsidRPr="004E5A07">
        <w:rPr>
          <w:rFonts w:ascii="Verdana" w:hAnsi="Verdana"/>
          <w:b/>
          <w:bCs/>
        </w:rPr>
        <w:t xml:space="preserve"> Ben </w:t>
      </w:r>
      <w:proofErr w:type="spellStart"/>
      <w:r w:rsidRPr="004E5A07">
        <w:rPr>
          <w:rFonts w:ascii="Verdana" w:hAnsi="Verdana"/>
          <w:b/>
          <w:bCs/>
        </w:rPr>
        <w:t>tired</w:t>
      </w:r>
      <w:proofErr w:type="spellEnd"/>
      <w:r w:rsidRPr="004E5A07">
        <w:rPr>
          <w:rFonts w:ascii="Verdana" w:hAnsi="Verdana"/>
          <w:b/>
          <w:bCs/>
        </w:rPr>
        <w:t>?</w:t>
      </w:r>
    </w:p>
    <w:p w14:paraId="7A9A84D1" w14:textId="4FD3EBC6" w:rsidR="00562419" w:rsidRPr="003504AA" w:rsidRDefault="00562419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910" w:author="Gareth Harding" w:date="2025-07-09T09:58:00Z" w16du:dateUtc="2025-07-09T07:58:00Z">
            <w:rPr>
              <w:rFonts w:ascii="Verdana" w:hAnsi="Verdana"/>
            </w:rPr>
          </w:rPrChange>
        </w:rPr>
        <w:pPrChange w:id="911" w:author="Gareth Harding" w:date="2025-07-09T17:21:00Z" w16du:dateUtc="2025-07-09T15:21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3504AA">
        <w:rPr>
          <w:rFonts w:ascii="Verdana" w:hAnsi="Verdana"/>
          <w:highlight w:val="yellow"/>
          <w:lang w:val="en-GB"/>
          <w:rPrChange w:id="912" w:author="Gareth Harding" w:date="2025-07-09T09:58:00Z" w16du:dateUtc="2025-07-09T07:58:00Z">
            <w:rPr>
              <w:rFonts w:ascii="Verdana" w:hAnsi="Verdana"/>
              <w:highlight w:val="yellow"/>
            </w:rPr>
          </w:rPrChange>
        </w:rPr>
        <w:t xml:space="preserve">Because he </w:t>
      </w:r>
      <w:proofErr w:type="gramStart"/>
      <w:r w:rsidR="00A80A08">
        <w:rPr>
          <w:rFonts w:ascii="Verdana" w:hAnsi="Verdana"/>
          <w:highlight w:val="yellow"/>
          <w:lang w:val="en-GB"/>
        </w:rPr>
        <w:t>get</w:t>
      </w:r>
      <w:proofErr w:type="gramEnd"/>
      <w:r w:rsidR="00A80A08">
        <w:rPr>
          <w:rFonts w:ascii="Verdana" w:hAnsi="Verdana"/>
          <w:highlight w:val="yellow"/>
          <w:lang w:val="en-GB"/>
        </w:rPr>
        <w:t xml:space="preserve"> up early</w:t>
      </w:r>
      <w:del w:id="913" w:author="Gareth Harding" w:date="2025-07-09T17:21:00Z" w16du:dateUtc="2025-07-09T15:21:00Z">
        <w:r w:rsidRPr="003504AA" w:rsidDel="00B30A88">
          <w:rPr>
            <w:rFonts w:ascii="Verdana" w:hAnsi="Verdana"/>
            <w:highlight w:val="yellow"/>
            <w:lang w:val="en-GB"/>
            <w:rPrChange w:id="914" w:author="Gareth Harding" w:date="2025-07-09T09:58:00Z" w16du:dateUtc="2025-07-09T07:58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14E63486" w14:textId="7FD10D74" w:rsidR="00562419" w:rsidRPr="003504AA" w:rsidRDefault="00562419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915" w:author="Gareth Harding" w:date="2025-07-09T09:58:00Z" w16du:dateUtc="2025-07-09T07:58:00Z">
            <w:rPr>
              <w:rFonts w:ascii="Verdana" w:hAnsi="Verdana"/>
            </w:rPr>
          </w:rPrChange>
        </w:rPr>
        <w:pPrChange w:id="916" w:author="Gareth Harding" w:date="2025-07-09T17:21:00Z" w16du:dateUtc="2025-07-09T15:21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3504AA">
        <w:rPr>
          <w:rFonts w:ascii="Verdana" w:hAnsi="Verdana"/>
          <w:lang w:val="en-GB"/>
          <w:rPrChange w:id="917" w:author="Gareth Harding" w:date="2025-07-09T09:58:00Z" w16du:dateUtc="2025-07-09T07:58:00Z">
            <w:rPr>
              <w:rFonts w:ascii="Verdana" w:hAnsi="Verdana"/>
            </w:rPr>
          </w:rPrChange>
        </w:rPr>
        <w:t>Because he ran fast</w:t>
      </w:r>
      <w:del w:id="918" w:author="Gareth Harding" w:date="2025-07-09T17:21:00Z" w16du:dateUtc="2025-07-09T15:21:00Z">
        <w:r w:rsidRPr="003504AA" w:rsidDel="00B30A88">
          <w:rPr>
            <w:rFonts w:ascii="Verdana" w:hAnsi="Verdana"/>
            <w:lang w:val="en-GB"/>
            <w:rPrChange w:id="919" w:author="Gareth Harding" w:date="2025-07-09T09:58:00Z" w16du:dateUtc="2025-07-09T07:58:00Z">
              <w:rPr>
                <w:rFonts w:ascii="Verdana" w:hAnsi="Verdana"/>
              </w:rPr>
            </w:rPrChange>
          </w:rPr>
          <w:delText>.</w:delText>
        </w:r>
      </w:del>
    </w:p>
    <w:p w14:paraId="7D63C57A" w14:textId="59E22DF1" w:rsidR="00562419" w:rsidRPr="003504AA" w:rsidRDefault="00562419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920" w:author="Gareth Harding" w:date="2025-07-09T09:58:00Z" w16du:dateUtc="2025-07-09T07:58:00Z">
            <w:rPr>
              <w:rFonts w:ascii="Verdana" w:hAnsi="Verdana"/>
            </w:rPr>
          </w:rPrChange>
        </w:rPr>
        <w:pPrChange w:id="921" w:author="Gareth Harding" w:date="2025-07-09T17:21:00Z" w16du:dateUtc="2025-07-09T15:21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3504AA">
        <w:rPr>
          <w:rFonts w:ascii="Verdana" w:hAnsi="Verdana"/>
          <w:lang w:val="en-GB"/>
          <w:rPrChange w:id="922" w:author="Gareth Harding" w:date="2025-07-09T09:58:00Z" w16du:dateUtc="2025-07-09T07:58:00Z">
            <w:rPr>
              <w:rFonts w:ascii="Verdana" w:hAnsi="Verdana"/>
            </w:rPr>
          </w:rPrChange>
        </w:rPr>
        <w:t>Because he is ill</w:t>
      </w:r>
      <w:del w:id="923" w:author="Gareth Harding" w:date="2025-07-09T17:21:00Z" w16du:dateUtc="2025-07-09T15:21:00Z">
        <w:r w:rsidRPr="003504AA" w:rsidDel="00B30A88">
          <w:rPr>
            <w:rFonts w:ascii="Verdana" w:hAnsi="Verdana"/>
            <w:lang w:val="en-GB"/>
            <w:rPrChange w:id="924" w:author="Gareth Harding" w:date="2025-07-09T09:58:00Z" w16du:dateUtc="2025-07-09T07:58:00Z">
              <w:rPr>
                <w:rFonts w:ascii="Verdana" w:hAnsi="Verdana"/>
              </w:rPr>
            </w:rPrChange>
          </w:rPr>
          <w:delText>.</w:delText>
        </w:r>
      </w:del>
    </w:p>
    <w:p w14:paraId="731FDA2A" w14:textId="77777777" w:rsidR="00562419" w:rsidRPr="003504AA" w:rsidRDefault="00562419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925" w:author="Gareth Harding" w:date="2025-07-09T09:58:00Z" w16du:dateUtc="2025-07-09T07:58:00Z">
            <w:rPr>
              <w:rFonts w:ascii="Verdana" w:hAnsi="Verdana"/>
            </w:rPr>
          </w:rPrChange>
        </w:rPr>
        <w:pPrChange w:id="926" w:author="Gareth Harding" w:date="2025-07-09T17:21:00Z" w16du:dateUtc="2025-07-09T15:21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</w:p>
    <w:p w14:paraId="5C07671F" w14:textId="77777777" w:rsidR="00410F16" w:rsidRPr="004E5A07" w:rsidRDefault="00410F16">
      <w:pPr>
        <w:pStyle w:val="p1"/>
        <w:numPr>
          <w:ilvl w:val="0"/>
          <w:numId w:val="64"/>
        </w:numPr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</w:rPr>
        <w:pPrChange w:id="927" w:author="Gareth Harding" w:date="2025-07-09T17:21:00Z" w16du:dateUtc="2025-07-09T15:21:00Z">
          <w:pPr>
            <w:pStyle w:val="p1"/>
            <w:numPr>
              <w:numId w:val="64"/>
            </w:numPr>
            <w:snapToGrid w:val="0"/>
            <w:spacing w:before="0" w:beforeAutospacing="0" w:after="0" w:afterAutospacing="0"/>
            <w:ind w:left="720" w:hanging="360"/>
          </w:pPr>
        </w:pPrChange>
      </w:pPr>
      <w:proofErr w:type="spellStart"/>
      <w:r w:rsidRPr="004E5A07">
        <w:rPr>
          <w:rFonts w:ascii="Verdana" w:hAnsi="Verdana"/>
          <w:b/>
          <w:bCs/>
        </w:rPr>
        <w:t>Is</w:t>
      </w:r>
      <w:proofErr w:type="spellEnd"/>
      <w:r w:rsidRPr="004E5A07">
        <w:rPr>
          <w:rFonts w:ascii="Verdana" w:hAnsi="Verdana"/>
          <w:b/>
          <w:bCs/>
        </w:rPr>
        <w:t xml:space="preserve"> Ben </w:t>
      </w:r>
      <w:proofErr w:type="spellStart"/>
      <w:r w:rsidRPr="004E5A07">
        <w:rPr>
          <w:rFonts w:ascii="Verdana" w:hAnsi="Verdana"/>
          <w:b/>
          <w:bCs/>
        </w:rPr>
        <w:t>happy</w:t>
      </w:r>
      <w:proofErr w:type="spellEnd"/>
      <w:r w:rsidRPr="004E5A07">
        <w:rPr>
          <w:rFonts w:ascii="Verdana" w:hAnsi="Verdana"/>
          <w:b/>
          <w:bCs/>
        </w:rPr>
        <w:t>?</w:t>
      </w:r>
    </w:p>
    <w:p w14:paraId="230C0946" w14:textId="77777777" w:rsidR="00410F16" w:rsidRPr="004E5A07" w:rsidRDefault="00410F16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928" w:author="Gareth Harding" w:date="2025-07-09T17:21:00Z" w16du:dateUtc="2025-07-09T15:21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4E5A07">
        <w:rPr>
          <w:rFonts w:ascii="Verdana" w:hAnsi="Verdana"/>
        </w:rPr>
        <w:t xml:space="preserve">Yes, he </w:t>
      </w:r>
      <w:proofErr w:type="spellStart"/>
      <w:r w:rsidRPr="004E5A07">
        <w:rPr>
          <w:rFonts w:ascii="Verdana" w:hAnsi="Verdana"/>
        </w:rPr>
        <w:t>is</w:t>
      </w:r>
      <w:proofErr w:type="spellEnd"/>
      <w:del w:id="929" w:author="Gareth Harding" w:date="2025-07-09T17:21:00Z" w16du:dateUtc="2025-07-09T15:21:00Z">
        <w:r w:rsidRPr="004E5A07" w:rsidDel="00B30A88">
          <w:rPr>
            <w:rFonts w:ascii="Verdana" w:hAnsi="Verdana"/>
          </w:rPr>
          <w:delText>.</w:delText>
        </w:r>
      </w:del>
    </w:p>
    <w:p w14:paraId="1FCC8352" w14:textId="77777777" w:rsidR="00410F16" w:rsidRPr="004E5A07" w:rsidRDefault="00410F16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930" w:author="Gareth Harding" w:date="2025-07-09T17:21:00Z" w16du:dateUtc="2025-07-09T15:21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4E5A07">
        <w:rPr>
          <w:rFonts w:ascii="Verdana" w:hAnsi="Verdana"/>
          <w:highlight w:val="yellow"/>
        </w:rPr>
        <w:t xml:space="preserve">No, he </w:t>
      </w:r>
      <w:proofErr w:type="spellStart"/>
      <w:r w:rsidRPr="004E5A07">
        <w:rPr>
          <w:rFonts w:ascii="Verdana" w:hAnsi="Verdana"/>
          <w:highlight w:val="yellow"/>
        </w:rPr>
        <w:t>isn’t</w:t>
      </w:r>
      <w:proofErr w:type="spellEnd"/>
      <w:del w:id="931" w:author="Gareth Harding" w:date="2025-07-09T17:21:00Z" w16du:dateUtc="2025-07-09T15:21:00Z">
        <w:r w:rsidRPr="004E5A07" w:rsidDel="00B30A88">
          <w:rPr>
            <w:rFonts w:ascii="Verdana" w:hAnsi="Verdana"/>
            <w:highlight w:val="yellow"/>
          </w:rPr>
          <w:delText>.</w:delText>
        </w:r>
      </w:del>
    </w:p>
    <w:p w14:paraId="31B322C9" w14:textId="77777777" w:rsidR="00410F16" w:rsidRPr="004E5A07" w:rsidRDefault="00410F16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932" w:author="Gareth Harding" w:date="2025-07-09T17:21:00Z" w16du:dateUtc="2025-07-09T15:21:00Z">
          <w:pPr>
            <w:pStyle w:val="p1"/>
            <w:snapToGrid w:val="0"/>
            <w:spacing w:before="0" w:beforeAutospacing="0" w:after="0" w:afterAutospacing="0"/>
          </w:pPr>
        </w:pPrChange>
      </w:pPr>
    </w:p>
    <w:p w14:paraId="13359542" w14:textId="4460F6D0" w:rsidR="00B2200C" w:rsidRPr="004E5A07" w:rsidDel="00B30A88" w:rsidRDefault="00B2200C" w:rsidP="00B30A88">
      <w:pPr>
        <w:pStyle w:val="p1"/>
        <w:snapToGrid w:val="0"/>
        <w:spacing w:before="0" w:beforeAutospacing="0" w:after="0" w:afterAutospacing="0"/>
        <w:rPr>
          <w:del w:id="933" w:author="Gareth Harding" w:date="2025-07-09T17:21:00Z" w16du:dateUtc="2025-07-09T15:21:00Z"/>
          <w:rFonts w:ascii="Verdana" w:hAnsi="Verdana"/>
        </w:rPr>
      </w:pPr>
    </w:p>
    <w:p w14:paraId="43A71134" w14:textId="77777777" w:rsidR="00B2200C" w:rsidRPr="004E5A07" w:rsidRDefault="00B2200C">
      <w:pPr>
        <w:pStyle w:val="p1"/>
        <w:numPr>
          <w:ilvl w:val="0"/>
          <w:numId w:val="64"/>
        </w:numPr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</w:rPr>
        <w:pPrChange w:id="934" w:author="Gareth Harding" w:date="2025-07-09T17:21:00Z" w16du:dateUtc="2025-07-09T15:21:00Z">
          <w:pPr>
            <w:pStyle w:val="p1"/>
            <w:numPr>
              <w:numId w:val="64"/>
            </w:numPr>
            <w:snapToGrid w:val="0"/>
            <w:spacing w:before="0" w:beforeAutospacing="0" w:after="0" w:afterAutospacing="0"/>
            <w:ind w:left="720" w:hanging="360"/>
          </w:pPr>
        </w:pPrChange>
      </w:pPr>
      <w:proofErr w:type="spellStart"/>
      <w:r w:rsidRPr="004E5A07">
        <w:rPr>
          <w:rFonts w:ascii="Verdana" w:hAnsi="Verdana"/>
          <w:b/>
          <w:bCs/>
        </w:rPr>
        <w:t>Is</w:t>
      </w:r>
      <w:proofErr w:type="spellEnd"/>
      <w:r w:rsidRPr="004E5A07">
        <w:rPr>
          <w:rFonts w:ascii="Verdana" w:hAnsi="Verdana"/>
          <w:b/>
          <w:bCs/>
        </w:rPr>
        <w:t xml:space="preserve"> Emma </w:t>
      </w:r>
      <w:proofErr w:type="spellStart"/>
      <w:r w:rsidRPr="004E5A07">
        <w:rPr>
          <w:rFonts w:ascii="Verdana" w:hAnsi="Verdana"/>
          <w:b/>
          <w:bCs/>
        </w:rPr>
        <w:t>thirsty</w:t>
      </w:r>
      <w:proofErr w:type="spellEnd"/>
      <w:r w:rsidRPr="004E5A07">
        <w:rPr>
          <w:rFonts w:ascii="Verdana" w:hAnsi="Verdana"/>
          <w:b/>
          <w:bCs/>
        </w:rPr>
        <w:t>?</w:t>
      </w:r>
    </w:p>
    <w:p w14:paraId="7B4BC6F0" w14:textId="77777777" w:rsidR="00B2200C" w:rsidRPr="004E5A07" w:rsidRDefault="00B2200C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935" w:author="Gareth Harding" w:date="2025-07-09T17:21:00Z" w16du:dateUtc="2025-07-09T15:21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4E5A07">
        <w:rPr>
          <w:rFonts w:ascii="Verdana" w:hAnsi="Verdana"/>
          <w:highlight w:val="yellow"/>
        </w:rPr>
        <w:t xml:space="preserve">Yes, </w:t>
      </w:r>
      <w:proofErr w:type="spellStart"/>
      <w:r w:rsidRPr="004E5A07">
        <w:rPr>
          <w:rFonts w:ascii="Verdana" w:hAnsi="Verdana"/>
          <w:highlight w:val="yellow"/>
        </w:rPr>
        <w:t>she</w:t>
      </w:r>
      <w:proofErr w:type="spellEnd"/>
      <w:r w:rsidRPr="004E5A07">
        <w:rPr>
          <w:rFonts w:ascii="Verdana" w:hAnsi="Verdana"/>
          <w:highlight w:val="yellow"/>
        </w:rPr>
        <w:t xml:space="preserve"> </w:t>
      </w:r>
      <w:proofErr w:type="spellStart"/>
      <w:r w:rsidRPr="004E5A07">
        <w:rPr>
          <w:rFonts w:ascii="Verdana" w:hAnsi="Verdana"/>
          <w:highlight w:val="yellow"/>
        </w:rPr>
        <w:t>is</w:t>
      </w:r>
      <w:proofErr w:type="spellEnd"/>
      <w:del w:id="936" w:author="Gareth Harding" w:date="2025-07-09T17:21:00Z" w16du:dateUtc="2025-07-09T15:21:00Z">
        <w:r w:rsidRPr="004E5A07" w:rsidDel="00B30A88">
          <w:rPr>
            <w:rFonts w:ascii="Verdana" w:hAnsi="Verdana"/>
            <w:highlight w:val="yellow"/>
          </w:rPr>
          <w:delText>.</w:delText>
        </w:r>
      </w:del>
    </w:p>
    <w:p w14:paraId="251BD73B" w14:textId="77777777" w:rsidR="00B2200C" w:rsidRPr="004E5A07" w:rsidRDefault="00B2200C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937" w:author="Gareth Harding" w:date="2025-07-09T17:21:00Z" w16du:dateUtc="2025-07-09T15:21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4E5A07">
        <w:rPr>
          <w:rFonts w:ascii="Verdana" w:hAnsi="Verdana"/>
        </w:rPr>
        <w:t xml:space="preserve">No, </w:t>
      </w:r>
      <w:proofErr w:type="spellStart"/>
      <w:r w:rsidRPr="004E5A07">
        <w:rPr>
          <w:rFonts w:ascii="Verdana" w:hAnsi="Verdana"/>
        </w:rPr>
        <w:t>she</w:t>
      </w:r>
      <w:proofErr w:type="spellEnd"/>
      <w:r w:rsidRPr="004E5A07">
        <w:rPr>
          <w:rFonts w:ascii="Verdana" w:hAnsi="Verdana"/>
        </w:rPr>
        <w:t xml:space="preserve"> </w:t>
      </w:r>
      <w:proofErr w:type="spellStart"/>
      <w:r w:rsidRPr="004E5A07">
        <w:rPr>
          <w:rFonts w:ascii="Verdana" w:hAnsi="Verdana"/>
        </w:rPr>
        <w:t>isn’t</w:t>
      </w:r>
      <w:proofErr w:type="spellEnd"/>
      <w:del w:id="938" w:author="Gareth Harding" w:date="2025-07-09T17:21:00Z" w16du:dateUtc="2025-07-09T15:21:00Z">
        <w:r w:rsidRPr="004E5A07" w:rsidDel="00B30A88">
          <w:rPr>
            <w:rFonts w:ascii="Verdana" w:hAnsi="Verdana"/>
          </w:rPr>
          <w:delText>.</w:delText>
        </w:r>
      </w:del>
    </w:p>
    <w:p w14:paraId="7E635454" w14:textId="77777777" w:rsidR="00B2200C" w:rsidRPr="004E5A07" w:rsidRDefault="00B2200C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939" w:author="Gareth Harding" w:date="2025-07-09T17:21:00Z" w16du:dateUtc="2025-07-09T15:21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</w:p>
    <w:p w14:paraId="79E18710" w14:textId="2C89D948" w:rsidR="00410F16" w:rsidRPr="004E5A07" w:rsidDel="00B30A88" w:rsidRDefault="00410F16">
      <w:pPr>
        <w:pStyle w:val="p1"/>
        <w:snapToGrid w:val="0"/>
        <w:spacing w:before="0" w:beforeAutospacing="0" w:after="0" w:afterAutospacing="0"/>
        <w:ind w:left="426" w:hanging="426"/>
        <w:rPr>
          <w:del w:id="940" w:author="Gareth Harding" w:date="2025-07-09T17:21:00Z" w16du:dateUtc="2025-07-09T15:21:00Z"/>
          <w:rFonts w:ascii="Verdana" w:hAnsi="Verdana"/>
        </w:rPr>
        <w:pPrChange w:id="941" w:author="Gareth Harding" w:date="2025-07-09T17:21:00Z" w16du:dateUtc="2025-07-09T15:21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</w:p>
    <w:p w14:paraId="787532CE" w14:textId="03710053" w:rsidR="00562419" w:rsidRPr="003504AA" w:rsidRDefault="00562419">
      <w:pPr>
        <w:pStyle w:val="p1"/>
        <w:numPr>
          <w:ilvl w:val="0"/>
          <w:numId w:val="64"/>
        </w:numPr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  <w:rPrChange w:id="942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pPrChange w:id="943" w:author="Gareth Harding" w:date="2025-07-09T17:21:00Z" w16du:dateUtc="2025-07-09T15:21:00Z">
          <w:pPr>
            <w:pStyle w:val="p1"/>
            <w:numPr>
              <w:numId w:val="64"/>
            </w:numPr>
            <w:snapToGrid w:val="0"/>
            <w:spacing w:before="0" w:beforeAutospacing="0" w:after="0" w:afterAutospacing="0"/>
            <w:ind w:left="720" w:hanging="360"/>
          </w:pPr>
        </w:pPrChange>
      </w:pPr>
      <w:r w:rsidRPr="003504AA">
        <w:rPr>
          <w:rFonts w:ascii="Verdana" w:hAnsi="Verdana"/>
          <w:b/>
          <w:bCs/>
          <w:lang w:val="en-GB"/>
          <w:rPrChange w:id="944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What does Emma want to drink?</w:t>
      </w:r>
    </w:p>
    <w:p w14:paraId="432B0704" w14:textId="3201AE92" w:rsidR="00562419" w:rsidRPr="004E5A07" w:rsidRDefault="00562419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highlight w:val="yellow"/>
        </w:rPr>
        <w:pPrChange w:id="945" w:author="Gareth Harding" w:date="2025-07-09T17:21:00Z" w16du:dateUtc="2025-07-09T15:21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proofErr w:type="spellStart"/>
      <w:r w:rsidRPr="004E5A07">
        <w:rPr>
          <w:rFonts w:ascii="Verdana" w:hAnsi="Verdana"/>
          <w:highlight w:val="yellow"/>
        </w:rPr>
        <w:t>Water</w:t>
      </w:r>
      <w:proofErr w:type="spellEnd"/>
      <w:del w:id="946" w:author="Gareth Harding" w:date="2025-07-09T10:18:00Z" w16du:dateUtc="2025-07-09T08:18:00Z">
        <w:r w:rsidRPr="004E5A07" w:rsidDel="0037228D">
          <w:rPr>
            <w:rFonts w:ascii="Verdana" w:hAnsi="Verdana"/>
            <w:highlight w:val="yellow"/>
          </w:rPr>
          <w:delText>.</w:delText>
        </w:r>
      </w:del>
    </w:p>
    <w:p w14:paraId="64B8F9CB" w14:textId="055D07F9" w:rsidR="00562419" w:rsidRPr="004E5A07" w:rsidRDefault="00562419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947" w:author="Gareth Harding" w:date="2025-07-09T17:21:00Z" w16du:dateUtc="2025-07-09T15:21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proofErr w:type="spellStart"/>
      <w:r w:rsidRPr="004E5A07">
        <w:rPr>
          <w:rFonts w:ascii="Verdana" w:hAnsi="Verdana"/>
        </w:rPr>
        <w:t>Milk</w:t>
      </w:r>
      <w:proofErr w:type="spellEnd"/>
      <w:del w:id="948" w:author="Gareth Harding" w:date="2025-07-09T10:18:00Z" w16du:dateUtc="2025-07-09T08:18:00Z">
        <w:r w:rsidRPr="004E5A07" w:rsidDel="0037228D">
          <w:rPr>
            <w:rFonts w:ascii="Verdana" w:hAnsi="Verdana"/>
          </w:rPr>
          <w:delText>.</w:delText>
        </w:r>
      </w:del>
    </w:p>
    <w:p w14:paraId="2753DCAE" w14:textId="72FECDA7" w:rsidR="00562419" w:rsidRPr="004E5A07" w:rsidRDefault="00562419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949" w:author="Gareth Harding" w:date="2025-07-09T17:21:00Z" w16du:dateUtc="2025-07-09T15:21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4E5A07">
        <w:rPr>
          <w:rFonts w:ascii="Verdana" w:hAnsi="Verdana"/>
        </w:rPr>
        <w:t>Juice</w:t>
      </w:r>
      <w:del w:id="950" w:author="Gareth Harding" w:date="2025-07-09T10:18:00Z" w16du:dateUtc="2025-07-09T08:18:00Z">
        <w:r w:rsidRPr="004E5A07" w:rsidDel="0037228D">
          <w:rPr>
            <w:rFonts w:ascii="Verdana" w:hAnsi="Verdana"/>
          </w:rPr>
          <w:delText>.</w:delText>
        </w:r>
      </w:del>
    </w:p>
    <w:p w14:paraId="652DF736" w14:textId="77777777" w:rsidR="00E534DD" w:rsidRPr="004E5A07" w:rsidRDefault="00E534DD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951" w:author="Gareth Harding" w:date="2025-07-09T17:21:00Z" w16du:dateUtc="2025-07-09T15:21:00Z">
          <w:pPr>
            <w:pStyle w:val="p1"/>
            <w:snapToGrid w:val="0"/>
            <w:spacing w:before="0" w:beforeAutospacing="0" w:after="0" w:afterAutospacing="0"/>
          </w:pPr>
        </w:pPrChange>
      </w:pPr>
    </w:p>
    <w:p w14:paraId="7A54CF42" w14:textId="7C4ECF4B" w:rsidR="00E534DD" w:rsidRPr="004E5A07" w:rsidRDefault="00E534DD">
      <w:pPr>
        <w:pStyle w:val="p1"/>
        <w:numPr>
          <w:ilvl w:val="0"/>
          <w:numId w:val="64"/>
        </w:numPr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</w:rPr>
        <w:pPrChange w:id="952" w:author="Gareth Harding" w:date="2025-07-09T17:21:00Z" w16du:dateUtc="2025-07-09T15:21:00Z">
          <w:pPr>
            <w:pStyle w:val="p1"/>
            <w:numPr>
              <w:numId w:val="64"/>
            </w:numPr>
            <w:snapToGrid w:val="0"/>
            <w:spacing w:before="0" w:beforeAutospacing="0" w:after="0" w:afterAutospacing="0"/>
            <w:ind w:left="720" w:hanging="360"/>
          </w:pPr>
        </w:pPrChange>
      </w:pPr>
      <w:proofErr w:type="spellStart"/>
      <w:r w:rsidRPr="004E5A07">
        <w:rPr>
          <w:rFonts w:ascii="Verdana" w:hAnsi="Verdana"/>
          <w:b/>
          <w:bCs/>
        </w:rPr>
        <w:t>Is</w:t>
      </w:r>
      <w:proofErr w:type="spellEnd"/>
      <w:r w:rsidRPr="004E5A07">
        <w:rPr>
          <w:rFonts w:ascii="Verdana" w:hAnsi="Verdana"/>
          <w:b/>
          <w:bCs/>
        </w:rPr>
        <w:t xml:space="preserve"> Emma </w:t>
      </w:r>
      <w:proofErr w:type="spellStart"/>
      <w:r w:rsidRPr="004E5A07">
        <w:rPr>
          <w:rFonts w:ascii="Verdana" w:hAnsi="Verdana"/>
          <w:b/>
          <w:bCs/>
        </w:rPr>
        <w:t>hungry</w:t>
      </w:r>
      <w:proofErr w:type="spellEnd"/>
      <w:r w:rsidRPr="004E5A07">
        <w:rPr>
          <w:rFonts w:ascii="Verdana" w:hAnsi="Verdana"/>
          <w:b/>
          <w:bCs/>
        </w:rPr>
        <w:t>?</w:t>
      </w:r>
    </w:p>
    <w:p w14:paraId="22A01C6D" w14:textId="4A092133" w:rsidR="00E534DD" w:rsidRPr="004E5A07" w:rsidRDefault="00E534DD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953" w:author="Gareth Harding" w:date="2025-07-09T17:21:00Z" w16du:dateUtc="2025-07-09T15:21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4E5A07">
        <w:rPr>
          <w:rFonts w:ascii="Verdana" w:hAnsi="Verdana"/>
          <w:highlight w:val="yellow"/>
        </w:rPr>
        <w:t xml:space="preserve">Yes, </w:t>
      </w:r>
      <w:proofErr w:type="spellStart"/>
      <w:r w:rsidRPr="004E5A07">
        <w:rPr>
          <w:rFonts w:ascii="Verdana" w:hAnsi="Verdana"/>
          <w:highlight w:val="yellow"/>
        </w:rPr>
        <w:t>she</w:t>
      </w:r>
      <w:proofErr w:type="spellEnd"/>
      <w:r w:rsidRPr="004E5A07">
        <w:rPr>
          <w:rFonts w:ascii="Verdana" w:hAnsi="Verdana"/>
          <w:highlight w:val="yellow"/>
        </w:rPr>
        <w:t xml:space="preserve"> </w:t>
      </w:r>
      <w:proofErr w:type="spellStart"/>
      <w:r w:rsidRPr="004E5A07">
        <w:rPr>
          <w:rFonts w:ascii="Verdana" w:hAnsi="Verdana"/>
          <w:highlight w:val="yellow"/>
        </w:rPr>
        <w:t>is</w:t>
      </w:r>
      <w:proofErr w:type="spellEnd"/>
      <w:r w:rsidRPr="004E5A07">
        <w:rPr>
          <w:rFonts w:ascii="Verdana" w:hAnsi="Verdana"/>
          <w:highlight w:val="yellow"/>
        </w:rPr>
        <w:t>.</w:t>
      </w:r>
    </w:p>
    <w:p w14:paraId="6185F7A6" w14:textId="013B4FE8" w:rsidR="00E534DD" w:rsidRPr="004E5A07" w:rsidRDefault="00E534DD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954" w:author="Gareth Harding" w:date="2025-07-09T17:21:00Z" w16du:dateUtc="2025-07-09T15:21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4E5A07">
        <w:rPr>
          <w:rFonts w:ascii="Verdana" w:hAnsi="Verdana"/>
        </w:rPr>
        <w:t xml:space="preserve">No, </w:t>
      </w:r>
      <w:proofErr w:type="spellStart"/>
      <w:r w:rsidRPr="004E5A07">
        <w:rPr>
          <w:rFonts w:ascii="Verdana" w:hAnsi="Verdana"/>
        </w:rPr>
        <w:t>she</w:t>
      </w:r>
      <w:proofErr w:type="spellEnd"/>
      <w:r w:rsidRPr="004E5A07">
        <w:rPr>
          <w:rFonts w:ascii="Verdana" w:hAnsi="Verdana"/>
        </w:rPr>
        <w:t xml:space="preserve"> </w:t>
      </w:r>
      <w:proofErr w:type="spellStart"/>
      <w:r w:rsidRPr="004E5A07">
        <w:rPr>
          <w:rFonts w:ascii="Verdana" w:hAnsi="Verdana"/>
        </w:rPr>
        <w:t>isn’t</w:t>
      </w:r>
      <w:proofErr w:type="spellEnd"/>
      <w:r w:rsidRPr="004E5A07">
        <w:rPr>
          <w:rFonts w:ascii="Verdana" w:hAnsi="Verdana"/>
        </w:rPr>
        <w:t>.</w:t>
      </w:r>
    </w:p>
    <w:p w14:paraId="2804155E" w14:textId="2D9FAED1" w:rsidR="001051ED" w:rsidRPr="004E5A07" w:rsidDel="00B30A88" w:rsidRDefault="001051ED">
      <w:pPr>
        <w:pStyle w:val="p1"/>
        <w:snapToGrid w:val="0"/>
        <w:spacing w:before="0" w:beforeAutospacing="0" w:after="0" w:afterAutospacing="0"/>
        <w:ind w:left="426" w:hanging="426"/>
        <w:rPr>
          <w:del w:id="955" w:author="Gareth Harding" w:date="2025-07-09T17:21:00Z" w16du:dateUtc="2025-07-09T15:21:00Z"/>
          <w:rFonts w:ascii="Verdana" w:hAnsi="Verdana"/>
        </w:rPr>
        <w:pPrChange w:id="956" w:author="Gareth Harding" w:date="2025-07-09T17:21:00Z" w16du:dateUtc="2025-07-09T15:21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</w:p>
    <w:p w14:paraId="37B9F460" w14:textId="77777777" w:rsidR="00913748" w:rsidRPr="004E5A07" w:rsidRDefault="00913748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957" w:author="Gareth Harding" w:date="2025-07-09T17:21:00Z" w16du:dateUtc="2025-07-09T15:21:00Z">
          <w:pPr>
            <w:pStyle w:val="p1"/>
            <w:snapToGrid w:val="0"/>
            <w:spacing w:before="0" w:beforeAutospacing="0" w:after="0" w:afterAutospacing="0"/>
          </w:pPr>
        </w:pPrChange>
      </w:pPr>
    </w:p>
    <w:p w14:paraId="0793D698" w14:textId="353631C3" w:rsidR="00E534DD" w:rsidRPr="003504AA" w:rsidRDefault="00E534DD">
      <w:pPr>
        <w:pStyle w:val="p1"/>
        <w:numPr>
          <w:ilvl w:val="0"/>
          <w:numId w:val="64"/>
        </w:numPr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  <w:rPrChange w:id="958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pPrChange w:id="959" w:author="Gareth Harding" w:date="2025-07-09T17:21:00Z" w16du:dateUtc="2025-07-09T15:21:00Z">
          <w:pPr>
            <w:pStyle w:val="p1"/>
            <w:numPr>
              <w:numId w:val="64"/>
            </w:numPr>
            <w:snapToGrid w:val="0"/>
            <w:spacing w:before="0" w:beforeAutospacing="0" w:after="0" w:afterAutospacing="0"/>
            <w:ind w:left="720" w:hanging="360"/>
          </w:pPr>
        </w:pPrChange>
      </w:pPr>
      <w:r w:rsidRPr="003504AA">
        <w:rPr>
          <w:rFonts w:ascii="Verdana" w:hAnsi="Verdana"/>
          <w:b/>
          <w:bCs/>
          <w:lang w:val="en-GB"/>
          <w:rPrChange w:id="960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What does Ben want to eat?</w:t>
      </w:r>
    </w:p>
    <w:p w14:paraId="4D9C3745" w14:textId="728F8A15" w:rsidR="00E534DD" w:rsidRPr="004E5A07" w:rsidRDefault="00E534DD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961" w:author="Gareth Harding" w:date="2025-07-09T17:21:00Z" w16du:dateUtc="2025-07-09T15:21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4E5A07">
        <w:rPr>
          <w:rFonts w:ascii="Verdana" w:hAnsi="Verdana"/>
          <w:highlight w:val="yellow"/>
        </w:rPr>
        <w:t xml:space="preserve">A </w:t>
      </w:r>
      <w:proofErr w:type="spellStart"/>
      <w:r w:rsidRPr="004E5A07">
        <w:rPr>
          <w:rFonts w:ascii="Verdana" w:hAnsi="Verdana"/>
          <w:highlight w:val="yellow"/>
        </w:rPr>
        <w:t>sandwich</w:t>
      </w:r>
      <w:proofErr w:type="spellEnd"/>
      <w:del w:id="962" w:author="Gareth Harding" w:date="2025-07-09T17:22:00Z" w16du:dateUtc="2025-07-09T15:22:00Z">
        <w:r w:rsidRPr="004E5A07" w:rsidDel="00B30A88">
          <w:rPr>
            <w:rFonts w:ascii="Verdana" w:hAnsi="Verdana"/>
            <w:highlight w:val="yellow"/>
          </w:rPr>
          <w:delText>.</w:delText>
        </w:r>
      </w:del>
    </w:p>
    <w:p w14:paraId="7D0138CA" w14:textId="5EFF1E34" w:rsidR="00E534DD" w:rsidRPr="004E5A07" w:rsidRDefault="00E534DD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963" w:author="Gareth Harding" w:date="2025-07-09T17:21:00Z" w16du:dateUtc="2025-07-09T15:21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4E5A07">
        <w:rPr>
          <w:rFonts w:ascii="Verdana" w:hAnsi="Verdana"/>
        </w:rPr>
        <w:t>A cake</w:t>
      </w:r>
      <w:del w:id="964" w:author="Gareth Harding" w:date="2025-07-09T17:22:00Z" w16du:dateUtc="2025-07-09T15:22:00Z">
        <w:r w:rsidRPr="004E5A07" w:rsidDel="00B30A88">
          <w:rPr>
            <w:rFonts w:ascii="Verdana" w:hAnsi="Verdana"/>
          </w:rPr>
          <w:delText>.</w:delText>
        </w:r>
      </w:del>
    </w:p>
    <w:p w14:paraId="7BE5960A" w14:textId="07B14A4F" w:rsidR="00E534DD" w:rsidRPr="004E5A07" w:rsidRDefault="00E534DD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965" w:author="Gareth Harding" w:date="2025-07-09T17:21:00Z" w16du:dateUtc="2025-07-09T15:21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r w:rsidRPr="004E5A07">
        <w:rPr>
          <w:rFonts w:ascii="Verdana" w:hAnsi="Verdana"/>
        </w:rPr>
        <w:t>A banana</w:t>
      </w:r>
      <w:del w:id="966" w:author="Gareth Harding" w:date="2025-07-09T17:22:00Z" w16du:dateUtc="2025-07-09T15:22:00Z">
        <w:r w:rsidRPr="004E5A07" w:rsidDel="00B30A88">
          <w:rPr>
            <w:rFonts w:ascii="Verdana" w:hAnsi="Verdana"/>
          </w:rPr>
          <w:delText>.</w:delText>
        </w:r>
      </w:del>
    </w:p>
    <w:p w14:paraId="3A0CDA81" w14:textId="77777777" w:rsidR="00E534DD" w:rsidRPr="004E5A07" w:rsidRDefault="00E534DD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967" w:author="Gareth Harding" w:date="2025-07-09T17:21:00Z" w16du:dateUtc="2025-07-09T15:21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</w:p>
    <w:p w14:paraId="73D269C4" w14:textId="77777777" w:rsidR="00E534DD" w:rsidRPr="004E5A07" w:rsidRDefault="00E534DD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968" w:author="Gareth Harding" w:date="2025-07-09T17:21:00Z" w16du:dateUtc="2025-07-09T15:21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</w:p>
    <w:p w14:paraId="0ABA8B4D" w14:textId="77777777" w:rsidR="00562419" w:rsidRPr="004E5A07" w:rsidRDefault="00562419">
      <w:pPr>
        <w:pStyle w:val="p2"/>
        <w:ind w:left="426" w:hanging="426"/>
        <w:rPr>
          <w:rFonts w:ascii="Verdana" w:hAnsi="Verdana"/>
        </w:rPr>
        <w:pPrChange w:id="969" w:author="Gareth Harding" w:date="2025-07-09T17:21:00Z" w16du:dateUtc="2025-07-09T15:21:00Z">
          <w:pPr>
            <w:pStyle w:val="p2"/>
            <w:ind w:left="720"/>
          </w:pPr>
        </w:pPrChange>
      </w:pPr>
    </w:p>
    <w:p w14:paraId="1DEB47A4" w14:textId="77777777" w:rsidR="000D6A0F" w:rsidRPr="004E5A07" w:rsidRDefault="000D6A0F">
      <w:pPr>
        <w:pStyle w:val="p2"/>
        <w:ind w:left="426" w:hanging="426"/>
        <w:rPr>
          <w:rFonts w:ascii="Verdana" w:hAnsi="Verdana"/>
        </w:rPr>
        <w:pPrChange w:id="970" w:author="Gareth Harding" w:date="2025-07-09T17:21:00Z" w16du:dateUtc="2025-07-09T15:21:00Z">
          <w:pPr>
            <w:pStyle w:val="p2"/>
            <w:ind w:left="720"/>
          </w:pPr>
        </w:pPrChange>
      </w:pPr>
    </w:p>
    <w:p w14:paraId="2CE736A0" w14:textId="77777777" w:rsidR="000D6A0F" w:rsidRPr="004E5A07" w:rsidRDefault="000D6A0F">
      <w:pPr>
        <w:pStyle w:val="p2"/>
        <w:ind w:left="426" w:hanging="426"/>
        <w:rPr>
          <w:rFonts w:ascii="Verdana" w:hAnsi="Verdana"/>
        </w:rPr>
        <w:pPrChange w:id="971" w:author="Gareth Harding" w:date="2025-07-09T17:21:00Z" w16du:dateUtc="2025-07-09T15:21:00Z">
          <w:pPr>
            <w:pStyle w:val="p2"/>
            <w:ind w:left="720"/>
          </w:pPr>
        </w:pPrChange>
      </w:pPr>
    </w:p>
    <w:p w14:paraId="2DDE5CD8" w14:textId="77777777" w:rsidR="00562419" w:rsidRPr="004E5A07" w:rsidRDefault="00562419" w:rsidP="0052011F">
      <w:pPr>
        <w:pStyle w:val="p1"/>
        <w:snapToGrid w:val="0"/>
        <w:spacing w:before="0" w:beforeAutospacing="0" w:after="0" w:afterAutospacing="0"/>
        <w:rPr>
          <w:rFonts w:ascii="Verdana" w:hAnsi="Verdana"/>
          <w:b/>
          <w:bCs/>
        </w:rPr>
      </w:pPr>
    </w:p>
    <w:p w14:paraId="148DD6B6" w14:textId="60920927" w:rsidR="003F3171" w:rsidRDefault="003F3171" w:rsidP="003F3171">
      <w:pPr>
        <w:pStyle w:val="Prrafodelista"/>
        <w:numPr>
          <w:ilvl w:val="0"/>
          <w:numId w:val="15"/>
        </w:numPr>
        <w:adjustRightInd w:val="0"/>
        <w:snapToGrid w:val="0"/>
        <w:contextualSpacing w:val="0"/>
        <w:rPr>
          <w:rFonts w:ascii="Verdana" w:hAnsi="Verdana"/>
          <w:b/>
          <w:bCs/>
          <w:color w:val="215E99" w:themeColor="text2" w:themeTint="BF"/>
        </w:rPr>
      </w:pPr>
      <w:r w:rsidRPr="004E5A07">
        <w:rPr>
          <w:rFonts w:ascii="Verdana" w:hAnsi="Verdana"/>
          <w:b/>
          <w:bCs/>
          <w:color w:val="215E99" w:themeColor="text2" w:themeTint="BF"/>
        </w:rPr>
        <w:t xml:space="preserve">In </w:t>
      </w:r>
      <w:proofErr w:type="spellStart"/>
      <w:r w:rsidRPr="004E5A07">
        <w:rPr>
          <w:rFonts w:ascii="Verdana" w:hAnsi="Verdana"/>
          <w:b/>
          <w:bCs/>
          <w:color w:val="215E99" w:themeColor="text2" w:themeTint="BF"/>
        </w:rPr>
        <w:t>the</w:t>
      </w:r>
      <w:proofErr w:type="spellEnd"/>
      <w:r w:rsidRPr="004E5A07">
        <w:rPr>
          <w:rFonts w:ascii="Verdana" w:hAnsi="Verdana"/>
          <w:b/>
          <w:bCs/>
          <w:color w:val="215E99" w:themeColor="text2" w:themeTint="BF"/>
        </w:rPr>
        <w:t xml:space="preserve"> </w:t>
      </w:r>
      <w:proofErr w:type="spellStart"/>
      <w:r w:rsidRPr="004E5A07">
        <w:rPr>
          <w:rFonts w:ascii="Verdana" w:hAnsi="Verdana"/>
          <w:b/>
          <w:bCs/>
          <w:color w:val="215E99" w:themeColor="text2" w:themeTint="BF"/>
        </w:rPr>
        <w:t>Classroom</w:t>
      </w:r>
      <w:proofErr w:type="spellEnd"/>
    </w:p>
    <w:p w14:paraId="51F3DEC4" w14:textId="77777777" w:rsidR="004E5A07" w:rsidRPr="004E5A07" w:rsidRDefault="004E5A07" w:rsidP="004E5A07">
      <w:pPr>
        <w:pStyle w:val="Prrafodelista"/>
        <w:adjustRightInd w:val="0"/>
        <w:snapToGrid w:val="0"/>
        <w:ind w:left="360"/>
        <w:contextualSpacing w:val="0"/>
        <w:rPr>
          <w:rFonts w:ascii="Verdana" w:hAnsi="Verdana"/>
          <w:b/>
          <w:bCs/>
          <w:color w:val="215E99" w:themeColor="text2" w:themeTint="BF"/>
        </w:rPr>
      </w:pPr>
    </w:p>
    <w:p w14:paraId="2072BF63" w14:textId="69732509" w:rsidR="003F3171" w:rsidRPr="004E5A07" w:rsidRDefault="003F3171" w:rsidP="003F3171">
      <w:pPr>
        <w:pStyle w:val="p1"/>
        <w:snapToGrid w:val="0"/>
        <w:spacing w:before="0" w:beforeAutospacing="0" w:after="0" w:afterAutospacing="0"/>
        <w:rPr>
          <w:rFonts w:ascii="Verdana" w:hAnsi="Verdana"/>
        </w:rPr>
      </w:pPr>
      <w:r w:rsidRPr="004E5A07">
        <w:rPr>
          <w:rFonts w:ascii="Verdana" w:hAnsi="Verdana"/>
          <w:b/>
          <w:bCs/>
        </w:rPr>
        <w:t>Emma</w:t>
      </w:r>
      <w:r w:rsidRPr="004E5A07">
        <w:rPr>
          <w:rFonts w:ascii="Verdana" w:hAnsi="Verdana"/>
        </w:rPr>
        <w:t xml:space="preserve">: </w:t>
      </w:r>
      <w:proofErr w:type="spellStart"/>
      <w:r w:rsidRPr="004E5A07">
        <w:rPr>
          <w:rFonts w:ascii="Verdana" w:hAnsi="Verdana"/>
        </w:rPr>
        <w:t>Hello</w:t>
      </w:r>
      <w:proofErr w:type="spellEnd"/>
      <w:r w:rsidRPr="004E5A07">
        <w:rPr>
          <w:rFonts w:ascii="Verdana" w:hAnsi="Verdana"/>
        </w:rPr>
        <w:t>, Jack!</w:t>
      </w:r>
    </w:p>
    <w:p w14:paraId="6D250670" w14:textId="78B77BF6" w:rsidR="003F3171" w:rsidRPr="004E5A07" w:rsidRDefault="003F3171" w:rsidP="003F3171">
      <w:pPr>
        <w:pStyle w:val="p1"/>
        <w:snapToGrid w:val="0"/>
        <w:spacing w:before="0" w:beforeAutospacing="0" w:after="0" w:afterAutospacing="0"/>
        <w:rPr>
          <w:rFonts w:ascii="Verdana" w:hAnsi="Verdana"/>
        </w:rPr>
      </w:pPr>
      <w:r w:rsidRPr="004E5A07">
        <w:rPr>
          <w:rFonts w:ascii="Verdana" w:hAnsi="Verdana"/>
          <w:b/>
          <w:bCs/>
        </w:rPr>
        <w:t>Jack</w:t>
      </w:r>
      <w:r w:rsidRPr="004E5A07">
        <w:rPr>
          <w:rFonts w:ascii="Verdana" w:hAnsi="Verdana"/>
        </w:rPr>
        <w:t xml:space="preserve">: </w:t>
      </w:r>
      <w:proofErr w:type="spellStart"/>
      <w:r w:rsidRPr="004E5A07">
        <w:rPr>
          <w:rFonts w:ascii="Verdana" w:hAnsi="Verdana"/>
        </w:rPr>
        <w:t>Hello</w:t>
      </w:r>
      <w:proofErr w:type="spellEnd"/>
      <w:r w:rsidRPr="004E5A07">
        <w:rPr>
          <w:rFonts w:ascii="Verdana" w:hAnsi="Verdana"/>
        </w:rPr>
        <w:t>, Emma!</w:t>
      </w:r>
    </w:p>
    <w:p w14:paraId="4074EFD9" w14:textId="675F6991" w:rsidR="003F3171" w:rsidRPr="003504AA" w:rsidRDefault="003F3171" w:rsidP="003F3171">
      <w:pPr>
        <w:pStyle w:val="p1"/>
        <w:snapToGrid w:val="0"/>
        <w:spacing w:before="0" w:beforeAutospacing="0" w:after="0" w:afterAutospacing="0"/>
        <w:rPr>
          <w:rFonts w:ascii="Verdana" w:hAnsi="Verdana"/>
          <w:lang w:val="en-GB"/>
          <w:rPrChange w:id="972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b/>
          <w:bCs/>
          <w:lang w:val="en-GB"/>
          <w:rPrChange w:id="973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Emma</w:t>
      </w:r>
      <w:r w:rsidRPr="003504AA">
        <w:rPr>
          <w:rFonts w:ascii="Verdana" w:hAnsi="Verdana"/>
          <w:lang w:val="en-GB"/>
          <w:rPrChange w:id="974" w:author="Gareth Harding" w:date="2025-07-09T09:58:00Z" w16du:dateUtc="2025-07-09T07:58:00Z">
            <w:rPr>
              <w:rFonts w:ascii="Verdana" w:hAnsi="Verdana"/>
            </w:rPr>
          </w:rPrChange>
        </w:rPr>
        <w:t>: What’s in your pencil case?</w:t>
      </w:r>
    </w:p>
    <w:p w14:paraId="612226BB" w14:textId="74437708" w:rsidR="003F3171" w:rsidRPr="003504AA" w:rsidRDefault="003F3171" w:rsidP="003F3171">
      <w:pPr>
        <w:pStyle w:val="p1"/>
        <w:snapToGrid w:val="0"/>
        <w:spacing w:before="0" w:beforeAutospacing="0" w:after="0" w:afterAutospacing="0"/>
        <w:rPr>
          <w:rFonts w:ascii="Verdana" w:hAnsi="Verdana"/>
          <w:lang w:val="en-GB"/>
          <w:rPrChange w:id="975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b/>
          <w:bCs/>
          <w:lang w:val="en-GB"/>
          <w:rPrChange w:id="976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Jack</w:t>
      </w:r>
      <w:r w:rsidRPr="003504AA">
        <w:rPr>
          <w:rFonts w:ascii="Verdana" w:hAnsi="Verdana"/>
          <w:lang w:val="en-GB"/>
          <w:rPrChange w:id="977" w:author="Gareth Harding" w:date="2025-07-09T09:58:00Z" w16du:dateUtc="2025-07-09T07:58:00Z">
            <w:rPr>
              <w:rFonts w:ascii="Verdana" w:hAnsi="Verdana"/>
            </w:rPr>
          </w:rPrChange>
        </w:rPr>
        <w:t>: I have a pencil, a rubber and a pen.</w:t>
      </w:r>
    </w:p>
    <w:p w14:paraId="7634B809" w14:textId="119D95EE" w:rsidR="003F3171" w:rsidRPr="003504AA" w:rsidRDefault="003F3171" w:rsidP="003F3171">
      <w:pPr>
        <w:pStyle w:val="p1"/>
        <w:snapToGrid w:val="0"/>
        <w:spacing w:before="0" w:beforeAutospacing="0" w:after="0" w:afterAutospacing="0"/>
        <w:rPr>
          <w:rFonts w:ascii="Verdana" w:hAnsi="Verdana"/>
          <w:lang w:val="en-GB"/>
          <w:rPrChange w:id="978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b/>
          <w:bCs/>
          <w:lang w:val="en-GB"/>
          <w:rPrChange w:id="979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Emma</w:t>
      </w:r>
      <w:r w:rsidRPr="003504AA">
        <w:rPr>
          <w:rFonts w:ascii="Verdana" w:hAnsi="Verdana"/>
          <w:lang w:val="en-GB"/>
          <w:rPrChange w:id="980" w:author="Gareth Harding" w:date="2025-07-09T09:58:00Z" w16du:dateUtc="2025-07-09T07:58:00Z">
            <w:rPr>
              <w:rFonts w:ascii="Verdana" w:hAnsi="Verdana"/>
            </w:rPr>
          </w:rPrChange>
        </w:rPr>
        <w:t>: Nice! I have crayons and a ruler.</w:t>
      </w:r>
    </w:p>
    <w:p w14:paraId="5F8524E2" w14:textId="7EF85E1E" w:rsidR="003F3171" w:rsidRPr="003504AA" w:rsidRDefault="003F3171" w:rsidP="003F3171">
      <w:pPr>
        <w:pStyle w:val="p1"/>
        <w:snapToGrid w:val="0"/>
        <w:spacing w:before="0" w:beforeAutospacing="0" w:after="0" w:afterAutospacing="0"/>
        <w:rPr>
          <w:rFonts w:ascii="Verdana" w:hAnsi="Verdana"/>
          <w:lang w:val="en-GB"/>
          <w:rPrChange w:id="981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b/>
          <w:bCs/>
          <w:lang w:val="en-GB"/>
          <w:rPrChange w:id="982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Jack</w:t>
      </w:r>
      <w:r w:rsidRPr="003504AA">
        <w:rPr>
          <w:rFonts w:ascii="Verdana" w:hAnsi="Verdana"/>
          <w:lang w:val="en-GB"/>
          <w:rPrChange w:id="983" w:author="Gareth Harding" w:date="2025-07-09T09:58:00Z" w16du:dateUtc="2025-07-09T07:58:00Z">
            <w:rPr>
              <w:rFonts w:ascii="Verdana" w:hAnsi="Verdana"/>
            </w:rPr>
          </w:rPrChange>
        </w:rPr>
        <w:t>: Look! The teacher is at the blackboard.</w:t>
      </w:r>
    </w:p>
    <w:p w14:paraId="11E4D66F" w14:textId="37BF3E70" w:rsidR="003F3171" w:rsidRPr="003504AA" w:rsidRDefault="003F3171" w:rsidP="003F3171">
      <w:pPr>
        <w:pStyle w:val="p1"/>
        <w:snapToGrid w:val="0"/>
        <w:spacing w:before="0" w:beforeAutospacing="0" w:after="0" w:afterAutospacing="0"/>
        <w:rPr>
          <w:rFonts w:ascii="Verdana" w:hAnsi="Verdana"/>
          <w:lang w:val="en-GB"/>
          <w:rPrChange w:id="984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b/>
          <w:bCs/>
          <w:lang w:val="en-GB"/>
          <w:rPrChange w:id="985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Emma</w:t>
      </w:r>
      <w:r w:rsidRPr="003504AA">
        <w:rPr>
          <w:rFonts w:ascii="Verdana" w:hAnsi="Verdana"/>
          <w:lang w:val="en-GB"/>
          <w:rPrChange w:id="986" w:author="Gareth Harding" w:date="2025-07-09T09:58:00Z" w16du:dateUtc="2025-07-09T07:58:00Z">
            <w:rPr>
              <w:rFonts w:ascii="Verdana" w:hAnsi="Verdana"/>
            </w:rPr>
          </w:rPrChange>
        </w:rPr>
        <w:t>: Yes! Let’s sit at the table.</w:t>
      </w:r>
    </w:p>
    <w:p w14:paraId="13031C1F" w14:textId="10D64C20" w:rsidR="003F3171" w:rsidRPr="003504AA" w:rsidRDefault="003F3171" w:rsidP="003F3171">
      <w:pPr>
        <w:pStyle w:val="p1"/>
        <w:snapToGrid w:val="0"/>
        <w:spacing w:before="0" w:beforeAutospacing="0" w:after="0" w:afterAutospacing="0"/>
        <w:rPr>
          <w:rFonts w:ascii="Verdana" w:hAnsi="Verdana"/>
          <w:lang w:val="en-GB"/>
          <w:rPrChange w:id="987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b/>
          <w:bCs/>
          <w:lang w:val="en-GB"/>
          <w:rPrChange w:id="988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Jack</w:t>
      </w:r>
      <w:r w:rsidRPr="003504AA">
        <w:rPr>
          <w:rFonts w:ascii="Verdana" w:hAnsi="Verdana"/>
          <w:lang w:val="en-GB"/>
          <w:rPrChange w:id="989" w:author="Gareth Harding" w:date="2025-07-09T09:58:00Z" w16du:dateUtc="2025-07-09T07:58:00Z">
            <w:rPr>
              <w:rFonts w:ascii="Verdana" w:hAnsi="Verdana"/>
            </w:rPr>
          </w:rPrChange>
        </w:rPr>
        <w:t>: Where is your bag?</w:t>
      </w:r>
    </w:p>
    <w:p w14:paraId="795A82C9" w14:textId="7BB38AAC" w:rsidR="003F3171" w:rsidRPr="003504AA" w:rsidRDefault="003F3171" w:rsidP="003F3171">
      <w:pPr>
        <w:pStyle w:val="p1"/>
        <w:snapToGrid w:val="0"/>
        <w:spacing w:before="0" w:beforeAutospacing="0" w:after="0" w:afterAutospacing="0"/>
        <w:rPr>
          <w:rFonts w:ascii="Verdana" w:hAnsi="Verdana"/>
          <w:lang w:val="en-GB"/>
          <w:rPrChange w:id="990" w:author="Gareth Harding" w:date="2025-07-09T09:58:00Z" w16du:dateUtc="2025-07-09T07:58:00Z">
            <w:rPr>
              <w:rFonts w:ascii="Verdana" w:hAnsi="Verdana"/>
            </w:rPr>
          </w:rPrChange>
        </w:rPr>
      </w:pPr>
      <w:r w:rsidRPr="003504AA">
        <w:rPr>
          <w:rFonts w:ascii="Verdana" w:hAnsi="Verdana"/>
          <w:b/>
          <w:bCs/>
          <w:lang w:val="en-GB"/>
          <w:rPrChange w:id="991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Emma</w:t>
      </w:r>
      <w:r w:rsidRPr="003504AA">
        <w:rPr>
          <w:rFonts w:ascii="Verdana" w:hAnsi="Verdana"/>
          <w:lang w:val="en-GB"/>
          <w:rPrChange w:id="992" w:author="Gareth Harding" w:date="2025-07-09T09:58:00Z" w16du:dateUtc="2025-07-09T07:58:00Z">
            <w:rPr>
              <w:rFonts w:ascii="Verdana" w:hAnsi="Verdana"/>
            </w:rPr>
          </w:rPrChange>
        </w:rPr>
        <w:t>: It’s under the chair.</w:t>
      </w:r>
    </w:p>
    <w:p w14:paraId="33427EC1" w14:textId="77777777" w:rsidR="00B30A88" w:rsidRPr="00234D60" w:rsidRDefault="00B30A88">
      <w:pPr>
        <w:pStyle w:val="p1"/>
        <w:snapToGrid w:val="0"/>
        <w:spacing w:before="0" w:beforeAutospacing="0" w:after="0" w:afterAutospacing="0"/>
        <w:ind w:left="426" w:hanging="426"/>
        <w:rPr>
          <w:ins w:id="993" w:author="Gareth Harding" w:date="2025-07-09T17:22:00Z" w16du:dateUtc="2025-07-09T15:22:00Z"/>
          <w:rFonts w:ascii="Verdana" w:hAnsi="Verdana"/>
          <w:b/>
          <w:bCs/>
          <w:color w:val="D1D1D1" w:themeColor="background2" w:themeShade="E6"/>
          <w:lang w:val="en-GB"/>
        </w:rPr>
        <w:pPrChange w:id="994" w:author="Gareth Harding" w:date="2025-07-09T17:23:00Z" w16du:dateUtc="2025-07-09T15:23:00Z">
          <w:pPr>
            <w:pStyle w:val="p1"/>
            <w:numPr>
              <w:numId w:val="69"/>
            </w:numPr>
            <w:snapToGrid w:val="0"/>
            <w:spacing w:before="0" w:beforeAutospacing="0" w:after="0" w:afterAutospacing="0"/>
            <w:ind w:left="720" w:hanging="360"/>
          </w:pPr>
        </w:pPrChange>
      </w:pPr>
    </w:p>
    <w:p w14:paraId="19058510" w14:textId="77777777" w:rsidR="00B30A88" w:rsidRPr="004E5A07" w:rsidRDefault="00B30A88">
      <w:pPr>
        <w:pStyle w:val="Ttulo3"/>
        <w:adjustRightInd w:val="0"/>
        <w:snapToGrid w:val="0"/>
        <w:spacing w:before="0" w:after="0"/>
        <w:ind w:left="426" w:hanging="426"/>
        <w:rPr>
          <w:ins w:id="995" w:author="Gareth Harding" w:date="2025-07-09T17:22:00Z" w16du:dateUtc="2025-07-09T15:22:00Z"/>
          <w:rFonts w:ascii="Verdana" w:hAnsi="Verdana"/>
          <w:b/>
          <w:bCs/>
          <w:color w:val="00B050"/>
          <w:sz w:val="24"/>
          <w:szCs w:val="24"/>
        </w:rPr>
        <w:pPrChange w:id="996" w:author="Gareth Harding" w:date="2025-07-09T17:23:00Z" w16du:dateUtc="2025-07-09T15:23:00Z">
          <w:pPr>
            <w:pStyle w:val="Ttulo3"/>
            <w:numPr>
              <w:numId w:val="69"/>
            </w:numPr>
            <w:adjustRightInd w:val="0"/>
            <w:snapToGrid w:val="0"/>
            <w:spacing w:before="0" w:after="0"/>
            <w:ind w:left="720" w:hanging="360"/>
          </w:pPr>
        </w:pPrChange>
      </w:pPr>
      <w:proofErr w:type="spellStart"/>
      <w:ins w:id="997" w:author="Gareth Harding" w:date="2025-07-09T17:22:00Z" w16du:dateUtc="2025-07-09T15:22:00Z">
        <w:r w:rsidRPr="004E5A07">
          <w:rPr>
            <w:rFonts w:ascii="Verdana" w:hAnsi="Verdana"/>
            <w:b/>
            <w:bCs/>
            <w:color w:val="00B050"/>
            <w:sz w:val="24"/>
            <w:szCs w:val="24"/>
          </w:rPr>
          <w:t>Comprehension</w:t>
        </w:r>
        <w:proofErr w:type="spellEnd"/>
        <w:r w:rsidRPr="004E5A07">
          <w:rPr>
            <w:rFonts w:ascii="Verdana" w:hAnsi="Verdana"/>
            <w:b/>
            <w:bCs/>
            <w:color w:val="00B050"/>
            <w:sz w:val="24"/>
            <w:szCs w:val="24"/>
          </w:rPr>
          <w:t xml:space="preserve"> </w:t>
        </w:r>
        <w:proofErr w:type="spellStart"/>
        <w:r w:rsidRPr="004E5A07">
          <w:rPr>
            <w:rFonts w:ascii="Verdana" w:hAnsi="Verdana"/>
            <w:b/>
            <w:bCs/>
            <w:color w:val="00B050"/>
            <w:sz w:val="24"/>
            <w:szCs w:val="24"/>
          </w:rPr>
          <w:t>Questions</w:t>
        </w:r>
        <w:proofErr w:type="spellEnd"/>
      </w:ins>
    </w:p>
    <w:p w14:paraId="03CE6D37" w14:textId="77777777" w:rsidR="00B30A88" w:rsidRPr="004E5A07" w:rsidRDefault="00B30A88">
      <w:pPr>
        <w:pStyle w:val="p1"/>
        <w:snapToGrid w:val="0"/>
        <w:spacing w:before="0" w:beforeAutospacing="0" w:after="0" w:afterAutospacing="0"/>
        <w:ind w:left="426" w:hanging="426"/>
        <w:rPr>
          <w:ins w:id="998" w:author="Gareth Harding" w:date="2025-07-09T17:22:00Z" w16du:dateUtc="2025-07-09T15:22:00Z"/>
          <w:rFonts w:ascii="Verdana" w:hAnsi="Verdana"/>
          <w:b/>
          <w:bCs/>
          <w:color w:val="D1D1D1" w:themeColor="background2" w:themeShade="E6"/>
        </w:rPr>
        <w:pPrChange w:id="999" w:author="Gareth Harding" w:date="2025-07-09T17:23:00Z" w16du:dateUtc="2025-07-09T15:23:00Z">
          <w:pPr>
            <w:pStyle w:val="p1"/>
            <w:numPr>
              <w:numId w:val="69"/>
            </w:numPr>
            <w:snapToGrid w:val="0"/>
            <w:spacing w:before="0" w:beforeAutospacing="0" w:after="0" w:afterAutospacing="0"/>
            <w:ind w:left="720" w:hanging="360"/>
          </w:pPr>
        </w:pPrChange>
      </w:pPr>
    </w:p>
    <w:p w14:paraId="29C84B09" w14:textId="63E901FB" w:rsidR="003F3171" w:rsidRPr="003504AA" w:rsidDel="00B30A88" w:rsidRDefault="003F3171">
      <w:pPr>
        <w:pStyle w:val="p1"/>
        <w:snapToGrid w:val="0"/>
        <w:spacing w:before="0" w:beforeAutospacing="0" w:after="0" w:afterAutospacing="0"/>
        <w:ind w:left="426" w:hanging="426"/>
        <w:rPr>
          <w:del w:id="1000" w:author="Gareth Harding" w:date="2025-07-09T17:22:00Z" w16du:dateUtc="2025-07-09T15:22:00Z"/>
          <w:rFonts w:ascii="Verdana" w:hAnsi="Verdana"/>
          <w:b/>
          <w:bCs/>
          <w:lang w:val="en-GB"/>
          <w:rPrChange w:id="1001" w:author="Gareth Harding" w:date="2025-07-09T09:58:00Z" w16du:dateUtc="2025-07-09T07:58:00Z">
            <w:rPr>
              <w:del w:id="1002" w:author="Gareth Harding" w:date="2025-07-09T17:22:00Z" w16du:dateUtc="2025-07-09T15:22:00Z"/>
              <w:rFonts w:ascii="Verdana" w:hAnsi="Verdana"/>
              <w:b/>
              <w:bCs/>
            </w:rPr>
          </w:rPrChange>
        </w:rPr>
        <w:pPrChange w:id="1003" w:author="Gareth Harding" w:date="2025-07-09T17:23:00Z" w16du:dateUtc="2025-07-09T15:23:00Z">
          <w:pPr>
            <w:pStyle w:val="p1"/>
            <w:snapToGrid w:val="0"/>
            <w:spacing w:before="0" w:beforeAutospacing="0" w:after="0" w:afterAutospacing="0"/>
          </w:pPr>
        </w:pPrChange>
      </w:pPr>
    </w:p>
    <w:p w14:paraId="682FE720" w14:textId="7CFDE4E1" w:rsidR="004138FB" w:rsidRPr="003504AA" w:rsidDel="00B30A88" w:rsidRDefault="004138FB">
      <w:pPr>
        <w:pStyle w:val="p1"/>
        <w:snapToGrid w:val="0"/>
        <w:spacing w:before="0" w:beforeAutospacing="0" w:after="0" w:afterAutospacing="0"/>
        <w:ind w:left="426" w:hanging="426"/>
        <w:rPr>
          <w:del w:id="1004" w:author="Gareth Harding" w:date="2025-07-09T17:22:00Z" w16du:dateUtc="2025-07-09T15:22:00Z"/>
          <w:rFonts w:ascii="Verdana" w:hAnsi="Verdana"/>
          <w:b/>
          <w:bCs/>
          <w:lang w:val="en-GB"/>
          <w:rPrChange w:id="1005" w:author="Gareth Harding" w:date="2025-07-09T09:58:00Z" w16du:dateUtc="2025-07-09T07:58:00Z">
            <w:rPr>
              <w:del w:id="1006" w:author="Gareth Harding" w:date="2025-07-09T17:22:00Z" w16du:dateUtc="2025-07-09T15:22:00Z"/>
              <w:rFonts w:ascii="Verdana" w:hAnsi="Verdana"/>
              <w:b/>
              <w:bCs/>
            </w:rPr>
          </w:rPrChange>
        </w:rPr>
        <w:pPrChange w:id="1007" w:author="Gareth Harding" w:date="2025-07-09T17:23:00Z" w16du:dateUtc="2025-07-09T15:23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</w:p>
    <w:p w14:paraId="5AEADF73" w14:textId="5CA9DEFF" w:rsidR="004138FB" w:rsidRPr="003504AA" w:rsidRDefault="004138FB">
      <w:pPr>
        <w:pStyle w:val="p1"/>
        <w:numPr>
          <w:ilvl w:val="0"/>
          <w:numId w:val="69"/>
        </w:numPr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  <w:rPrChange w:id="1008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pPrChange w:id="1009" w:author="Gareth Harding" w:date="2025-07-09T17:23:00Z" w16du:dateUtc="2025-07-09T15:23:00Z">
          <w:pPr>
            <w:pStyle w:val="p1"/>
            <w:numPr>
              <w:numId w:val="69"/>
            </w:numPr>
            <w:snapToGrid w:val="0"/>
            <w:spacing w:before="0" w:beforeAutospacing="0" w:after="0" w:afterAutospacing="0"/>
            <w:ind w:left="720" w:hanging="360"/>
          </w:pPr>
        </w:pPrChange>
      </w:pPr>
      <w:r w:rsidRPr="003504AA">
        <w:rPr>
          <w:rFonts w:ascii="Verdana" w:hAnsi="Verdana"/>
          <w:b/>
          <w:bCs/>
          <w:lang w:val="en-GB"/>
          <w:rPrChange w:id="1010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What does Jack have in his pencil case?</w:t>
      </w:r>
    </w:p>
    <w:p w14:paraId="7F8B3217" w14:textId="79C3006F" w:rsidR="004138FB" w:rsidRPr="003504AA" w:rsidRDefault="004138FB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1011" w:author="Gareth Harding" w:date="2025-07-09T09:58:00Z" w16du:dateUtc="2025-07-09T07:58:00Z">
            <w:rPr>
              <w:rFonts w:ascii="Verdana" w:hAnsi="Verdana"/>
            </w:rPr>
          </w:rPrChange>
        </w:rPr>
        <w:pPrChange w:id="1012" w:author="Gareth Harding" w:date="2025-07-09T17:23:00Z" w16du:dateUtc="2025-07-09T15:23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del w:id="1013" w:author="Gareth Harding" w:date="2025-07-09T17:23:00Z" w16du:dateUtc="2025-07-09T15:23:00Z">
        <w:r w:rsidRPr="003504AA" w:rsidDel="00B30A88">
          <w:rPr>
            <w:rFonts w:ascii="Verdana" w:hAnsi="Verdana"/>
            <w:highlight w:val="yellow"/>
            <w:lang w:val="en-GB"/>
            <w:rPrChange w:id="1014" w:author="Gareth Harding" w:date="2025-07-09T09:58:00Z" w16du:dateUtc="2025-07-09T07:58:00Z">
              <w:rPr>
                <w:rFonts w:ascii="Verdana" w:hAnsi="Verdana"/>
                <w:highlight w:val="yellow"/>
              </w:rPr>
            </w:rPrChange>
          </w:rPr>
          <w:delText xml:space="preserve"> </w:delText>
        </w:r>
      </w:del>
      <w:r w:rsidRPr="003504AA">
        <w:rPr>
          <w:rFonts w:ascii="Verdana" w:hAnsi="Verdana"/>
          <w:highlight w:val="yellow"/>
          <w:lang w:val="en-GB"/>
          <w:rPrChange w:id="1015" w:author="Gareth Harding" w:date="2025-07-09T09:58:00Z" w16du:dateUtc="2025-07-09T07:58:00Z">
            <w:rPr>
              <w:rFonts w:ascii="Verdana" w:hAnsi="Verdana"/>
              <w:highlight w:val="yellow"/>
            </w:rPr>
          </w:rPrChange>
        </w:rPr>
        <w:t>A pencil</w:t>
      </w:r>
      <w:r w:rsidR="00337AAB" w:rsidRPr="003504AA">
        <w:rPr>
          <w:rFonts w:ascii="Verdana" w:hAnsi="Verdana"/>
          <w:highlight w:val="yellow"/>
          <w:lang w:val="en-GB"/>
          <w:rPrChange w:id="1016" w:author="Gareth Harding" w:date="2025-07-09T09:58:00Z" w16du:dateUtc="2025-07-09T07:58:00Z">
            <w:rPr>
              <w:rFonts w:ascii="Verdana" w:hAnsi="Verdana"/>
              <w:highlight w:val="yellow"/>
            </w:rPr>
          </w:rPrChange>
        </w:rPr>
        <w:t>, a</w:t>
      </w:r>
      <w:r w:rsidRPr="003504AA">
        <w:rPr>
          <w:rFonts w:ascii="Verdana" w:hAnsi="Verdana"/>
          <w:highlight w:val="yellow"/>
          <w:lang w:val="en-GB"/>
          <w:rPrChange w:id="1017" w:author="Gareth Harding" w:date="2025-07-09T09:58:00Z" w16du:dateUtc="2025-07-09T07:58:00Z">
            <w:rPr>
              <w:rFonts w:ascii="Verdana" w:hAnsi="Verdana"/>
              <w:highlight w:val="yellow"/>
            </w:rPr>
          </w:rPrChange>
        </w:rPr>
        <w:t xml:space="preserve"> rubber</w:t>
      </w:r>
      <w:r w:rsidR="00337AAB" w:rsidRPr="003504AA">
        <w:rPr>
          <w:rFonts w:ascii="Verdana" w:hAnsi="Verdana"/>
          <w:highlight w:val="yellow"/>
          <w:lang w:val="en-GB"/>
          <w:rPrChange w:id="1018" w:author="Gareth Harding" w:date="2025-07-09T09:58:00Z" w16du:dateUtc="2025-07-09T07:58:00Z">
            <w:rPr>
              <w:rFonts w:ascii="Verdana" w:hAnsi="Verdana"/>
              <w:highlight w:val="yellow"/>
            </w:rPr>
          </w:rPrChange>
        </w:rPr>
        <w:t xml:space="preserve"> and a pen</w:t>
      </w:r>
      <w:del w:id="1019" w:author="Gareth Harding" w:date="2025-07-09T17:24:00Z" w16du:dateUtc="2025-07-09T15:24:00Z">
        <w:r w:rsidRPr="003504AA" w:rsidDel="00B30A88">
          <w:rPr>
            <w:rFonts w:ascii="Verdana" w:hAnsi="Verdana"/>
            <w:highlight w:val="yellow"/>
            <w:lang w:val="en-GB"/>
            <w:rPrChange w:id="1020" w:author="Gareth Harding" w:date="2025-07-09T09:58:00Z" w16du:dateUtc="2025-07-09T07:58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1A0D8B1A" w14:textId="6AAD3691" w:rsidR="004138FB" w:rsidRPr="003504AA" w:rsidRDefault="004138FB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1021" w:author="Gareth Harding" w:date="2025-07-09T09:58:00Z" w16du:dateUtc="2025-07-09T07:58:00Z">
            <w:rPr>
              <w:rFonts w:ascii="Verdana" w:hAnsi="Verdana"/>
            </w:rPr>
          </w:rPrChange>
        </w:rPr>
        <w:pPrChange w:id="1022" w:author="Gareth Harding" w:date="2025-07-09T17:23:00Z" w16du:dateUtc="2025-07-09T15:23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del w:id="1023" w:author="Gareth Harding" w:date="2025-07-09T17:23:00Z" w16du:dateUtc="2025-07-09T15:23:00Z">
        <w:r w:rsidRPr="003504AA" w:rsidDel="00B30A88">
          <w:rPr>
            <w:rFonts w:ascii="Verdana" w:hAnsi="Verdana"/>
            <w:lang w:val="en-GB"/>
            <w:rPrChange w:id="1024" w:author="Gareth Harding" w:date="2025-07-09T09:58:00Z" w16du:dateUtc="2025-07-09T07:58:00Z">
              <w:rPr>
                <w:rFonts w:ascii="Verdana" w:hAnsi="Verdana"/>
              </w:rPr>
            </w:rPrChange>
          </w:rPr>
          <w:delText xml:space="preserve"> </w:delText>
        </w:r>
      </w:del>
      <w:r w:rsidRPr="003504AA">
        <w:rPr>
          <w:rFonts w:ascii="Verdana" w:hAnsi="Verdana"/>
          <w:lang w:val="en-GB"/>
          <w:rPrChange w:id="1025" w:author="Gareth Harding" w:date="2025-07-09T09:58:00Z" w16du:dateUtc="2025-07-09T07:58:00Z">
            <w:rPr>
              <w:rFonts w:ascii="Verdana" w:hAnsi="Verdana"/>
            </w:rPr>
          </w:rPrChange>
        </w:rPr>
        <w:t>A computer, a book and a sharpener</w:t>
      </w:r>
      <w:del w:id="1026" w:author="Gareth Harding" w:date="2025-07-09T17:24:00Z" w16du:dateUtc="2025-07-09T15:24:00Z">
        <w:r w:rsidRPr="003504AA" w:rsidDel="00B30A88">
          <w:rPr>
            <w:rFonts w:ascii="Verdana" w:hAnsi="Verdana"/>
            <w:lang w:val="en-GB"/>
            <w:rPrChange w:id="1027" w:author="Gareth Harding" w:date="2025-07-09T09:58:00Z" w16du:dateUtc="2025-07-09T07:58:00Z">
              <w:rPr>
                <w:rFonts w:ascii="Verdana" w:hAnsi="Verdana"/>
              </w:rPr>
            </w:rPrChange>
          </w:rPr>
          <w:delText>.</w:delText>
        </w:r>
      </w:del>
    </w:p>
    <w:p w14:paraId="149E29C2" w14:textId="071B1165" w:rsidR="004138FB" w:rsidRPr="003504AA" w:rsidRDefault="004138FB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1028" w:author="Gareth Harding" w:date="2025-07-09T09:58:00Z" w16du:dateUtc="2025-07-09T07:58:00Z">
            <w:rPr>
              <w:rFonts w:ascii="Verdana" w:hAnsi="Verdana"/>
            </w:rPr>
          </w:rPrChange>
        </w:rPr>
        <w:pPrChange w:id="1029" w:author="Gareth Harding" w:date="2025-07-09T17:23:00Z" w16du:dateUtc="2025-07-09T15:23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del w:id="1030" w:author="Gareth Harding" w:date="2025-07-09T17:24:00Z" w16du:dateUtc="2025-07-09T15:24:00Z">
        <w:r w:rsidRPr="003504AA" w:rsidDel="00B30A88">
          <w:rPr>
            <w:rFonts w:ascii="Verdana" w:hAnsi="Verdana"/>
            <w:lang w:val="en-GB"/>
            <w:rPrChange w:id="1031" w:author="Gareth Harding" w:date="2025-07-09T09:58:00Z" w16du:dateUtc="2025-07-09T07:58:00Z">
              <w:rPr>
                <w:rFonts w:ascii="Verdana" w:hAnsi="Verdana"/>
              </w:rPr>
            </w:rPrChange>
          </w:rPr>
          <w:delText xml:space="preserve"> </w:delText>
        </w:r>
      </w:del>
      <w:r w:rsidRPr="003504AA">
        <w:rPr>
          <w:rFonts w:ascii="Verdana" w:hAnsi="Verdana"/>
          <w:lang w:val="en-GB"/>
          <w:rPrChange w:id="1032" w:author="Gareth Harding" w:date="2025-07-09T09:58:00Z" w16du:dateUtc="2025-07-09T07:58:00Z">
            <w:rPr>
              <w:rFonts w:ascii="Verdana" w:hAnsi="Verdana"/>
            </w:rPr>
          </w:rPrChange>
        </w:rPr>
        <w:t>A hat, a scarf and sunglasses</w:t>
      </w:r>
      <w:del w:id="1033" w:author="Gareth Harding" w:date="2025-07-09T17:24:00Z" w16du:dateUtc="2025-07-09T15:24:00Z">
        <w:r w:rsidRPr="003504AA" w:rsidDel="00B30A88">
          <w:rPr>
            <w:rFonts w:ascii="Verdana" w:hAnsi="Verdana"/>
            <w:lang w:val="en-GB"/>
            <w:rPrChange w:id="1034" w:author="Gareth Harding" w:date="2025-07-09T09:58:00Z" w16du:dateUtc="2025-07-09T07:58:00Z">
              <w:rPr>
                <w:rFonts w:ascii="Verdana" w:hAnsi="Verdana"/>
              </w:rPr>
            </w:rPrChange>
          </w:rPr>
          <w:delText>.</w:delText>
        </w:r>
      </w:del>
    </w:p>
    <w:p w14:paraId="14F60258" w14:textId="77777777" w:rsidR="004138FB" w:rsidRPr="003504AA" w:rsidRDefault="004138FB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  <w:rPrChange w:id="1035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pPrChange w:id="1036" w:author="Gareth Harding" w:date="2025-07-09T17:23:00Z" w16du:dateUtc="2025-07-09T15:23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</w:p>
    <w:p w14:paraId="491ED9F4" w14:textId="69A85A0C" w:rsidR="004138FB" w:rsidRPr="003504AA" w:rsidDel="00B30A88" w:rsidRDefault="004138FB">
      <w:pPr>
        <w:pStyle w:val="p1"/>
        <w:snapToGrid w:val="0"/>
        <w:spacing w:before="0" w:beforeAutospacing="0" w:after="0" w:afterAutospacing="0"/>
        <w:rPr>
          <w:del w:id="1037" w:author="Gareth Harding" w:date="2025-07-09T17:24:00Z" w16du:dateUtc="2025-07-09T15:24:00Z"/>
          <w:rFonts w:ascii="Verdana" w:hAnsi="Verdana"/>
          <w:b/>
          <w:bCs/>
          <w:lang w:val="en-GB"/>
          <w:rPrChange w:id="1038" w:author="Gareth Harding" w:date="2025-07-09T09:58:00Z" w16du:dateUtc="2025-07-09T07:58:00Z">
            <w:rPr>
              <w:del w:id="1039" w:author="Gareth Harding" w:date="2025-07-09T17:24:00Z" w16du:dateUtc="2025-07-09T15:24:00Z"/>
              <w:rFonts w:ascii="Verdana" w:hAnsi="Verdana"/>
              <w:b/>
              <w:bCs/>
            </w:rPr>
          </w:rPrChange>
        </w:rPr>
        <w:pPrChange w:id="1040" w:author="Gareth Harding" w:date="2025-07-09T17:24:00Z" w16du:dateUtc="2025-07-09T15:24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</w:p>
    <w:p w14:paraId="1C42B68F" w14:textId="5C71C70B" w:rsidR="00D46F8E" w:rsidRPr="004E5A07" w:rsidRDefault="00D46F8E">
      <w:pPr>
        <w:pStyle w:val="p1"/>
        <w:numPr>
          <w:ilvl w:val="0"/>
          <w:numId w:val="69"/>
        </w:numPr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</w:rPr>
        <w:pPrChange w:id="1041" w:author="Gareth Harding" w:date="2025-07-09T17:23:00Z" w16du:dateUtc="2025-07-09T15:23:00Z">
          <w:pPr>
            <w:pStyle w:val="p1"/>
            <w:numPr>
              <w:numId w:val="69"/>
            </w:numPr>
            <w:snapToGrid w:val="0"/>
            <w:spacing w:before="0" w:beforeAutospacing="0" w:after="0" w:afterAutospacing="0"/>
            <w:ind w:left="720" w:hanging="360"/>
          </w:pPr>
        </w:pPrChange>
      </w:pPr>
      <w:proofErr w:type="spellStart"/>
      <w:r w:rsidRPr="004E5A07">
        <w:rPr>
          <w:rFonts w:ascii="Verdana" w:hAnsi="Verdana"/>
          <w:b/>
          <w:bCs/>
        </w:rPr>
        <w:t>Where</w:t>
      </w:r>
      <w:proofErr w:type="spellEnd"/>
      <w:r w:rsidRPr="004E5A07">
        <w:rPr>
          <w:rFonts w:ascii="Verdana" w:hAnsi="Verdana"/>
          <w:b/>
          <w:bCs/>
        </w:rPr>
        <w:t xml:space="preserve"> </w:t>
      </w:r>
      <w:proofErr w:type="spellStart"/>
      <w:r w:rsidRPr="004E5A07">
        <w:rPr>
          <w:rFonts w:ascii="Verdana" w:hAnsi="Verdana"/>
          <w:b/>
          <w:bCs/>
        </w:rPr>
        <w:t>is</w:t>
      </w:r>
      <w:proofErr w:type="spellEnd"/>
      <w:r w:rsidRPr="004E5A07">
        <w:rPr>
          <w:rFonts w:ascii="Verdana" w:hAnsi="Verdana"/>
          <w:b/>
          <w:bCs/>
        </w:rPr>
        <w:t xml:space="preserve"> </w:t>
      </w:r>
      <w:proofErr w:type="spellStart"/>
      <w:r w:rsidRPr="004E5A07">
        <w:rPr>
          <w:rFonts w:ascii="Verdana" w:hAnsi="Verdana"/>
          <w:b/>
          <w:bCs/>
        </w:rPr>
        <w:t>the</w:t>
      </w:r>
      <w:proofErr w:type="spellEnd"/>
      <w:r w:rsidRPr="004E5A07">
        <w:rPr>
          <w:rFonts w:ascii="Verdana" w:hAnsi="Verdana"/>
          <w:b/>
          <w:bCs/>
        </w:rPr>
        <w:t xml:space="preserve"> </w:t>
      </w:r>
      <w:proofErr w:type="spellStart"/>
      <w:r w:rsidRPr="004E5A07">
        <w:rPr>
          <w:rFonts w:ascii="Verdana" w:hAnsi="Verdana"/>
          <w:b/>
          <w:bCs/>
        </w:rPr>
        <w:t>teacher</w:t>
      </w:r>
      <w:proofErr w:type="spellEnd"/>
      <w:r w:rsidRPr="004E5A07">
        <w:rPr>
          <w:rFonts w:ascii="Verdana" w:hAnsi="Verdana"/>
          <w:b/>
          <w:bCs/>
        </w:rPr>
        <w:t>?</w:t>
      </w:r>
    </w:p>
    <w:p w14:paraId="4A458226" w14:textId="349D559D" w:rsidR="00095721" w:rsidRPr="004E5A07" w:rsidRDefault="00095721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1042" w:author="Gareth Harding" w:date="2025-07-09T17:23:00Z" w16du:dateUtc="2025-07-09T15:23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del w:id="1043" w:author="Gareth Harding" w:date="2025-07-09T17:24:00Z" w16du:dateUtc="2025-07-09T15:24:00Z">
        <w:r w:rsidRPr="004E5A07" w:rsidDel="00B30A88">
          <w:rPr>
            <w:rFonts w:ascii="Verdana" w:hAnsi="Verdana"/>
            <w:highlight w:val="yellow"/>
          </w:rPr>
          <w:delText xml:space="preserve"> </w:delText>
        </w:r>
      </w:del>
      <w:r w:rsidRPr="004E5A07">
        <w:rPr>
          <w:rFonts w:ascii="Verdana" w:hAnsi="Verdana"/>
          <w:highlight w:val="yellow"/>
        </w:rPr>
        <w:t xml:space="preserve">At </w:t>
      </w:r>
      <w:proofErr w:type="spellStart"/>
      <w:r w:rsidRPr="004E5A07">
        <w:rPr>
          <w:rFonts w:ascii="Verdana" w:hAnsi="Verdana"/>
          <w:highlight w:val="yellow"/>
        </w:rPr>
        <w:t>the</w:t>
      </w:r>
      <w:proofErr w:type="spellEnd"/>
      <w:r w:rsidRPr="004E5A07">
        <w:rPr>
          <w:rFonts w:ascii="Verdana" w:hAnsi="Verdana"/>
          <w:highlight w:val="yellow"/>
        </w:rPr>
        <w:t xml:space="preserve"> </w:t>
      </w:r>
      <w:proofErr w:type="spellStart"/>
      <w:r w:rsidRPr="004E5A07">
        <w:rPr>
          <w:rFonts w:ascii="Verdana" w:hAnsi="Verdana"/>
          <w:highlight w:val="yellow"/>
        </w:rPr>
        <w:t>blackboard</w:t>
      </w:r>
      <w:proofErr w:type="spellEnd"/>
      <w:del w:id="1044" w:author="Gareth Harding" w:date="2025-07-09T17:24:00Z" w16du:dateUtc="2025-07-09T15:24:00Z">
        <w:r w:rsidRPr="004E5A07" w:rsidDel="00B30A88">
          <w:rPr>
            <w:rFonts w:ascii="Verdana" w:hAnsi="Verdana"/>
            <w:highlight w:val="yellow"/>
          </w:rPr>
          <w:delText>.</w:delText>
        </w:r>
      </w:del>
    </w:p>
    <w:p w14:paraId="2A2B7147" w14:textId="3DC33902" w:rsidR="00095721" w:rsidRPr="004E5A07" w:rsidRDefault="00D46F8E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1045" w:author="Gareth Harding" w:date="2025-07-09T17:23:00Z" w16du:dateUtc="2025-07-09T15:23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del w:id="1046" w:author="Gareth Harding" w:date="2025-07-09T17:24:00Z" w16du:dateUtc="2025-07-09T15:24:00Z">
        <w:r w:rsidRPr="004E5A07" w:rsidDel="00B30A88">
          <w:rPr>
            <w:rFonts w:ascii="Verdana" w:hAnsi="Verdana"/>
          </w:rPr>
          <w:delText xml:space="preserve"> </w:delText>
        </w:r>
      </w:del>
      <w:r w:rsidRPr="004E5A07">
        <w:rPr>
          <w:rFonts w:ascii="Verdana" w:hAnsi="Verdana"/>
        </w:rPr>
        <w:t xml:space="preserve">In </w:t>
      </w:r>
      <w:proofErr w:type="spellStart"/>
      <w:r w:rsidRPr="004E5A07">
        <w:rPr>
          <w:rFonts w:ascii="Verdana" w:hAnsi="Verdana"/>
        </w:rPr>
        <w:t>the</w:t>
      </w:r>
      <w:proofErr w:type="spellEnd"/>
      <w:r w:rsidRPr="004E5A07">
        <w:rPr>
          <w:rFonts w:ascii="Verdana" w:hAnsi="Verdana"/>
        </w:rPr>
        <w:t xml:space="preserve"> </w:t>
      </w:r>
      <w:proofErr w:type="spellStart"/>
      <w:r w:rsidRPr="004E5A07">
        <w:rPr>
          <w:rFonts w:ascii="Verdana" w:hAnsi="Verdana"/>
        </w:rPr>
        <w:t>playground</w:t>
      </w:r>
      <w:proofErr w:type="spellEnd"/>
      <w:del w:id="1047" w:author="Gareth Harding" w:date="2025-07-09T17:24:00Z" w16du:dateUtc="2025-07-09T15:24:00Z">
        <w:r w:rsidRPr="004E5A07" w:rsidDel="00B30A88">
          <w:rPr>
            <w:rFonts w:ascii="Verdana" w:hAnsi="Verdana"/>
          </w:rPr>
          <w:delText>.</w:delText>
        </w:r>
      </w:del>
    </w:p>
    <w:p w14:paraId="28BF4CA1" w14:textId="074F0DD8" w:rsidR="00D46F8E" w:rsidRPr="004E5A07" w:rsidRDefault="00D46F8E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1048" w:author="Gareth Harding" w:date="2025-07-09T17:23:00Z" w16du:dateUtc="2025-07-09T15:23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del w:id="1049" w:author="Gareth Harding" w:date="2025-07-09T17:24:00Z" w16du:dateUtc="2025-07-09T15:24:00Z">
        <w:r w:rsidRPr="004E5A07" w:rsidDel="00B30A88">
          <w:rPr>
            <w:rFonts w:ascii="Verdana" w:hAnsi="Verdana"/>
          </w:rPr>
          <w:delText xml:space="preserve"> </w:delText>
        </w:r>
      </w:del>
      <w:r w:rsidRPr="004E5A07">
        <w:rPr>
          <w:rFonts w:ascii="Verdana" w:hAnsi="Verdana"/>
        </w:rPr>
        <w:t xml:space="preserve">In </w:t>
      </w:r>
      <w:proofErr w:type="spellStart"/>
      <w:r w:rsidRPr="004E5A07">
        <w:rPr>
          <w:rFonts w:ascii="Verdana" w:hAnsi="Verdana"/>
        </w:rPr>
        <w:t>the</w:t>
      </w:r>
      <w:proofErr w:type="spellEnd"/>
      <w:r w:rsidRPr="004E5A07">
        <w:rPr>
          <w:rFonts w:ascii="Verdana" w:hAnsi="Verdana"/>
        </w:rPr>
        <w:t xml:space="preserve"> </w:t>
      </w:r>
      <w:proofErr w:type="spellStart"/>
      <w:r w:rsidRPr="004E5A07">
        <w:rPr>
          <w:rFonts w:ascii="Verdana" w:hAnsi="Verdana"/>
        </w:rPr>
        <w:t>pencil</w:t>
      </w:r>
      <w:proofErr w:type="spellEnd"/>
      <w:r w:rsidRPr="004E5A07">
        <w:rPr>
          <w:rFonts w:ascii="Verdana" w:hAnsi="Verdana"/>
        </w:rPr>
        <w:t xml:space="preserve"> case</w:t>
      </w:r>
      <w:del w:id="1050" w:author="Gareth Harding" w:date="2025-07-09T17:24:00Z" w16du:dateUtc="2025-07-09T15:24:00Z">
        <w:r w:rsidRPr="004E5A07" w:rsidDel="00B30A88">
          <w:rPr>
            <w:rFonts w:ascii="Verdana" w:hAnsi="Verdana"/>
          </w:rPr>
          <w:delText>.</w:delText>
        </w:r>
      </w:del>
    </w:p>
    <w:p w14:paraId="6CC9FA43" w14:textId="77777777" w:rsidR="00095721" w:rsidRPr="004E5A07" w:rsidRDefault="00095721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1051" w:author="Gareth Harding" w:date="2025-07-09T17:23:00Z" w16du:dateUtc="2025-07-09T15:23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</w:p>
    <w:p w14:paraId="11D11C43" w14:textId="30788BFB" w:rsidR="00095721" w:rsidRPr="003504AA" w:rsidRDefault="00095721">
      <w:pPr>
        <w:pStyle w:val="p1"/>
        <w:numPr>
          <w:ilvl w:val="0"/>
          <w:numId w:val="69"/>
        </w:numPr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  <w:rPrChange w:id="1052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pPrChange w:id="1053" w:author="Gareth Harding" w:date="2025-07-09T17:23:00Z" w16du:dateUtc="2025-07-09T15:23:00Z">
          <w:pPr>
            <w:pStyle w:val="p1"/>
            <w:numPr>
              <w:numId w:val="69"/>
            </w:numPr>
            <w:snapToGrid w:val="0"/>
            <w:spacing w:before="0" w:beforeAutospacing="0" w:after="0" w:afterAutospacing="0"/>
            <w:ind w:left="720" w:hanging="360"/>
          </w:pPr>
        </w:pPrChange>
      </w:pPr>
      <w:r w:rsidRPr="003504AA">
        <w:rPr>
          <w:rFonts w:ascii="Verdana" w:hAnsi="Verdana"/>
          <w:b/>
          <w:bCs/>
          <w:lang w:val="en-GB"/>
          <w:rPrChange w:id="1054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 xml:space="preserve">What is under the </w:t>
      </w:r>
      <w:r w:rsidR="0088455C" w:rsidRPr="003504AA">
        <w:rPr>
          <w:rFonts w:ascii="Verdana" w:hAnsi="Verdana"/>
          <w:b/>
          <w:bCs/>
          <w:lang w:val="en-GB"/>
          <w:rPrChange w:id="1055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chair</w:t>
      </w:r>
      <w:r w:rsidRPr="003504AA">
        <w:rPr>
          <w:rFonts w:ascii="Verdana" w:hAnsi="Verdana"/>
          <w:b/>
          <w:bCs/>
          <w:lang w:val="en-GB"/>
          <w:rPrChange w:id="1056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?</w:t>
      </w:r>
    </w:p>
    <w:p w14:paraId="714F41DF" w14:textId="6E252E04" w:rsidR="00095721" w:rsidRPr="003504AA" w:rsidRDefault="00095721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1057" w:author="Gareth Harding" w:date="2025-07-09T09:58:00Z" w16du:dateUtc="2025-07-09T07:58:00Z">
            <w:rPr>
              <w:rFonts w:ascii="Verdana" w:hAnsi="Verdana"/>
            </w:rPr>
          </w:rPrChange>
        </w:rPr>
        <w:pPrChange w:id="1058" w:author="Gareth Harding" w:date="2025-07-09T17:23:00Z" w16du:dateUtc="2025-07-09T15:23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del w:id="1059" w:author="Gareth Harding" w:date="2025-07-09T17:24:00Z" w16du:dateUtc="2025-07-09T15:24:00Z">
        <w:r w:rsidRPr="003504AA" w:rsidDel="00B30A88">
          <w:rPr>
            <w:rFonts w:ascii="Verdana" w:hAnsi="Verdana"/>
            <w:highlight w:val="yellow"/>
            <w:lang w:val="en-GB"/>
            <w:rPrChange w:id="1060" w:author="Gareth Harding" w:date="2025-07-09T09:58:00Z" w16du:dateUtc="2025-07-09T07:58:00Z">
              <w:rPr>
                <w:rFonts w:ascii="Verdana" w:hAnsi="Verdana"/>
                <w:highlight w:val="yellow"/>
              </w:rPr>
            </w:rPrChange>
          </w:rPr>
          <w:delText xml:space="preserve"> </w:delText>
        </w:r>
      </w:del>
      <w:r w:rsidRPr="003504AA">
        <w:rPr>
          <w:rFonts w:ascii="Verdana" w:hAnsi="Verdana"/>
          <w:highlight w:val="yellow"/>
          <w:lang w:val="en-GB"/>
          <w:rPrChange w:id="1061" w:author="Gareth Harding" w:date="2025-07-09T09:58:00Z" w16du:dateUtc="2025-07-09T07:58:00Z">
            <w:rPr>
              <w:rFonts w:ascii="Verdana" w:hAnsi="Verdana"/>
              <w:highlight w:val="yellow"/>
            </w:rPr>
          </w:rPrChange>
        </w:rPr>
        <w:t>A bag</w:t>
      </w:r>
      <w:del w:id="1062" w:author="Gareth Harding" w:date="2025-07-09T17:24:00Z" w16du:dateUtc="2025-07-09T15:24:00Z">
        <w:r w:rsidRPr="003504AA" w:rsidDel="00B30A88">
          <w:rPr>
            <w:rFonts w:ascii="Verdana" w:hAnsi="Verdana"/>
            <w:highlight w:val="yellow"/>
            <w:lang w:val="en-GB"/>
            <w:rPrChange w:id="1063" w:author="Gareth Harding" w:date="2025-07-09T09:58:00Z" w16du:dateUtc="2025-07-09T07:58:00Z">
              <w:rPr>
                <w:rFonts w:ascii="Verdana" w:hAnsi="Verdana"/>
                <w:highlight w:val="yellow"/>
              </w:rPr>
            </w:rPrChange>
          </w:rPr>
          <w:delText>.</w:delText>
        </w:r>
      </w:del>
    </w:p>
    <w:p w14:paraId="160CE074" w14:textId="1C4ECA78" w:rsidR="00095721" w:rsidRPr="003504AA" w:rsidRDefault="00095721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  <w:rPrChange w:id="1064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pPrChange w:id="1065" w:author="Gareth Harding" w:date="2025-07-09T17:23:00Z" w16du:dateUtc="2025-07-09T15:23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del w:id="1066" w:author="Gareth Harding" w:date="2025-07-09T17:24:00Z" w16du:dateUtc="2025-07-09T15:24:00Z">
        <w:r w:rsidRPr="003504AA" w:rsidDel="00B30A88">
          <w:rPr>
            <w:rFonts w:ascii="Verdana" w:hAnsi="Verdana" w:cs="Apple Color Emoji"/>
            <w:b/>
            <w:bCs/>
            <w:lang w:val="en-GB"/>
            <w:rPrChange w:id="1067" w:author="Gareth Harding" w:date="2025-07-09T09:58:00Z" w16du:dateUtc="2025-07-09T07:58:00Z">
              <w:rPr>
                <w:rFonts w:ascii="Verdana" w:hAnsi="Verdana" w:cs="Apple Color Emoji"/>
                <w:b/>
                <w:bCs/>
              </w:rPr>
            </w:rPrChange>
          </w:rPr>
          <w:delText xml:space="preserve"> </w:delText>
        </w:r>
      </w:del>
      <w:r w:rsidRPr="003504AA">
        <w:rPr>
          <w:rFonts w:ascii="Verdana" w:hAnsi="Verdana"/>
          <w:lang w:val="en-GB"/>
          <w:rPrChange w:id="1068" w:author="Gareth Harding" w:date="2025-07-09T09:58:00Z" w16du:dateUtc="2025-07-09T07:58:00Z">
            <w:rPr>
              <w:rFonts w:ascii="Verdana" w:hAnsi="Verdana"/>
            </w:rPr>
          </w:rPrChange>
        </w:rPr>
        <w:t>A blackboard</w:t>
      </w:r>
      <w:del w:id="1069" w:author="Gareth Harding" w:date="2025-07-09T17:24:00Z" w16du:dateUtc="2025-07-09T15:24:00Z">
        <w:r w:rsidRPr="003504AA" w:rsidDel="00B30A88">
          <w:rPr>
            <w:rFonts w:ascii="Verdana" w:hAnsi="Verdana"/>
            <w:lang w:val="en-GB"/>
            <w:rPrChange w:id="1070" w:author="Gareth Harding" w:date="2025-07-09T09:58:00Z" w16du:dateUtc="2025-07-09T07:58:00Z">
              <w:rPr>
                <w:rFonts w:ascii="Verdana" w:hAnsi="Verdana"/>
              </w:rPr>
            </w:rPrChange>
          </w:rPr>
          <w:delText>.</w:delText>
        </w:r>
      </w:del>
    </w:p>
    <w:p w14:paraId="6E22D650" w14:textId="15BA2F58" w:rsidR="0088455C" w:rsidRPr="003504AA" w:rsidRDefault="00095721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1071" w:author="Gareth Harding" w:date="2025-07-09T09:58:00Z" w16du:dateUtc="2025-07-09T07:58:00Z">
            <w:rPr>
              <w:rFonts w:ascii="Verdana" w:hAnsi="Verdana"/>
            </w:rPr>
          </w:rPrChange>
        </w:rPr>
        <w:pPrChange w:id="1072" w:author="Gareth Harding" w:date="2025-07-09T17:23:00Z" w16du:dateUtc="2025-07-09T15:23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del w:id="1073" w:author="Gareth Harding" w:date="2025-07-09T17:24:00Z" w16du:dateUtc="2025-07-09T15:24:00Z">
        <w:r w:rsidRPr="003504AA" w:rsidDel="00B30A88">
          <w:rPr>
            <w:rFonts w:ascii="Verdana" w:hAnsi="Verdana" w:cs="Apple Color Emoji"/>
            <w:b/>
            <w:bCs/>
            <w:lang w:val="en-GB"/>
            <w:rPrChange w:id="1074" w:author="Gareth Harding" w:date="2025-07-09T09:58:00Z" w16du:dateUtc="2025-07-09T07:58:00Z">
              <w:rPr>
                <w:rFonts w:ascii="Verdana" w:hAnsi="Verdana" w:cs="Apple Color Emoji"/>
                <w:b/>
                <w:bCs/>
              </w:rPr>
            </w:rPrChange>
          </w:rPr>
          <w:delText xml:space="preserve"> </w:delText>
        </w:r>
      </w:del>
      <w:r w:rsidRPr="003504AA">
        <w:rPr>
          <w:rFonts w:ascii="Verdana" w:hAnsi="Verdana"/>
          <w:lang w:val="en-GB"/>
          <w:rPrChange w:id="1075" w:author="Gareth Harding" w:date="2025-07-09T09:58:00Z" w16du:dateUtc="2025-07-09T07:58:00Z">
            <w:rPr>
              <w:rFonts w:ascii="Verdana" w:hAnsi="Verdana"/>
            </w:rPr>
          </w:rPrChange>
        </w:rPr>
        <w:t xml:space="preserve">A </w:t>
      </w:r>
      <w:r w:rsidR="0088455C" w:rsidRPr="003504AA">
        <w:rPr>
          <w:rFonts w:ascii="Verdana" w:hAnsi="Verdana"/>
          <w:lang w:val="en-GB"/>
          <w:rPrChange w:id="1076" w:author="Gareth Harding" w:date="2025-07-09T09:58:00Z" w16du:dateUtc="2025-07-09T07:58:00Z">
            <w:rPr>
              <w:rFonts w:ascii="Verdana" w:hAnsi="Verdana"/>
            </w:rPr>
          </w:rPrChange>
        </w:rPr>
        <w:t>cat</w:t>
      </w:r>
      <w:del w:id="1077" w:author="Gareth Harding" w:date="2025-07-09T17:24:00Z" w16du:dateUtc="2025-07-09T15:24:00Z">
        <w:r w:rsidRPr="003504AA" w:rsidDel="00B30A88">
          <w:rPr>
            <w:rFonts w:ascii="Verdana" w:hAnsi="Verdana"/>
            <w:lang w:val="en-GB"/>
            <w:rPrChange w:id="1078" w:author="Gareth Harding" w:date="2025-07-09T09:58:00Z" w16du:dateUtc="2025-07-09T07:58:00Z">
              <w:rPr>
                <w:rFonts w:ascii="Verdana" w:hAnsi="Verdana"/>
              </w:rPr>
            </w:rPrChange>
          </w:rPr>
          <w:delText>.</w:delText>
        </w:r>
      </w:del>
    </w:p>
    <w:p w14:paraId="01481187" w14:textId="77777777" w:rsidR="0088455C" w:rsidRPr="003504AA" w:rsidRDefault="0088455C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 w:cs="Apple Color Emoji"/>
          <w:b/>
          <w:bCs/>
          <w:lang w:val="en-GB"/>
          <w:rPrChange w:id="1079" w:author="Gareth Harding" w:date="2025-07-09T09:58:00Z" w16du:dateUtc="2025-07-09T07:58:00Z">
            <w:rPr>
              <w:rFonts w:ascii="Verdana" w:hAnsi="Verdana" w:cs="Apple Color Emoji"/>
              <w:b/>
              <w:bCs/>
            </w:rPr>
          </w:rPrChange>
        </w:rPr>
        <w:pPrChange w:id="1080" w:author="Gareth Harding" w:date="2025-07-09T17:23:00Z" w16du:dateUtc="2025-07-09T15:23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</w:p>
    <w:p w14:paraId="571D1357" w14:textId="7AAA868C" w:rsidR="0088455C" w:rsidRPr="003504AA" w:rsidRDefault="0088455C">
      <w:pPr>
        <w:pStyle w:val="p1"/>
        <w:numPr>
          <w:ilvl w:val="0"/>
          <w:numId w:val="69"/>
        </w:numPr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  <w:rPrChange w:id="1081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pPrChange w:id="1082" w:author="Gareth Harding" w:date="2025-07-09T17:23:00Z" w16du:dateUtc="2025-07-09T15:23:00Z">
          <w:pPr>
            <w:pStyle w:val="p1"/>
            <w:numPr>
              <w:numId w:val="69"/>
            </w:numPr>
            <w:snapToGrid w:val="0"/>
            <w:spacing w:before="0" w:beforeAutospacing="0" w:after="0" w:afterAutospacing="0"/>
            <w:ind w:left="720" w:hanging="360"/>
          </w:pPr>
        </w:pPrChange>
      </w:pPr>
      <w:r w:rsidRPr="003504AA">
        <w:rPr>
          <w:rFonts w:ascii="Verdana" w:hAnsi="Verdana"/>
          <w:b/>
          <w:bCs/>
          <w:lang w:val="en-GB"/>
          <w:rPrChange w:id="1083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Emma has crayons in her pencil case.</w:t>
      </w:r>
    </w:p>
    <w:p w14:paraId="5AA13A71" w14:textId="22B6FCF7" w:rsidR="0088455C" w:rsidRPr="004E5A07" w:rsidRDefault="0088455C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</w:rPr>
        <w:pPrChange w:id="1084" w:author="Gareth Harding" w:date="2025-07-09T17:23:00Z" w16du:dateUtc="2025-07-09T15:23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del w:id="1085" w:author="Gareth Harding" w:date="2025-07-09T17:24:00Z" w16du:dateUtc="2025-07-09T15:24:00Z">
        <w:r w:rsidRPr="003504AA" w:rsidDel="00B30A88">
          <w:rPr>
            <w:rFonts w:ascii="Verdana" w:hAnsi="Verdana" w:cs="Apple Color Emoji"/>
            <w:b/>
            <w:bCs/>
            <w:highlight w:val="yellow"/>
            <w:lang w:val="en-GB"/>
            <w:rPrChange w:id="1086" w:author="Gareth Harding" w:date="2025-07-09T09:58:00Z" w16du:dateUtc="2025-07-09T07:58:00Z">
              <w:rPr>
                <w:rFonts w:ascii="Verdana" w:hAnsi="Verdana" w:cs="Apple Color Emoji"/>
                <w:b/>
                <w:bCs/>
                <w:highlight w:val="yellow"/>
              </w:rPr>
            </w:rPrChange>
          </w:rPr>
          <w:delText xml:space="preserve"> </w:delText>
        </w:r>
      </w:del>
      <w:r w:rsidRPr="004E5A07">
        <w:rPr>
          <w:rFonts w:ascii="Verdana" w:hAnsi="Verdana"/>
          <w:highlight w:val="yellow"/>
        </w:rPr>
        <w:t>True</w:t>
      </w:r>
    </w:p>
    <w:p w14:paraId="703E1CFA" w14:textId="56A48753" w:rsidR="0088455C" w:rsidRPr="004E5A07" w:rsidRDefault="0088455C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1087" w:author="Gareth Harding" w:date="2025-07-09T17:23:00Z" w16du:dateUtc="2025-07-09T15:23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del w:id="1088" w:author="Gareth Harding" w:date="2025-07-09T17:24:00Z" w16du:dateUtc="2025-07-09T15:24:00Z">
        <w:r w:rsidRPr="004E5A07" w:rsidDel="00B30A88">
          <w:rPr>
            <w:rFonts w:ascii="Verdana" w:hAnsi="Verdana"/>
          </w:rPr>
          <w:delText xml:space="preserve"> </w:delText>
        </w:r>
      </w:del>
      <w:r w:rsidRPr="004E5A07">
        <w:rPr>
          <w:rFonts w:ascii="Verdana" w:hAnsi="Verdana"/>
        </w:rPr>
        <w:t>False</w:t>
      </w:r>
    </w:p>
    <w:p w14:paraId="19D9F69D" w14:textId="77777777" w:rsidR="0088455C" w:rsidRPr="004E5A07" w:rsidRDefault="0088455C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 w:cs="Apple Color Emoji"/>
          <w:b/>
          <w:bCs/>
        </w:rPr>
        <w:pPrChange w:id="1089" w:author="Gareth Harding" w:date="2025-07-09T17:23:00Z" w16du:dateUtc="2025-07-09T15:23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</w:p>
    <w:p w14:paraId="026FC8BA" w14:textId="06268C66" w:rsidR="0088455C" w:rsidRPr="003504AA" w:rsidRDefault="0088455C">
      <w:pPr>
        <w:pStyle w:val="p1"/>
        <w:numPr>
          <w:ilvl w:val="0"/>
          <w:numId w:val="69"/>
        </w:numPr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  <w:rPrChange w:id="1090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pPrChange w:id="1091" w:author="Gareth Harding" w:date="2025-07-09T17:23:00Z" w16du:dateUtc="2025-07-09T15:23:00Z">
          <w:pPr>
            <w:pStyle w:val="p1"/>
            <w:numPr>
              <w:numId w:val="69"/>
            </w:numPr>
            <w:snapToGrid w:val="0"/>
            <w:spacing w:before="0" w:beforeAutospacing="0" w:after="0" w:afterAutospacing="0"/>
            <w:ind w:left="720" w:hanging="360"/>
          </w:pPr>
        </w:pPrChange>
      </w:pPr>
      <w:r w:rsidRPr="003504AA">
        <w:rPr>
          <w:rFonts w:ascii="Verdana" w:hAnsi="Verdana"/>
          <w:b/>
          <w:bCs/>
          <w:lang w:val="en-GB"/>
          <w:rPrChange w:id="1092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 xml:space="preserve">Jack has a </w:t>
      </w:r>
      <w:r w:rsidR="000F68FB" w:rsidRPr="003504AA">
        <w:rPr>
          <w:rFonts w:ascii="Verdana" w:hAnsi="Verdana"/>
          <w:b/>
          <w:bCs/>
          <w:lang w:val="en-GB"/>
          <w:rPrChange w:id="1093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 xml:space="preserve">rubber </w:t>
      </w:r>
      <w:r w:rsidRPr="003504AA">
        <w:rPr>
          <w:rFonts w:ascii="Verdana" w:hAnsi="Verdana"/>
          <w:b/>
          <w:bCs/>
          <w:lang w:val="en-GB"/>
          <w:rPrChange w:id="1094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in h</w:t>
      </w:r>
      <w:r w:rsidR="000F68FB" w:rsidRPr="003504AA">
        <w:rPr>
          <w:rFonts w:ascii="Verdana" w:hAnsi="Verdana"/>
          <w:b/>
          <w:bCs/>
          <w:lang w:val="en-GB"/>
          <w:rPrChange w:id="1095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>is</w:t>
      </w:r>
      <w:r w:rsidRPr="003504AA">
        <w:rPr>
          <w:rFonts w:ascii="Verdana" w:hAnsi="Verdana"/>
          <w:b/>
          <w:bCs/>
          <w:lang w:val="en-GB"/>
          <w:rPrChange w:id="1096" w:author="Gareth Harding" w:date="2025-07-09T09:58:00Z" w16du:dateUtc="2025-07-09T07:58:00Z">
            <w:rPr>
              <w:rFonts w:ascii="Verdana" w:hAnsi="Verdana"/>
              <w:b/>
              <w:bCs/>
            </w:rPr>
          </w:rPrChange>
        </w:rPr>
        <w:t xml:space="preserve"> pencil case.</w:t>
      </w:r>
    </w:p>
    <w:p w14:paraId="786289BF" w14:textId="0CC490E0" w:rsidR="000F68FB" w:rsidRPr="004E5A07" w:rsidRDefault="000F68FB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</w:rPr>
        <w:pPrChange w:id="1097" w:author="Gareth Harding" w:date="2025-07-09T17:23:00Z" w16du:dateUtc="2025-07-09T15:23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del w:id="1098" w:author="Gareth Harding" w:date="2025-07-09T17:24:00Z" w16du:dateUtc="2025-07-09T15:24:00Z">
        <w:r w:rsidRPr="003504AA" w:rsidDel="00B30A88">
          <w:rPr>
            <w:rFonts w:ascii="Verdana" w:hAnsi="Verdana" w:cs="Apple Color Emoji"/>
            <w:b/>
            <w:bCs/>
            <w:highlight w:val="yellow"/>
            <w:lang w:val="en-GB"/>
            <w:rPrChange w:id="1099" w:author="Gareth Harding" w:date="2025-07-09T09:58:00Z" w16du:dateUtc="2025-07-09T07:58:00Z">
              <w:rPr>
                <w:rFonts w:ascii="Verdana" w:hAnsi="Verdana" w:cs="Apple Color Emoji"/>
                <w:b/>
                <w:bCs/>
                <w:highlight w:val="yellow"/>
              </w:rPr>
            </w:rPrChange>
          </w:rPr>
          <w:delText xml:space="preserve"> </w:delText>
        </w:r>
      </w:del>
      <w:r w:rsidRPr="004E5A07">
        <w:rPr>
          <w:rFonts w:ascii="Verdana" w:hAnsi="Verdana"/>
          <w:highlight w:val="yellow"/>
        </w:rPr>
        <w:t>True</w:t>
      </w:r>
    </w:p>
    <w:p w14:paraId="774B6BEE" w14:textId="56154563" w:rsidR="000F68FB" w:rsidRPr="004E5A07" w:rsidRDefault="000F68FB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1100" w:author="Gareth Harding" w:date="2025-07-09T17:23:00Z" w16du:dateUtc="2025-07-09T15:23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del w:id="1101" w:author="Gareth Harding" w:date="2025-07-09T17:24:00Z" w16du:dateUtc="2025-07-09T15:24:00Z">
        <w:r w:rsidRPr="004E5A07" w:rsidDel="00B30A88">
          <w:rPr>
            <w:rFonts w:ascii="Verdana" w:hAnsi="Verdana"/>
          </w:rPr>
          <w:delText xml:space="preserve"> </w:delText>
        </w:r>
      </w:del>
      <w:r w:rsidRPr="004E5A07">
        <w:rPr>
          <w:rFonts w:ascii="Verdana" w:hAnsi="Verdana"/>
        </w:rPr>
        <w:t>False</w:t>
      </w:r>
    </w:p>
    <w:p w14:paraId="697CF14E" w14:textId="77777777" w:rsidR="000F68FB" w:rsidRPr="004E5A07" w:rsidRDefault="000F68FB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 w:cs="Apple Color Emoji"/>
          <w:b/>
          <w:bCs/>
        </w:rPr>
        <w:pPrChange w:id="1102" w:author="Gareth Harding" w:date="2025-07-09T17:23:00Z" w16du:dateUtc="2025-07-09T15:23:00Z">
          <w:pPr>
            <w:pStyle w:val="p1"/>
            <w:snapToGrid w:val="0"/>
            <w:spacing w:before="0" w:beforeAutospacing="0" w:after="0" w:afterAutospacing="0"/>
          </w:pPr>
        </w:pPrChange>
      </w:pPr>
    </w:p>
    <w:p w14:paraId="22EB414B" w14:textId="688FF33E" w:rsidR="000F68FB" w:rsidRPr="004E5A07" w:rsidRDefault="000F68FB">
      <w:pPr>
        <w:pStyle w:val="p1"/>
        <w:numPr>
          <w:ilvl w:val="0"/>
          <w:numId w:val="69"/>
        </w:numPr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</w:rPr>
        <w:pPrChange w:id="1103" w:author="Gareth Harding" w:date="2025-07-09T17:23:00Z" w16du:dateUtc="2025-07-09T15:23:00Z">
          <w:pPr>
            <w:pStyle w:val="p1"/>
            <w:numPr>
              <w:numId w:val="69"/>
            </w:numPr>
            <w:snapToGrid w:val="0"/>
            <w:spacing w:before="0" w:beforeAutospacing="0" w:after="0" w:afterAutospacing="0"/>
            <w:ind w:left="720" w:hanging="360"/>
          </w:pPr>
        </w:pPrChange>
      </w:pPr>
      <w:r w:rsidRPr="004E5A07">
        <w:rPr>
          <w:rFonts w:ascii="Verdana" w:hAnsi="Verdana"/>
          <w:b/>
          <w:bCs/>
        </w:rPr>
        <w:t>Where is the bag?</w:t>
      </w:r>
    </w:p>
    <w:p w14:paraId="6CBEA8D8" w14:textId="66400A9B" w:rsidR="000F68FB" w:rsidRPr="004E5A07" w:rsidRDefault="00F11248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1104" w:author="Gareth Harding" w:date="2025-07-09T17:23:00Z" w16du:dateUtc="2025-07-09T15:23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del w:id="1105" w:author="Gareth Harding" w:date="2025-07-09T17:24:00Z" w16du:dateUtc="2025-07-09T15:24:00Z">
        <w:r w:rsidRPr="004E5A07" w:rsidDel="00B30A88">
          <w:rPr>
            <w:rFonts w:ascii="Verdana" w:hAnsi="Verdana" w:cs="Apple Color Emoji"/>
            <w:highlight w:val="yellow"/>
          </w:rPr>
          <w:delText xml:space="preserve"> </w:delText>
        </w:r>
      </w:del>
      <w:proofErr w:type="spellStart"/>
      <w:r w:rsidR="000F68FB" w:rsidRPr="004E5A07">
        <w:rPr>
          <w:rFonts w:ascii="Verdana" w:hAnsi="Verdana"/>
          <w:highlight w:val="yellow"/>
        </w:rPr>
        <w:t>Under</w:t>
      </w:r>
      <w:proofErr w:type="spellEnd"/>
      <w:r w:rsidR="000F68FB" w:rsidRPr="004E5A07">
        <w:rPr>
          <w:rFonts w:ascii="Verdana" w:hAnsi="Verdana"/>
          <w:highlight w:val="yellow"/>
        </w:rPr>
        <w:t xml:space="preserve"> </w:t>
      </w:r>
      <w:proofErr w:type="spellStart"/>
      <w:r w:rsidR="000F68FB" w:rsidRPr="004E5A07">
        <w:rPr>
          <w:rFonts w:ascii="Verdana" w:hAnsi="Verdana"/>
          <w:highlight w:val="yellow"/>
        </w:rPr>
        <w:t>the</w:t>
      </w:r>
      <w:proofErr w:type="spellEnd"/>
      <w:r w:rsidR="000F68FB" w:rsidRPr="004E5A07">
        <w:rPr>
          <w:rFonts w:ascii="Verdana" w:hAnsi="Verdana"/>
          <w:highlight w:val="yellow"/>
        </w:rPr>
        <w:t xml:space="preserve"> table</w:t>
      </w:r>
    </w:p>
    <w:p w14:paraId="01D2D43E" w14:textId="6C8E9048" w:rsidR="000F68FB" w:rsidRPr="004E5A07" w:rsidRDefault="00F11248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1106" w:author="Gareth Harding" w:date="2025-07-09T17:23:00Z" w16du:dateUtc="2025-07-09T15:23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del w:id="1107" w:author="Gareth Harding" w:date="2025-07-09T17:24:00Z" w16du:dateUtc="2025-07-09T15:24:00Z">
        <w:r w:rsidRPr="004E5A07" w:rsidDel="00B30A88">
          <w:rPr>
            <w:rFonts w:ascii="Verdana" w:hAnsi="Verdana"/>
          </w:rPr>
          <w:delText xml:space="preserve"> </w:delText>
        </w:r>
      </w:del>
      <w:proofErr w:type="spellStart"/>
      <w:r w:rsidRPr="004E5A07">
        <w:rPr>
          <w:rFonts w:ascii="Verdana" w:hAnsi="Verdana"/>
        </w:rPr>
        <w:t>On</w:t>
      </w:r>
      <w:proofErr w:type="spellEnd"/>
      <w:r w:rsidRPr="004E5A07">
        <w:rPr>
          <w:rFonts w:ascii="Verdana" w:hAnsi="Verdana"/>
        </w:rPr>
        <w:t xml:space="preserve"> </w:t>
      </w:r>
      <w:proofErr w:type="spellStart"/>
      <w:r w:rsidRPr="004E5A07">
        <w:rPr>
          <w:rFonts w:ascii="Verdana" w:hAnsi="Verdana"/>
        </w:rPr>
        <w:t>the</w:t>
      </w:r>
      <w:proofErr w:type="spellEnd"/>
      <w:r w:rsidRPr="004E5A07">
        <w:rPr>
          <w:rFonts w:ascii="Verdana" w:hAnsi="Verdana"/>
        </w:rPr>
        <w:t xml:space="preserve"> table</w:t>
      </w:r>
    </w:p>
    <w:p w14:paraId="55784062" w14:textId="62E0DC4C" w:rsidR="00F11248" w:rsidRPr="004E5A07" w:rsidRDefault="00F11248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</w:rPr>
        <w:pPrChange w:id="1108" w:author="Gareth Harding" w:date="2025-07-09T17:23:00Z" w16du:dateUtc="2025-07-09T15:23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  <w:del w:id="1109" w:author="Gareth Harding" w:date="2025-07-09T17:24:00Z" w16du:dateUtc="2025-07-09T15:24:00Z">
        <w:r w:rsidRPr="004E5A07" w:rsidDel="00B30A88">
          <w:rPr>
            <w:rFonts w:ascii="Verdana" w:hAnsi="Verdana"/>
          </w:rPr>
          <w:delText xml:space="preserve"> </w:delText>
        </w:r>
      </w:del>
      <w:r w:rsidRPr="004E5A07">
        <w:rPr>
          <w:rFonts w:ascii="Verdana" w:hAnsi="Verdana"/>
        </w:rPr>
        <w:t xml:space="preserve">In </w:t>
      </w:r>
      <w:proofErr w:type="spellStart"/>
      <w:r w:rsidRPr="004E5A07">
        <w:rPr>
          <w:rFonts w:ascii="Verdana" w:hAnsi="Verdana"/>
        </w:rPr>
        <w:t>the</w:t>
      </w:r>
      <w:proofErr w:type="spellEnd"/>
      <w:r w:rsidRPr="004E5A07">
        <w:rPr>
          <w:rFonts w:ascii="Verdana" w:hAnsi="Verdana"/>
        </w:rPr>
        <w:t xml:space="preserve"> </w:t>
      </w:r>
      <w:proofErr w:type="spellStart"/>
      <w:r w:rsidRPr="004E5A07">
        <w:rPr>
          <w:rFonts w:ascii="Verdana" w:hAnsi="Verdana"/>
        </w:rPr>
        <w:t>pencil</w:t>
      </w:r>
      <w:proofErr w:type="spellEnd"/>
      <w:r w:rsidRPr="004E5A07">
        <w:rPr>
          <w:rFonts w:ascii="Verdana" w:hAnsi="Verdana"/>
        </w:rPr>
        <w:t xml:space="preserve"> case</w:t>
      </w:r>
    </w:p>
    <w:p w14:paraId="728EEA06" w14:textId="77777777" w:rsidR="004138FB" w:rsidRPr="004E5A07" w:rsidRDefault="004138FB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</w:rPr>
        <w:pPrChange w:id="1110" w:author="Gareth Harding" w:date="2025-07-09T17:23:00Z" w16du:dateUtc="2025-07-09T15:23:00Z">
          <w:pPr>
            <w:pStyle w:val="p1"/>
            <w:snapToGrid w:val="0"/>
            <w:spacing w:before="0" w:beforeAutospacing="0" w:after="0" w:afterAutospacing="0"/>
          </w:pPr>
        </w:pPrChange>
      </w:pPr>
    </w:p>
    <w:p w14:paraId="31C47CB7" w14:textId="77777777" w:rsidR="003F3171" w:rsidRPr="004E5A07" w:rsidRDefault="003F3171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</w:rPr>
        <w:pPrChange w:id="1111" w:author="Gareth Harding" w:date="2025-07-09T17:23:00Z" w16du:dateUtc="2025-07-09T15:23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</w:p>
    <w:p w14:paraId="16804D0A" w14:textId="77777777" w:rsidR="003F3171" w:rsidRPr="004E5A07" w:rsidRDefault="003F3171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</w:rPr>
        <w:pPrChange w:id="1112" w:author="Gareth Harding" w:date="2025-07-09T17:23:00Z" w16du:dateUtc="2025-07-09T15:23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</w:p>
    <w:p w14:paraId="5D6FBB26" w14:textId="77777777" w:rsidR="004138FB" w:rsidRPr="004E5A07" w:rsidRDefault="004138FB">
      <w:pPr>
        <w:pStyle w:val="p1"/>
        <w:snapToGrid w:val="0"/>
        <w:spacing w:before="0" w:beforeAutospacing="0" w:after="0" w:afterAutospacing="0"/>
        <w:ind w:left="426" w:hanging="426"/>
        <w:rPr>
          <w:rFonts w:ascii="Verdana" w:hAnsi="Verdana"/>
          <w:b/>
          <w:bCs/>
        </w:rPr>
        <w:pPrChange w:id="1113" w:author="Gareth Harding" w:date="2025-07-09T17:23:00Z" w16du:dateUtc="2025-07-09T15:23:00Z">
          <w:pPr>
            <w:pStyle w:val="p1"/>
            <w:snapToGrid w:val="0"/>
            <w:spacing w:before="0" w:beforeAutospacing="0" w:after="0" w:afterAutospacing="0"/>
            <w:ind w:left="720"/>
          </w:pPr>
        </w:pPrChange>
      </w:pPr>
    </w:p>
    <w:sectPr w:rsidR="004138FB" w:rsidRPr="004E5A07" w:rsidSect="00CB352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94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3E3CB" w14:textId="77777777" w:rsidR="00352F4A" w:rsidRDefault="00352F4A" w:rsidP="0089181D">
      <w:r>
        <w:separator/>
      </w:r>
    </w:p>
  </w:endnote>
  <w:endnote w:type="continuationSeparator" w:id="0">
    <w:p w14:paraId="342F8FD5" w14:textId="77777777" w:rsidR="00352F4A" w:rsidRDefault="00352F4A" w:rsidP="00891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2E0B9" w14:textId="77777777" w:rsidR="0089181D" w:rsidRDefault="0089181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01CD9" w14:textId="77777777" w:rsidR="0089181D" w:rsidRDefault="0089181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D51A5" w14:textId="77777777" w:rsidR="0089181D" w:rsidRDefault="0089181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124E9" w14:textId="77777777" w:rsidR="00352F4A" w:rsidRDefault="00352F4A" w:rsidP="0089181D">
      <w:r>
        <w:separator/>
      </w:r>
    </w:p>
  </w:footnote>
  <w:footnote w:type="continuationSeparator" w:id="0">
    <w:p w14:paraId="43FB4024" w14:textId="77777777" w:rsidR="00352F4A" w:rsidRDefault="00352F4A" w:rsidP="008918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5A5CF" w14:textId="77777777" w:rsidR="0089181D" w:rsidRDefault="0089181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61F8E" w14:textId="77777777" w:rsidR="0089181D" w:rsidRDefault="0089181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DA129" w14:textId="77777777" w:rsidR="0089181D" w:rsidRDefault="0089181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3171"/>
    <w:multiLevelType w:val="multilevel"/>
    <w:tmpl w:val="E33AB1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E0BE7"/>
    <w:multiLevelType w:val="multilevel"/>
    <w:tmpl w:val="CE5E9D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023AF"/>
    <w:multiLevelType w:val="multilevel"/>
    <w:tmpl w:val="42F62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674C0"/>
    <w:multiLevelType w:val="hybridMultilevel"/>
    <w:tmpl w:val="9CEC9CE0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4466A9"/>
    <w:multiLevelType w:val="hybridMultilevel"/>
    <w:tmpl w:val="45E24E6E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BE91509"/>
    <w:multiLevelType w:val="multilevel"/>
    <w:tmpl w:val="CE5E9D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D9612E"/>
    <w:multiLevelType w:val="multilevel"/>
    <w:tmpl w:val="C1185E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405907"/>
    <w:multiLevelType w:val="multilevel"/>
    <w:tmpl w:val="6144FE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6C1FC3"/>
    <w:multiLevelType w:val="multilevel"/>
    <w:tmpl w:val="75DC0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2D6111"/>
    <w:multiLevelType w:val="multilevel"/>
    <w:tmpl w:val="CE5E9D60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34716E"/>
    <w:multiLevelType w:val="multilevel"/>
    <w:tmpl w:val="BC686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04108E"/>
    <w:multiLevelType w:val="hybridMultilevel"/>
    <w:tmpl w:val="9BCC71F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7154C7"/>
    <w:multiLevelType w:val="multilevel"/>
    <w:tmpl w:val="21924A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BD11DC"/>
    <w:multiLevelType w:val="multilevel"/>
    <w:tmpl w:val="C1A8DE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40280C"/>
    <w:multiLevelType w:val="multilevel"/>
    <w:tmpl w:val="E38061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C01585"/>
    <w:multiLevelType w:val="multilevel"/>
    <w:tmpl w:val="6D7EE1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FF598B"/>
    <w:multiLevelType w:val="multilevel"/>
    <w:tmpl w:val="C45A629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BB11F1"/>
    <w:multiLevelType w:val="hybridMultilevel"/>
    <w:tmpl w:val="43D6C00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3BF12A5"/>
    <w:multiLevelType w:val="multilevel"/>
    <w:tmpl w:val="CB0C2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D74CEF"/>
    <w:multiLevelType w:val="hybridMultilevel"/>
    <w:tmpl w:val="1BDC1C7C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79122F8"/>
    <w:multiLevelType w:val="multilevel"/>
    <w:tmpl w:val="E3806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730341"/>
    <w:multiLevelType w:val="multilevel"/>
    <w:tmpl w:val="0BC6FD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89634C"/>
    <w:multiLevelType w:val="multilevel"/>
    <w:tmpl w:val="6088C0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BB4B1C"/>
    <w:multiLevelType w:val="multilevel"/>
    <w:tmpl w:val="814266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CF33EA"/>
    <w:multiLevelType w:val="multilevel"/>
    <w:tmpl w:val="872E92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AA04A1"/>
    <w:multiLevelType w:val="multilevel"/>
    <w:tmpl w:val="68BC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E26361A"/>
    <w:multiLevelType w:val="multilevel"/>
    <w:tmpl w:val="6E3A2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F9C2682"/>
    <w:multiLevelType w:val="multilevel"/>
    <w:tmpl w:val="E38061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FAC0870"/>
    <w:multiLevelType w:val="multilevel"/>
    <w:tmpl w:val="D982FD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253523"/>
    <w:multiLevelType w:val="multilevel"/>
    <w:tmpl w:val="887A41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2A754B"/>
    <w:multiLevelType w:val="multilevel"/>
    <w:tmpl w:val="CE5E9D60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6B1222"/>
    <w:multiLevelType w:val="hybridMultilevel"/>
    <w:tmpl w:val="43D6C00A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31DB4EE8"/>
    <w:multiLevelType w:val="hybridMultilevel"/>
    <w:tmpl w:val="A296DDCE"/>
    <w:lvl w:ilvl="0" w:tplc="0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34316D25"/>
    <w:multiLevelType w:val="multilevel"/>
    <w:tmpl w:val="E38061F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466740B"/>
    <w:multiLevelType w:val="multilevel"/>
    <w:tmpl w:val="2E1C60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46710E8"/>
    <w:multiLevelType w:val="multilevel"/>
    <w:tmpl w:val="9BC20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5095242"/>
    <w:multiLevelType w:val="hybridMultilevel"/>
    <w:tmpl w:val="A17C9570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37EA3BDC"/>
    <w:multiLevelType w:val="hybridMultilevel"/>
    <w:tmpl w:val="340E7806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96C150F"/>
    <w:multiLevelType w:val="multilevel"/>
    <w:tmpl w:val="3C4EE0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CCF7F9C"/>
    <w:multiLevelType w:val="multilevel"/>
    <w:tmpl w:val="E38061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1A76EE0"/>
    <w:multiLevelType w:val="multilevel"/>
    <w:tmpl w:val="911418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2F1641B"/>
    <w:multiLevelType w:val="multilevel"/>
    <w:tmpl w:val="36E453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32521D5"/>
    <w:multiLevelType w:val="multilevel"/>
    <w:tmpl w:val="485A1A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5C305E4"/>
    <w:multiLevelType w:val="multilevel"/>
    <w:tmpl w:val="5956C8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7A846F4"/>
    <w:multiLevelType w:val="multilevel"/>
    <w:tmpl w:val="CE5E9D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9F21383"/>
    <w:multiLevelType w:val="multilevel"/>
    <w:tmpl w:val="985EF5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B233A80"/>
    <w:multiLevelType w:val="multilevel"/>
    <w:tmpl w:val="0BCE4E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B9E3617"/>
    <w:multiLevelType w:val="multilevel"/>
    <w:tmpl w:val="92CC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754E83"/>
    <w:multiLevelType w:val="multilevel"/>
    <w:tmpl w:val="E38061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B06EE4"/>
    <w:multiLevelType w:val="multilevel"/>
    <w:tmpl w:val="D96A4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F7F11CD"/>
    <w:multiLevelType w:val="multilevel"/>
    <w:tmpl w:val="4FD06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FDF763F"/>
    <w:multiLevelType w:val="multilevel"/>
    <w:tmpl w:val="E38061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53A61BB"/>
    <w:multiLevelType w:val="hybridMultilevel"/>
    <w:tmpl w:val="00DEC166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562E6CB4"/>
    <w:multiLevelType w:val="multilevel"/>
    <w:tmpl w:val="E38061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597E6E"/>
    <w:multiLevelType w:val="multilevel"/>
    <w:tmpl w:val="CE5E9D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9CA5FEF"/>
    <w:multiLevelType w:val="multilevel"/>
    <w:tmpl w:val="561CE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F714A2A"/>
    <w:multiLevelType w:val="multilevel"/>
    <w:tmpl w:val="CE5E9D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35C7C1F"/>
    <w:multiLevelType w:val="multilevel"/>
    <w:tmpl w:val="FBCEB7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68C4479"/>
    <w:multiLevelType w:val="multilevel"/>
    <w:tmpl w:val="E38061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7D52955"/>
    <w:multiLevelType w:val="multilevel"/>
    <w:tmpl w:val="CE5E9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9082E2E"/>
    <w:multiLevelType w:val="multilevel"/>
    <w:tmpl w:val="A328D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A783971"/>
    <w:multiLevelType w:val="hybridMultilevel"/>
    <w:tmpl w:val="010A18A4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6C9E3E24"/>
    <w:multiLevelType w:val="hybridMultilevel"/>
    <w:tmpl w:val="7200E208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70040BA0"/>
    <w:multiLevelType w:val="multilevel"/>
    <w:tmpl w:val="74AEB4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10E6B75"/>
    <w:multiLevelType w:val="multilevel"/>
    <w:tmpl w:val="705E4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5FF7998"/>
    <w:multiLevelType w:val="hybridMultilevel"/>
    <w:tmpl w:val="C5DAB1B8"/>
    <w:lvl w:ilvl="0" w:tplc="C03081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76DF24FC"/>
    <w:multiLevelType w:val="multilevel"/>
    <w:tmpl w:val="20D026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7333AB7"/>
    <w:multiLevelType w:val="multilevel"/>
    <w:tmpl w:val="CE5E9D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8C317C5"/>
    <w:multiLevelType w:val="multilevel"/>
    <w:tmpl w:val="060E80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8FA6ECC"/>
    <w:multiLevelType w:val="multilevel"/>
    <w:tmpl w:val="9CCE1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CF75674"/>
    <w:multiLevelType w:val="multilevel"/>
    <w:tmpl w:val="CE5E9D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E2767E4"/>
    <w:multiLevelType w:val="multilevel"/>
    <w:tmpl w:val="C8D88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0307963">
    <w:abstractNumId w:val="4"/>
  </w:num>
  <w:num w:numId="2" w16cid:durableId="828718714">
    <w:abstractNumId w:val="47"/>
  </w:num>
  <w:num w:numId="3" w16cid:durableId="1750082986">
    <w:abstractNumId w:val="11"/>
  </w:num>
  <w:num w:numId="4" w16cid:durableId="1075517819">
    <w:abstractNumId w:val="41"/>
  </w:num>
  <w:num w:numId="5" w16cid:durableId="1616643131">
    <w:abstractNumId w:val="69"/>
  </w:num>
  <w:num w:numId="6" w16cid:durableId="533809837">
    <w:abstractNumId w:val="52"/>
  </w:num>
  <w:num w:numId="7" w16cid:durableId="596306">
    <w:abstractNumId w:val="36"/>
  </w:num>
  <w:num w:numId="8" w16cid:durableId="485367273">
    <w:abstractNumId w:val="25"/>
  </w:num>
  <w:num w:numId="9" w16cid:durableId="560485655">
    <w:abstractNumId w:val="37"/>
  </w:num>
  <w:num w:numId="10" w16cid:durableId="1651057791">
    <w:abstractNumId w:val="15"/>
  </w:num>
  <w:num w:numId="11" w16cid:durableId="455952413">
    <w:abstractNumId w:val="42"/>
  </w:num>
  <w:num w:numId="12" w16cid:durableId="1695155851">
    <w:abstractNumId w:val="28"/>
  </w:num>
  <w:num w:numId="13" w16cid:durableId="2011635492">
    <w:abstractNumId w:val="16"/>
  </w:num>
  <w:num w:numId="14" w16cid:durableId="1887444635">
    <w:abstractNumId w:val="32"/>
  </w:num>
  <w:num w:numId="15" w16cid:durableId="366805519">
    <w:abstractNumId w:val="19"/>
  </w:num>
  <w:num w:numId="16" w16cid:durableId="1352760690">
    <w:abstractNumId w:val="0"/>
  </w:num>
  <w:num w:numId="17" w16cid:durableId="1237594098">
    <w:abstractNumId w:val="31"/>
  </w:num>
  <w:num w:numId="18" w16cid:durableId="939920118">
    <w:abstractNumId w:val="66"/>
  </w:num>
  <w:num w:numId="19" w16cid:durableId="864950831">
    <w:abstractNumId w:val="29"/>
  </w:num>
  <w:num w:numId="20" w16cid:durableId="2071154900">
    <w:abstractNumId w:val="17"/>
  </w:num>
  <w:num w:numId="21" w16cid:durableId="1530025728">
    <w:abstractNumId w:val="55"/>
  </w:num>
  <w:num w:numId="22" w16cid:durableId="1182745572">
    <w:abstractNumId w:val="3"/>
  </w:num>
  <w:num w:numId="23" w16cid:durableId="1942956954">
    <w:abstractNumId w:val="35"/>
  </w:num>
  <w:num w:numId="24" w16cid:durableId="1158571337">
    <w:abstractNumId w:val="13"/>
  </w:num>
  <w:num w:numId="25" w16cid:durableId="365445165">
    <w:abstractNumId w:val="34"/>
  </w:num>
  <w:num w:numId="26" w16cid:durableId="1523477056">
    <w:abstractNumId w:val="64"/>
  </w:num>
  <w:num w:numId="27" w16cid:durableId="1201475698">
    <w:abstractNumId w:val="60"/>
  </w:num>
  <w:num w:numId="28" w16cid:durableId="1019821284">
    <w:abstractNumId w:val="62"/>
  </w:num>
  <w:num w:numId="29" w16cid:durableId="2101636959">
    <w:abstractNumId w:val="40"/>
  </w:num>
  <w:num w:numId="30" w16cid:durableId="1409110369">
    <w:abstractNumId w:val="6"/>
  </w:num>
  <w:num w:numId="31" w16cid:durableId="1301576073">
    <w:abstractNumId w:val="2"/>
  </w:num>
  <w:num w:numId="32" w16cid:durableId="657731310">
    <w:abstractNumId w:val="23"/>
  </w:num>
  <w:num w:numId="33" w16cid:durableId="1594047901">
    <w:abstractNumId w:val="7"/>
  </w:num>
  <w:num w:numId="34" w16cid:durableId="1847209914">
    <w:abstractNumId w:val="43"/>
  </w:num>
  <w:num w:numId="35" w16cid:durableId="2134015371">
    <w:abstractNumId w:val="38"/>
  </w:num>
  <w:num w:numId="36" w16cid:durableId="1674995468">
    <w:abstractNumId w:val="61"/>
  </w:num>
  <w:num w:numId="37" w16cid:durableId="1094592521">
    <w:abstractNumId w:val="50"/>
  </w:num>
  <w:num w:numId="38" w16cid:durableId="193232834">
    <w:abstractNumId w:val="57"/>
  </w:num>
  <w:num w:numId="39" w16cid:durableId="1587498783">
    <w:abstractNumId w:val="21"/>
  </w:num>
  <w:num w:numId="40" w16cid:durableId="494884498">
    <w:abstractNumId w:val="45"/>
  </w:num>
  <w:num w:numId="41" w16cid:durableId="419714853">
    <w:abstractNumId w:val="63"/>
  </w:num>
  <w:num w:numId="42" w16cid:durableId="1484732495">
    <w:abstractNumId w:val="24"/>
  </w:num>
  <w:num w:numId="43" w16cid:durableId="534778185">
    <w:abstractNumId w:val="12"/>
  </w:num>
  <w:num w:numId="44" w16cid:durableId="2000619932">
    <w:abstractNumId w:val="22"/>
  </w:num>
  <w:num w:numId="45" w16cid:durableId="796142980">
    <w:abstractNumId w:val="68"/>
  </w:num>
  <w:num w:numId="46" w16cid:durableId="2127503517">
    <w:abstractNumId w:val="65"/>
  </w:num>
  <w:num w:numId="47" w16cid:durableId="1380200412">
    <w:abstractNumId w:val="49"/>
  </w:num>
  <w:num w:numId="48" w16cid:durableId="52124438">
    <w:abstractNumId w:val="30"/>
  </w:num>
  <w:num w:numId="49" w16cid:durableId="1809667224">
    <w:abstractNumId w:val="26"/>
  </w:num>
  <w:num w:numId="50" w16cid:durableId="1853033539">
    <w:abstractNumId w:val="18"/>
  </w:num>
  <w:num w:numId="51" w16cid:durableId="1432429244">
    <w:abstractNumId w:val="10"/>
  </w:num>
  <w:num w:numId="52" w16cid:durableId="1849296368">
    <w:abstractNumId w:val="71"/>
  </w:num>
  <w:num w:numId="53" w16cid:durableId="778723701">
    <w:abstractNumId w:val="46"/>
  </w:num>
  <w:num w:numId="54" w16cid:durableId="661276882">
    <w:abstractNumId w:val="9"/>
  </w:num>
  <w:num w:numId="55" w16cid:durableId="1809205024">
    <w:abstractNumId w:val="70"/>
  </w:num>
  <w:num w:numId="56" w16cid:durableId="522783980">
    <w:abstractNumId w:val="5"/>
  </w:num>
  <w:num w:numId="57" w16cid:durableId="1205171279">
    <w:abstractNumId w:val="1"/>
  </w:num>
  <w:num w:numId="58" w16cid:durableId="1165049273">
    <w:abstractNumId w:val="44"/>
  </w:num>
  <w:num w:numId="59" w16cid:durableId="628972404">
    <w:abstractNumId w:val="54"/>
  </w:num>
  <w:num w:numId="60" w16cid:durableId="1126704449">
    <w:abstractNumId w:val="67"/>
  </w:num>
  <w:num w:numId="61" w16cid:durableId="1539856299">
    <w:abstractNumId w:val="59"/>
  </w:num>
  <w:num w:numId="62" w16cid:durableId="1752240388">
    <w:abstractNumId w:val="33"/>
  </w:num>
  <w:num w:numId="63" w16cid:durableId="2106730136">
    <w:abstractNumId w:val="56"/>
  </w:num>
  <w:num w:numId="64" w16cid:durableId="1654599715">
    <w:abstractNumId w:val="39"/>
  </w:num>
  <w:num w:numId="65" w16cid:durableId="2077899747">
    <w:abstractNumId w:val="27"/>
  </w:num>
  <w:num w:numId="66" w16cid:durableId="753667770">
    <w:abstractNumId w:val="48"/>
  </w:num>
  <w:num w:numId="67" w16cid:durableId="704060034">
    <w:abstractNumId w:val="51"/>
  </w:num>
  <w:num w:numId="68" w16cid:durableId="938028470">
    <w:abstractNumId w:val="20"/>
  </w:num>
  <w:num w:numId="69" w16cid:durableId="617952800">
    <w:abstractNumId w:val="8"/>
  </w:num>
  <w:num w:numId="70" w16cid:durableId="695273745">
    <w:abstractNumId w:val="58"/>
  </w:num>
  <w:num w:numId="71" w16cid:durableId="194080644">
    <w:abstractNumId w:val="14"/>
  </w:num>
  <w:num w:numId="72" w16cid:durableId="1946379428">
    <w:abstractNumId w:val="5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areth Harding">
    <w15:presenceInfo w15:providerId="Windows Live" w15:userId="739763ae743ce30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16B"/>
    <w:rsid w:val="0001100B"/>
    <w:rsid w:val="0001499E"/>
    <w:rsid w:val="00026A4E"/>
    <w:rsid w:val="00030ABC"/>
    <w:rsid w:val="000405AF"/>
    <w:rsid w:val="000455D4"/>
    <w:rsid w:val="00065C4C"/>
    <w:rsid w:val="00087FF7"/>
    <w:rsid w:val="0009040F"/>
    <w:rsid w:val="000931E8"/>
    <w:rsid w:val="00094A4A"/>
    <w:rsid w:val="00095721"/>
    <w:rsid w:val="000C7332"/>
    <w:rsid w:val="000D0210"/>
    <w:rsid w:val="000D2109"/>
    <w:rsid w:val="000D679A"/>
    <w:rsid w:val="000D6A0F"/>
    <w:rsid w:val="000E2D45"/>
    <w:rsid w:val="000E38DA"/>
    <w:rsid w:val="000F68FB"/>
    <w:rsid w:val="001003EF"/>
    <w:rsid w:val="00101C08"/>
    <w:rsid w:val="001020F1"/>
    <w:rsid w:val="001040B3"/>
    <w:rsid w:val="001051ED"/>
    <w:rsid w:val="00120455"/>
    <w:rsid w:val="00123A3A"/>
    <w:rsid w:val="00126D8A"/>
    <w:rsid w:val="001316BE"/>
    <w:rsid w:val="00132705"/>
    <w:rsid w:val="00134973"/>
    <w:rsid w:val="00147CF8"/>
    <w:rsid w:val="001634EE"/>
    <w:rsid w:val="00166756"/>
    <w:rsid w:val="001868FB"/>
    <w:rsid w:val="00192266"/>
    <w:rsid w:val="001A1F8F"/>
    <w:rsid w:val="001A52D7"/>
    <w:rsid w:val="001B2214"/>
    <w:rsid w:val="001B6980"/>
    <w:rsid w:val="001C75B9"/>
    <w:rsid w:val="001E0272"/>
    <w:rsid w:val="00205800"/>
    <w:rsid w:val="00211BC3"/>
    <w:rsid w:val="00224949"/>
    <w:rsid w:val="00241ECB"/>
    <w:rsid w:val="00245570"/>
    <w:rsid w:val="00246E7F"/>
    <w:rsid w:val="00257C6C"/>
    <w:rsid w:val="0026037D"/>
    <w:rsid w:val="002777A3"/>
    <w:rsid w:val="002813F0"/>
    <w:rsid w:val="002843D4"/>
    <w:rsid w:val="00285995"/>
    <w:rsid w:val="002903C6"/>
    <w:rsid w:val="002A2F0F"/>
    <w:rsid w:val="002B1EC4"/>
    <w:rsid w:val="002C1429"/>
    <w:rsid w:val="002D0B36"/>
    <w:rsid w:val="002E62A0"/>
    <w:rsid w:val="002F0CCE"/>
    <w:rsid w:val="002F38E6"/>
    <w:rsid w:val="003010EE"/>
    <w:rsid w:val="0032236C"/>
    <w:rsid w:val="00333A0A"/>
    <w:rsid w:val="00337AAB"/>
    <w:rsid w:val="003504AA"/>
    <w:rsid w:val="00352A6A"/>
    <w:rsid w:val="00352F4A"/>
    <w:rsid w:val="0037228D"/>
    <w:rsid w:val="003A2D79"/>
    <w:rsid w:val="003A3490"/>
    <w:rsid w:val="003A4DB9"/>
    <w:rsid w:val="003A6605"/>
    <w:rsid w:val="003D316E"/>
    <w:rsid w:val="003D6DF5"/>
    <w:rsid w:val="003F3171"/>
    <w:rsid w:val="00401AF3"/>
    <w:rsid w:val="00410F16"/>
    <w:rsid w:val="004138FB"/>
    <w:rsid w:val="004239FA"/>
    <w:rsid w:val="004254E9"/>
    <w:rsid w:val="004469DB"/>
    <w:rsid w:val="00484AA7"/>
    <w:rsid w:val="00494986"/>
    <w:rsid w:val="004B5C77"/>
    <w:rsid w:val="004C426B"/>
    <w:rsid w:val="004D184B"/>
    <w:rsid w:val="004D7D86"/>
    <w:rsid w:val="004E5A07"/>
    <w:rsid w:val="0052011F"/>
    <w:rsid w:val="005377D1"/>
    <w:rsid w:val="00544E36"/>
    <w:rsid w:val="005508B8"/>
    <w:rsid w:val="00562419"/>
    <w:rsid w:val="005652B2"/>
    <w:rsid w:val="00597182"/>
    <w:rsid w:val="005A1323"/>
    <w:rsid w:val="005A5F94"/>
    <w:rsid w:val="005C5AE2"/>
    <w:rsid w:val="005E4FE8"/>
    <w:rsid w:val="006104A9"/>
    <w:rsid w:val="0066159D"/>
    <w:rsid w:val="0066303F"/>
    <w:rsid w:val="00663C9E"/>
    <w:rsid w:val="006812DA"/>
    <w:rsid w:val="00690BC5"/>
    <w:rsid w:val="006937E4"/>
    <w:rsid w:val="006A03C8"/>
    <w:rsid w:val="006A0D16"/>
    <w:rsid w:val="006B515E"/>
    <w:rsid w:val="006E0DB7"/>
    <w:rsid w:val="006E1985"/>
    <w:rsid w:val="006F3D05"/>
    <w:rsid w:val="00706ACD"/>
    <w:rsid w:val="00717235"/>
    <w:rsid w:val="00722F7F"/>
    <w:rsid w:val="00744C93"/>
    <w:rsid w:val="007578B1"/>
    <w:rsid w:val="007579BA"/>
    <w:rsid w:val="00765B98"/>
    <w:rsid w:val="00765D04"/>
    <w:rsid w:val="00770B93"/>
    <w:rsid w:val="007C3FA6"/>
    <w:rsid w:val="007E1D04"/>
    <w:rsid w:val="007F4B91"/>
    <w:rsid w:val="008028D5"/>
    <w:rsid w:val="00816AC4"/>
    <w:rsid w:val="00833D10"/>
    <w:rsid w:val="00852E37"/>
    <w:rsid w:val="0088455C"/>
    <w:rsid w:val="0089181D"/>
    <w:rsid w:val="00895FA3"/>
    <w:rsid w:val="008A4A34"/>
    <w:rsid w:val="008B002A"/>
    <w:rsid w:val="008B1082"/>
    <w:rsid w:val="008B1DD6"/>
    <w:rsid w:val="008D3863"/>
    <w:rsid w:val="008D5F5E"/>
    <w:rsid w:val="008F2950"/>
    <w:rsid w:val="00904A11"/>
    <w:rsid w:val="00904B88"/>
    <w:rsid w:val="009055ED"/>
    <w:rsid w:val="00913748"/>
    <w:rsid w:val="009216D7"/>
    <w:rsid w:val="00942AED"/>
    <w:rsid w:val="0099089F"/>
    <w:rsid w:val="00992EC5"/>
    <w:rsid w:val="009B03F9"/>
    <w:rsid w:val="009B193B"/>
    <w:rsid w:val="00A03F27"/>
    <w:rsid w:val="00A41D97"/>
    <w:rsid w:val="00A464E5"/>
    <w:rsid w:val="00A50FE7"/>
    <w:rsid w:val="00A51C25"/>
    <w:rsid w:val="00A80A08"/>
    <w:rsid w:val="00AA4C66"/>
    <w:rsid w:val="00AC251C"/>
    <w:rsid w:val="00AC2E4C"/>
    <w:rsid w:val="00AD4AB9"/>
    <w:rsid w:val="00B2200C"/>
    <w:rsid w:val="00B30A88"/>
    <w:rsid w:val="00B47199"/>
    <w:rsid w:val="00B52F8A"/>
    <w:rsid w:val="00BA2022"/>
    <w:rsid w:val="00BA7339"/>
    <w:rsid w:val="00BA7934"/>
    <w:rsid w:val="00BE18D2"/>
    <w:rsid w:val="00BE50D0"/>
    <w:rsid w:val="00C01947"/>
    <w:rsid w:val="00C057F1"/>
    <w:rsid w:val="00C113D6"/>
    <w:rsid w:val="00C12F9E"/>
    <w:rsid w:val="00C341A3"/>
    <w:rsid w:val="00C42497"/>
    <w:rsid w:val="00CB3521"/>
    <w:rsid w:val="00CD2F70"/>
    <w:rsid w:val="00CD2FE1"/>
    <w:rsid w:val="00CF3BF5"/>
    <w:rsid w:val="00D214C1"/>
    <w:rsid w:val="00D46F8E"/>
    <w:rsid w:val="00D61189"/>
    <w:rsid w:val="00D70371"/>
    <w:rsid w:val="00DB0052"/>
    <w:rsid w:val="00DB22EB"/>
    <w:rsid w:val="00DB60B3"/>
    <w:rsid w:val="00DC516B"/>
    <w:rsid w:val="00DF0290"/>
    <w:rsid w:val="00DF315D"/>
    <w:rsid w:val="00DF5F94"/>
    <w:rsid w:val="00E03D2B"/>
    <w:rsid w:val="00E534DD"/>
    <w:rsid w:val="00E61CF1"/>
    <w:rsid w:val="00E72BD8"/>
    <w:rsid w:val="00E7778F"/>
    <w:rsid w:val="00E83D6C"/>
    <w:rsid w:val="00E959A7"/>
    <w:rsid w:val="00E96DB0"/>
    <w:rsid w:val="00EB491D"/>
    <w:rsid w:val="00EC2EC8"/>
    <w:rsid w:val="00EE3654"/>
    <w:rsid w:val="00EE67FC"/>
    <w:rsid w:val="00F008B9"/>
    <w:rsid w:val="00F11248"/>
    <w:rsid w:val="00F156D7"/>
    <w:rsid w:val="00F24CD9"/>
    <w:rsid w:val="00F34A48"/>
    <w:rsid w:val="00F37CB9"/>
    <w:rsid w:val="00F4233D"/>
    <w:rsid w:val="00F5216A"/>
    <w:rsid w:val="00F74591"/>
    <w:rsid w:val="00F77498"/>
    <w:rsid w:val="00FB04D1"/>
    <w:rsid w:val="00FB0D64"/>
    <w:rsid w:val="00FB4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40B76"/>
  <w15:chartTrackingRefBased/>
  <w15:docId w15:val="{4F2161FC-A992-A344-A9A7-5F2CFC739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E37"/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C5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5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C5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5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5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51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51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51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51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516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516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DC516B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516B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516B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516B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516B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516B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516B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DC51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516B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DC51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516B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DC51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516B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DC51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51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5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516B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DC516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01947"/>
    <w:pPr>
      <w:spacing w:before="100" w:beforeAutospacing="1" w:after="100" w:afterAutospacing="1"/>
    </w:pPr>
  </w:style>
  <w:style w:type="character" w:customStyle="1" w:styleId="s1">
    <w:name w:val="s1"/>
    <w:basedOn w:val="Fuentedeprrafopredeter"/>
    <w:rsid w:val="0026037D"/>
  </w:style>
  <w:style w:type="paragraph" w:customStyle="1" w:styleId="p2">
    <w:name w:val="p2"/>
    <w:basedOn w:val="Normal"/>
    <w:rsid w:val="00BA7339"/>
    <w:pPr>
      <w:spacing w:before="100" w:beforeAutospacing="1" w:after="100" w:afterAutospacing="1"/>
    </w:pPr>
  </w:style>
  <w:style w:type="paragraph" w:customStyle="1" w:styleId="p3">
    <w:name w:val="p3"/>
    <w:basedOn w:val="Normal"/>
    <w:rsid w:val="003A3490"/>
    <w:pPr>
      <w:spacing w:before="100" w:beforeAutospacing="1" w:after="100" w:afterAutospacing="1"/>
    </w:pPr>
  </w:style>
  <w:style w:type="character" w:customStyle="1" w:styleId="s2">
    <w:name w:val="s2"/>
    <w:basedOn w:val="Fuentedeprrafopredeter"/>
    <w:rsid w:val="003A3490"/>
  </w:style>
  <w:style w:type="paragraph" w:customStyle="1" w:styleId="p4">
    <w:name w:val="p4"/>
    <w:basedOn w:val="Normal"/>
    <w:rsid w:val="008D5F5E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FB0D64"/>
    <w:pPr>
      <w:spacing w:before="100" w:beforeAutospacing="1" w:after="100" w:afterAutospacing="1"/>
    </w:pPr>
  </w:style>
  <w:style w:type="paragraph" w:styleId="Revisin">
    <w:name w:val="Revision"/>
    <w:hidden/>
    <w:uiPriority w:val="99"/>
    <w:semiHidden/>
    <w:rsid w:val="003504AA"/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89181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9181D"/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89181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9181D"/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5951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8948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8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0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2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9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98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2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47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12</Pages>
  <Words>1627</Words>
  <Characters>6443</Characters>
  <Application>Microsoft Office Word</Application>
  <DocSecurity>0</DocSecurity>
  <Lines>644</Lines>
  <Paragraphs>448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48105</dc:creator>
  <cp:keywords/>
  <dc:description/>
  <cp:lastModifiedBy>48105</cp:lastModifiedBy>
  <cp:revision>5</cp:revision>
  <cp:lastPrinted>2025-07-23T10:48:00Z</cp:lastPrinted>
  <dcterms:created xsi:type="dcterms:W3CDTF">2025-07-23T10:44:00Z</dcterms:created>
  <dcterms:modified xsi:type="dcterms:W3CDTF">2025-07-25T17:32:00Z</dcterms:modified>
</cp:coreProperties>
</file>