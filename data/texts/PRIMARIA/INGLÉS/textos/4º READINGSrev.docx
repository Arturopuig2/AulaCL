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83F9" w14:textId="4F6A8F73" w:rsidR="001B595E" w:rsidRPr="009E0CD7" w:rsidRDefault="001B595E" w:rsidP="001B595E">
      <w:pPr>
        <w:rPr>
          <w:rFonts w:ascii="Verdana" w:hAnsi="Verdana"/>
          <w:b/>
          <w:bCs/>
          <w:color w:val="FF0000"/>
        </w:rPr>
      </w:pPr>
      <w:r w:rsidRPr="009E0CD7">
        <w:rPr>
          <w:rFonts w:ascii="Verdana" w:hAnsi="Verdana"/>
          <w:b/>
          <w:bCs/>
          <w:color w:val="FF0000"/>
        </w:rPr>
        <w:t>READINGS</w:t>
      </w:r>
      <w:r w:rsidR="00397D25">
        <w:rPr>
          <w:rFonts w:ascii="Verdana" w:hAnsi="Verdana"/>
          <w:b/>
          <w:bCs/>
          <w:color w:val="FF0000"/>
        </w:rPr>
        <w:t>. 4º PRIMARIA</w:t>
      </w:r>
    </w:p>
    <w:p w14:paraId="02E0D0ED" w14:textId="77777777" w:rsidR="001B595E" w:rsidRPr="009E0CD7" w:rsidRDefault="001B595E" w:rsidP="0026708E">
      <w:pPr>
        <w:rPr>
          <w:rFonts w:ascii="Verdana" w:hAnsi="Verdana"/>
        </w:rPr>
      </w:pPr>
    </w:p>
    <w:p w14:paraId="1885E4E9" w14:textId="60AC370A" w:rsidR="001E047B" w:rsidRPr="009E0CD7" w:rsidRDefault="001E047B">
      <w:pPr>
        <w:pStyle w:val="Prrafodelista"/>
        <w:numPr>
          <w:ilvl w:val="0"/>
          <w:numId w:val="9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0" w:author="Gareth Harding" w:date="2025-07-10T09:56:00Z" w16du:dateUtc="2025-07-10T07:56:00Z">
          <w:pPr>
            <w:pStyle w:val="Prrafodelista"/>
            <w:numPr>
              <w:numId w:val="9"/>
            </w:numPr>
            <w:adjustRightInd w:val="0"/>
            <w:snapToGrid w:val="0"/>
            <w:ind w:left="1080" w:hanging="360"/>
            <w:contextualSpacing w:val="0"/>
          </w:pPr>
        </w:pPrChange>
      </w:pPr>
      <w:del w:id="1" w:author="48105" w:date="2025-07-24T18:02:00Z" w16du:dateUtc="2025-07-24T16:02:00Z">
        <w:r w:rsidRPr="009E0CD7" w:rsidDel="00A053A0">
          <w:rPr>
            <w:rFonts w:ascii="Verdana" w:eastAsia="Times New Roman" w:hAnsi="Verdana" w:cs="Times New Roman"/>
            <w:b/>
            <w:bCs/>
            <w:color w:val="215E99" w:themeColor="text2" w:themeTint="BF"/>
            <w:kern w:val="0"/>
            <w:lang w:eastAsia="es-ES_tradnl"/>
            <w14:ligatures w14:val="none"/>
          </w:rPr>
          <w:delText xml:space="preserve">Part 1 – </w:delText>
        </w:r>
      </w:del>
      <w:r w:rsidRPr="009E0CD7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The Morning at School</w:t>
      </w:r>
    </w:p>
    <w:p w14:paraId="63AB8453" w14:textId="77777777" w:rsidR="001E047B" w:rsidRPr="009E0CD7" w:rsidRDefault="001E047B" w:rsidP="001E047B">
      <w:pPr>
        <w:rPr>
          <w:rFonts w:ascii="Verdana" w:hAnsi="Verdana"/>
        </w:rPr>
      </w:pPr>
    </w:p>
    <w:p w14:paraId="46006182" w14:textId="77777777" w:rsidR="001E047B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It’s Monday, and Leo is at school.</w:t>
      </w:r>
    </w:p>
    <w:p w14:paraId="17A98DA6" w14:textId="77777777" w:rsidR="001E047B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He has many subjects today.</w:t>
      </w:r>
    </w:p>
    <w:p w14:paraId="5EABCF7A" w14:textId="77777777" w:rsidR="001E047B" w:rsidRPr="009E0CD7" w:rsidRDefault="001E047B" w:rsidP="001E047B">
      <w:pPr>
        <w:rPr>
          <w:rFonts w:ascii="Verdana" w:hAnsi="Verdana"/>
        </w:rPr>
      </w:pPr>
    </w:p>
    <w:p w14:paraId="004361AD" w14:textId="77777777" w:rsidR="001E047B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First, it’s English.</w:t>
      </w:r>
    </w:p>
    <w:p w14:paraId="3406E1F8" w14:textId="77777777" w:rsidR="001E047B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Leo uses the whiteboard and a dictionary.</w:t>
      </w:r>
    </w:p>
    <w:p w14:paraId="0717C2D0" w14:textId="77777777" w:rsidR="001E047B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He writes a funny story about a dog and a fish!</w:t>
      </w:r>
    </w:p>
    <w:p w14:paraId="35994DA6" w14:textId="77777777" w:rsidR="001E047B" w:rsidRPr="009E0CD7" w:rsidRDefault="001E047B" w:rsidP="001E047B">
      <w:pPr>
        <w:rPr>
          <w:rFonts w:ascii="Verdana" w:hAnsi="Verdana"/>
        </w:rPr>
      </w:pPr>
    </w:p>
    <w:p w14:paraId="5544B9F6" w14:textId="77777777" w:rsidR="001E047B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Then it’s Maths.</w:t>
      </w:r>
    </w:p>
    <w:p w14:paraId="489EF858" w14:textId="77777777" w:rsidR="001E047B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Leo takes his calculator, his exercise book, and his ruler.</w:t>
      </w:r>
    </w:p>
    <w:p w14:paraId="15AA29FA" w14:textId="77777777" w:rsidR="001E047B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He loves numbers, but he doesn’t like long problems!</w:t>
      </w:r>
    </w:p>
    <w:p w14:paraId="3C1925C6" w14:textId="77777777" w:rsidR="001E047B" w:rsidRPr="009E0CD7" w:rsidRDefault="001E047B" w:rsidP="001E047B">
      <w:pPr>
        <w:rPr>
          <w:rFonts w:ascii="Verdana" w:hAnsi="Verdana"/>
        </w:rPr>
      </w:pPr>
    </w:p>
    <w:p w14:paraId="2BCB017C" w14:textId="77777777" w:rsidR="001E047B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Next is Science.</w:t>
      </w:r>
    </w:p>
    <w:p w14:paraId="2604C2BF" w14:textId="77777777" w:rsidR="001E047B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They use a test tube and a thermometer.</w:t>
      </w:r>
    </w:p>
    <w:p w14:paraId="1FAFE4EB" w14:textId="77777777" w:rsidR="001E047B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Leo mixes blue water with red water… and it turns purple!</w:t>
      </w:r>
    </w:p>
    <w:p w14:paraId="6484764C" w14:textId="4A874C1F" w:rsidR="00C83085" w:rsidRPr="009E0CD7" w:rsidRDefault="001E047B" w:rsidP="001E047B">
      <w:pPr>
        <w:rPr>
          <w:rFonts w:ascii="Verdana" w:hAnsi="Verdana"/>
        </w:rPr>
      </w:pPr>
      <w:r w:rsidRPr="009E0CD7">
        <w:rPr>
          <w:rFonts w:ascii="Verdana" w:hAnsi="Verdana"/>
        </w:rPr>
        <w:t>“Wow!”</w:t>
      </w:r>
      <w:ins w:id="2" w:author="Gareth Harding" w:date="2025-07-09T11:31:00Z" w16du:dateUtc="2025-07-09T09:31:00Z">
        <w:r w:rsidR="00BF7253">
          <w:rPr>
            <w:rFonts w:ascii="Verdana" w:hAnsi="Verdana"/>
          </w:rPr>
          <w:t>,</w:t>
        </w:r>
      </w:ins>
      <w:r w:rsidRPr="009E0CD7">
        <w:rPr>
          <w:rFonts w:ascii="Verdana" w:hAnsi="Verdana"/>
        </w:rPr>
        <w:t xml:space="preserve"> he says, </w:t>
      </w:r>
      <w:ins w:id="3" w:author="Gareth Harding" w:date="2025-07-09T11:31:00Z" w16du:dateUtc="2025-07-09T09:31:00Z">
        <w:r w:rsidR="00BF7253">
          <w:rPr>
            <w:rFonts w:ascii="Verdana" w:hAnsi="Verdana"/>
          </w:rPr>
          <w:t>“</w:t>
        </w:r>
      </w:ins>
      <w:r w:rsidRPr="009E0CD7">
        <w:rPr>
          <w:rFonts w:ascii="Verdana" w:hAnsi="Verdana"/>
        </w:rPr>
        <w:t>it’s magic!</w:t>
      </w:r>
      <w:ins w:id="4" w:author="Gareth Harding" w:date="2025-07-09T11:31:00Z" w16du:dateUtc="2025-07-09T09:31:00Z">
        <w:r w:rsidR="00BF7253">
          <w:rPr>
            <w:rFonts w:ascii="Verdana" w:hAnsi="Verdana"/>
          </w:rPr>
          <w:t>”</w:t>
        </w:r>
      </w:ins>
    </w:p>
    <w:p w14:paraId="29085321" w14:textId="77777777" w:rsidR="001E047B" w:rsidRPr="009E0CD7" w:rsidDel="00A053A0" w:rsidRDefault="001E047B" w:rsidP="001E047B">
      <w:pPr>
        <w:rPr>
          <w:del w:id="5" w:author="48105" w:date="2025-07-24T18:03:00Z" w16du:dateUtc="2025-07-24T16:03:00Z"/>
          <w:rFonts w:ascii="Verdana" w:hAnsi="Verdana"/>
        </w:rPr>
      </w:pPr>
    </w:p>
    <w:p w14:paraId="09D3FB96" w14:textId="77777777" w:rsidR="00F179A5" w:rsidRPr="009E0CD7" w:rsidRDefault="00F179A5" w:rsidP="001E047B">
      <w:pPr>
        <w:rPr>
          <w:rFonts w:ascii="Verdana" w:hAnsi="Verdana"/>
        </w:rPr>
      </w:pPr>
    </w:p>
    <w:p w14:paraId="085C4A16" w14:textId="77777777" w:rsidR="00F179A5" w:rsidRPr="009E0CD7" w:rsidRDefault="00F179A5" w:rsidP="00F179A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t>Comprehension Questions</w:t>
      </w:r>
    </w:p>
    <w:p w14:paraId="6713B27D" w14:textId="77777777" w:rsidR="00F179A5" w:rsidRPr="009E0CD7" w:rsidRDefault="00F179A5" w:rsidP="007200E5">
      <w:pPr>
        <w:rPr>
          <w:rFonts w:ascii="Verdana" w:hAnsi="Verdana"/>
        </w:rPr>
      </w:pPr>
    </w:p>
    <w:p w14:paraId="7672FDD6" w14:textId="6B3C8045" w:rsidR="00F179A5" w:rsidRPr="00BF7253" w:rsidRDefault="00F179A5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6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pPrChange w:id="7" w:author="Gareth Harding" w:date="2025-07-10T09:51:00Z" w16du:dateUtc="2025-07-10T07:51:00Z">
          <w:pPr>
            <w:pStyle w:val="p1"/>
            <w:numPr>
              <w:numId w:val="4"/>
            </w:numPr>
            <w:ind w:left="700" w:hanging="700"/>
          </w:pPr>
        </w:pPrChange>
      </w:pPr>
      <w:r w:rsidRPr="00BF7253">
        <w:rPr>
          <w:rFonts w:ascii="Verdana" w:hAnsi="Verdana"/>
          <w:b/>
          <w:bCs/>
          <w:lang w:val="en-GB"/>
          <w:rPrChange w:id="8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day is it in the story?</w:t>
      </w:r>
    </w:p>
    <w:p w14:paraId="3480F327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Monday</w:t>
      </w:r>
    </w:p>
    <w:p w14:paraId="51FCF51C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Tuesday</w:t>
      </w:r>
    </w:p>
    <w:p w14:paraId="70541A1F" w14:textId="77777777" w:rsidR="00F179A5" w:rsidRDefault="00F179A5" w:rsidP="007200E5">
      <w:pPr>
        <w:rPr>
          <w:ins w:id="9" w:author="Gareth Harding" w:date="2025-07-10T09:51:00Z" w16du:dateUtc="2025-07-10T07:51:00Z"/>
          <w:rFonts w:ascii="Verdana" w:hAnsi="Verdana"/>
        </w:rPr>
      </w:pPr>
      <w:r w:rsidRPr="009E0CD7">
        <w:rPr>
          <w:rFonts w:ascii="Verdana" w:hAnsi="Verdana"/>
        </w:rPr>
        <w:t>Friday</w:t>
      </w:r>
    </w:p>
    <w:p w14:paraId="4DF65B22" w14:textId="77777777" w:rsidR="007200E5" w:rsidRPr="009E0CD7" w:rsidRDefault="007200E5" w:rsidP="007200E5">
      <w:pPr>
        <w:rPr>
          <w:rFonts w:ascii="Verdana" w:hAnsi="Verdana"/>
        </w:rPr>
      </w:pPr>
    </w:p>
    <w:p w14:paraId="657B0721" w14:textId="0E2FAF58" w:rsidR="00F179A5" w:rsidRPr="00BF7253" w:rsidRDefault="00F179A5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10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pPrChange w:id="11" w:author="Gareth Harding" w:date="2025-07-10T09:51:00Z" w16du:dateUtc="2025-07-10T07:51:00Z">
          <w:pPr>
            <w:pStyle w:val="p1"/>
            <w:numPr>
              <w:numId w:val="4"/>
            </w:numPr>
            <w:ind w:left="700" w:hanging="700"/>
          </w:pPr>
        </w:pPrChange>
      </w:pPr>
      <w:r w:rsidRPr="00BF7253">
        <w:rPr>
          <w:rFonts w:ascii="Verdana" w:hAnsi="Verdana"/>
          <w:b/>
          <w:bCs/>
          <w:lang w:val="en-GB"/>
          <w:rPrChange w:id="12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ab/>
        <w:t>What does Leo use in English class?</w:t>
      </w:r>
    </w:p>
    <w:p w14:paraId="3BCD5E2C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</w:rPr>
        <w:t>A calculator and a ball</w:t>
      </w:r>
    </w:p>
    <w:p w14:paraId="50A28803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A whiteboard and a dictionary</w:t>
      </w:r>
    </w:p>
    <w:p w14:paraId="0648C69E" w14:textId="77777777" w:rsidR="00F179A5" w:rsidRDefault="00F179A5" w:rsidP="007200E5">
      <w:pPr>
        <w:rPr>
          <w:ins w:id="13" w:author="Gareth Harding" w:date="2025-07-10T09:51:00Z" w16du:dateUtc="2025-07-10T07:51:00Z"/>
          <w:rFonts w:ascii="Verdana" w:hAnsi="Verdana"/>
        </w:rPr>
      </w:pPr>
      <w:r w:rsidRPr="009E0CD7">
        <w:rPr>
          <w:rFonts w:ascii="Verdana" w:hAnsi="Verdana"/>
        </w:rPr>
        <w:t>A ruler and a thermometer</w:t>
      </w:r>
    </w:p>
    <w:p w14:paraId="20B4D17A" w14:textId="77777777" w:rsidR="007200E5" w:rsidRPr="009E0CD7" w:rsidRDefault="007200E5" w:rsidP="007200E5">
      <w:pPr>
        <w:rPr>
          <w:rFonts w:ascii="Verdana" w:hAnsi="Verdana"/>
        </w:rPr>
      </w:pPr>
    </w:p>
    <w:p w14:paraId="3993EB43" w14:textId="4CF52E8F" w:rsidR="00F179A5" w:rsidRPr="00BF7253" w:rsidRDefault="00F179A5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14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pPrChange w:id="15" w:author="Gareth Harding" w:date="2025-07-10T09:51:00Z" w16du:dateUtc="2025-07-10T07:51:00Z">
          <w:pPr>
            <w:pStyle w:val="p1"/>
            <w:numPr>
              <w:numId w:val="4"/>
            </w:numPr>
            <w:ind w:left="700" w:hanging="700"/>
          </w:pPr>
        </w:pPrChange>
      </w:pPr>
      <w:r w:rsidRPr="00BF7253">
        <w:rPr>
          <w:rFonts w:ascii="Verdana" w:hAnsi="Verdana"/>
          <w:b/>
          <w:bCs/>
          <w:lang w:val="en-GB"/>
          <w:rPrChange w:id="16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ab/>
        <w:t>What subject is after English?</w:t>
      </w:r>
    </w:p>
    <w:p w14:paraId="7AB537F0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Maths</w:t>
      </w:r>
    </w:p>
    <w:p w14:paraId="152FE0C9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</w:rPr>
        <w:t>Science</w:t>
      </w:r>
    </w:p>
    <w:p w14:paraId="68CF3664" w14:textId="77777777" w:rsidR="00F179A5" w:rsidRDefault="00F179A5" w:rsidP="007200E5">
      <w:pPr>
        <w:rPr>
          <w:ins w:id="17" w:author="Gareth Harding" w:date="2025-07-10T09:51:00Z" w16du:dateUtc="2025-07-10T07:51:00Z"/>
          <w:rFonts w:ascii="Verdana" w:hAnsi="Verdana"/>
        </w:rPr>
      </w:pPr>
      <w:r w:rsidRPr="009E0CD7">
        <w:rPr>
          <w:rFonts w:ascii="Verdana" w:hAnsi="Verdana"/>
        </w:rPr>
        <w:t>Music</w:t>
      </w:r>
    </w:p>
    <w:p w14:paraId="601D589A" w14:textId="77777777" w:rsidR="007200E5" w:rsidRPr="009E0CD7" w:rsidRDefault="007200E5" w:rsidP="007200E5">
      <w:pPr>
        <w:rPr>
          <w:rFonts w:ascii="Verdana" w:hAnsi="Verdana"/>
        </w:rPr>
      </w:pPr>
    </w:p>
    <w:p w14:paraId="70667D15" w14:textId="021A2C2F" w:rsidR="00F179A5" w:rsidRPr="00BF7253" w:rsidRDefault="00F179A5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18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pPrChange w:id="19" w:author="Gareth Harding" w:date="2025-07-10T09:51:00Z" w16du:dateUtc="2025-07-10T07:51:00Z">
          <w:pPr>
            <w:pStyle w:val="p1"/>
            <w:numPr>
              <w:numId w:val="4"/>
            </w:numPr>
            <w:ind w:left="700" w:hanging="700"/>
          </w:pPr>
        </w:pPrChange>
      </w:pPr>
      <w:r w:rsidRPr="00BF7253">
        <w:rPr>
          <w:rFonts w:ascii="Verdana" w:hAnsi="Verdana"/>
          <w:b/>
          <w:bCs/>
          <w:lang w:val="en-GB"/>
          <w:rPrChange w:id="20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ab/>
        <w:t>What three things does Leo take in Maths class?</w:t>
      </w:r>
    </w:p>
    <w:p w14:paraId="26D977E8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</w:rPr>
        <w:t>A paintbrush, a flute, and a chair</w:t>
      </w:r>
    </w:p>
    <w:p w14:paraId="7FD9BAB2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A calculator, an exercise book, and a ruler</w:t>
      </w:r>
    </w:p>
    <w:p w14:paraId="5EDC4070" w14:textId="77777777" w:rsidR="00F179A5" w:rsidRDefault="00F179A5" w:rsidP="007200E5">
      <w:pPr>
        <w:rPr>
          <w:ins w:id="21" w:author="Gareth Harding" w:date="2025-07-10T09:51:00Z" w16du:dateUtc="2025-07-10T07:51:00Z"/>
          <w:rFonts w:ascii="Verdana" w:hAnsi="Verdana"/>
        </w:rPr>
      </w:pPr>
      <w:r w:rsidRPr="009E0CD7">
        <w:rPr>
          <w:rFonts w:ascii="Verdana" w:hAnsi="Verdana"/>
        </w:rPr>
        <w:t>A stapler, a dictionary, and a xylophone</w:t>
      </w:r>
    </w:p>
    <w:p w14:paraId="5B529B98" w14:textId="77777777" w:rsidR="007200E5" w:rsidRPr="009E0CD7" w:rsidRDefault="007200E5" w:rsidP="007200E5">
      <w:pPr>
        <w:rPr>
          <w:rFonts w:ascii="Verdana" w:hAnsi="Verdana"/>
        </w:rPr>
      </w:pPr>
    </w:p>
    <w:p w14:paraId="42A0F99B" w14:textId="5BA77E31" w:rsidR="00F179A5" w:rsidRPr="00BF7253" w:rsidRDefault="00F179A5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22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pPrChange w:id="23" w:author="Gareth Harding" w:date="2025-07-10T09:51:00Z" w16du:dateUtc="2025-07-10T07:51:00Z">
          <w:pPr>
            <w:pStyle w:val="p1"/>
            <w:numPr>
              <w:numId w:val="4"/>
            </w:numPr>
            <w:ind w:left="700" w:hanging="700"/>
          </w:pPr>
        </w:pPrChange>
      </w:pPr>
      <w:r w:rsidRPr="00BF7253">
        <w:rPr>
          <w:rFonts w:ascii="Verdana" w:hAnsi="Verdana"/>
          <w:b/>
          <w:bCs/>
          <w:lang w:val="en-GB"/>
          <w:rPrChange w:id="24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ab/>
        <w:t>What happens when Leo mixes red and blue water?</w:t>
      </w:r>
    </w:p>
    <w:p w14:paraId="34947EE2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</w:rPr>
        <w:t>It disappears!</w:t>
      </w:r>
    </w:p>
    <w:p w14:paraId="3FD47A32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It turns purple</w:t>
      </w:r>
    </w:p>
    <w:p w14:paraId="55609EB0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</w:rPr>
        <w:t>A fish jumps out!</w:t>
      </w:r>
    </w:p>
    <w:p w14:paraId="5813E5CD" w14:textId="6D2407E9" w:rsidR="00725843" w:rsidDel="00742B91" w:rsidRDefault="00725843" w:rsidP="007200E5">
      <w:pPr>
        <w:rPr>
          <w:ins w:id="25" w:author="Gareth Harding" w:date="2025-07-10T09:51:00Z" w16du:dateUtc="2025-07-10T07:51:00Z"/>
          <w:del w:id="26" w:author="48105" w:date="2025-07-21T17:39:00Z" w16du:dateUtc="2025-07-21T15:39:00Z"/>
          <w:rFonts w:ascii="Verdana" w:hAnsi="Verdana"/>
        </w:rPr>
      </w:pPr>
      <w:del w:id="27" w:author="48105" w:date="2025-07-21T17:39:00Z" w16du:dateUtc="2025-07-21T15:39:00Z">
        <w:r w:rsidRPr="009E0CD7" w:rsidDel="00742B91">
          <w:rPr>
            <w:rFonts w:ascii="Verdana" w:hAnsi="Verdana"/>
          </w:rPr>
          <w:delText>Nothing!</w:delText>
        </w:r>
      </w:del>
    </w:p>
    <w:p w14:paraId="784C2315" w14:textId="77777777" w:rsidR="007200E5" w:rsidRPr="009E0CD7" w:rsidRDefault="007200E5" w:rsidP="007200E5">
      <w:pPr>
        <w:rPr>
          <w:rFonts w:ascii="Verdana" w:hAnsi="Verdana"/>
        </w:rPr>
      </w:pPr>
    </w:p>
    <w:p w14:paraId="286677CC" w14:textId="654419C3" w:rsidR="00F179A5" w:rsidRPr="00BF7253" w:rsidRDefault="00F179A5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28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pPrChange w:id="29" w:author="Gareth Harding" w:date="2025-07-10T09:51:00Z" w16du:dateUtc="2025-07-10T07:51:00Z">
          <w:pPr>
            <w:pStyle w:val="p1"/>
            <w:numPr>
              <w:numId w:val="4"/>
            </w:numPr>
            <w:ind w:left="700" w:hanging="700"/>
          </w:pPr>
        </w:pPrChange>
      </w:pPr>
      <w:r w:rsidRPr="00BF7253">
        <w:rPr>
          <w:rFonts w:ascii="Verdana" w:hAnsi="Verdana"/>
          <w:b/>
          <w:bCs/>
          <w:lang w:val="en-GB"/>
          <w:rPrChange w:id="30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ab/>
        <w:t>In Science, Leo uses a test tube and a thermometer.</w:t>
      </w:r>
    </w:p>
    <w:p w14:paraId="7E0E9D0E" w14:textId="77777777" w:rsidR="00F179A5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True</w:t>
      </w:r>
    </w:p>
    <w:p w14:paraId="5E1FA5FD" w14:textId="11AC1B06" w:rsidR="001E047B" w:rsidRPr="009E0CD7" w:rsidRDefault="00F179A5" w:rsidP="007200E5">
      <w:pPr>
        <w:rPr>
          <w:rFonts w:ascii="Verdana" w:hAnsi="Verdana"/>
        </w:rPr>
      </w:pPr>
      <w:r w:rsidRPr="009E0CD7">
        <w:rPr>
          <w:rFonts w:ascii="Verdana" w:hAnsi="Verdana"/>
        </w:rPr>
        <w:t>False</w:t>
      </w:r>
    </w:p>
    <w:p w14:paraId="1812D338" w14:textId="77777777" w:rsidR="001B104B" w:rsidRPr="009E0CD7" w:rsidRDefault="001B104B" w:rsidP="007200E5">
      <w:pPr>
        <w:rPr>
          <w:rFonts w:ascii="Verdana" w:hAnsi="Verdana"/>
        </w:rPr>
      </w:pPr>
    </w:p>
    <w:p w14:paraId="4FAE2EDA" w14:textId="77777777" w:rsidR="001B104B" w:rsidRPr="009E0CD7" w:rsidDel="00A053A0" w:rsidRDefault="001B104B" w:rsidP="007200E5">
      <w:pPr>
        <w:rPr>
          <w:del w:id="31" w:author="48105" w:date="2025-07-24T18:03:00Z" w16du:dateUtc="2025-07-24T16:03:00Z"/>
          <w:rFonts w:ascii="Verdana" w:hAnsi="Verdana"/>
        </w:rPr>
      </w:pPr>
    </w:p>
    <w:p w14:paraId="7F21AE26" w14:textId="77777777" w:rsidR="00E84ABB" w:rsidRPr="009E0CD7" w:rsidRDefault="00E84ABB" w:rsidP="007200E5">
      <w:pPr>
        <w:rPr>
          <w:rFonts w:ascii="Verdana" w:hAnsi="Verdana"/>
        </w:rPr>
      </w:pPr>
    </w:p>
    <w:p w14:paraId="1A244386" w14:textId="6956807E" w:rsidR="00E84ABB" w:rsidRPr="009E0CD7" w:rsidRDefault="00E84ABB">
      <w:pPr>
        <w:pStyle w:val="Prrafodelista"/>
        <w:numPr>
          <w:ilvl w:val="0"/>
          <w:numId w:val="9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32" w:author="Gareth Harding" w:date="2025-07-10T09:56:00Z" w16du:dateUtc="2025-07-10T07:56:00Z">
          <w:pPr>
            <w:pStyle w:val="Prrafodelista"/>
            <w:numPr>
              <w:numId w:val="9"/>
            </w:numPr>
            <w:adjustRightInd w:val="0"/>
            <w:snapToGrid w:val="0"/>
            <w:ind w:left="1080" w:hanging="360"/>
            <w:contextualSpacing w:val="0"/>
          </w:pPr>
        </w:pPrChange>
      </w:pPr>
      <w:del w:id="33" w:author="48105" w:date="2025-07-24T18:03:00Z" w16du:dateUtc="2025-07-24T16:03:00Z">
        <w:r w:rsidRPr="009E0CD7" w:rsidDel="00A053A0">
          <w:rPr>
            <w:rFonts w:ascii="Verdana" w:eastAsia="Times New Roman" w:hAnsi="Verdana" w:cs="Times New Roman"/>
            <w:b/>
            <w:bCs/>
            <w:color w:val="215E99" w:themeColor="text2" w:themeTint="BF"/>
            <w:kern w:val="0"/>
            <w:lang w:eastAsia="es-ES_tradnl"/>
            <w14:ligatures w14:val="none"/>
          </w:rPr>
          <w:delText xml:space="preserve">Part 2 – </w:delText>
        </w:r>
      </w:del>
      <w:r w:rsidRPr="009E0CD7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The Afternoon at School</w:t>
      </w:r>
    </w:p>
    <w:p w14:paraId="1D2108FB" w14:textId="77777777" w:rsidR="00847D5B" w:rsidRPr="009E0CD7" w:rsidRDefault="00847D5B" w:rsidP="007200E5">
      <w:pPr>
        <w:adjustRightInd w:val="0"/>
        <w:snapToGrid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</w:pPr>
    </w:p>
    <w:p w14:paraId="737844EE" w14:textId="77777777" w:rsidR="00847D5B" w:rsidRPr="00BF7253" w:rsidRDefault="00847D5B">
      <w:pPr>
        <w:pStyle w:val="p3"/>
        <w:spacing w:before="0" w:beforeAutospacing="0" w:after="0" w:afterAutospacing="0"/>
        <w:rPr>
          <w:rFonts w:ascii="Verdana" w:hAnsi="Verdana"/>
          <w:lang w:val="en-GB"/>
          <w:rPrChange w:id="34" w:author="Gareth Harding" w:date="2025-07-09T11:30:00Z" w16du:dateUtc="2025-07-09T09:30:00Z">
            <w:rPr>
              <w:rFonts w:ascii="Verdana" w:hAnsi="Verdana"/>
            </w:rPr>
          </w:rPrChange>
        </w:rPr>
        <w:pPrChange w:id="35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36" w:author="Gareth Harding" w:date="2025-07-09T11:30:00Z" w16du:dateUtc="2025-07-09T09:30:00Z">
            <w:rPr>
              <w:rFonts w:ascii="Verdana" w:hAnsi="Verdana"/>
            </w:rPr>
          </w:rPrChange>
        </w:rPr>
        <w:t>After lunch, Leo has Music.</w:t>
      </w:r>
    </w:p>
    <w:p w14:paraId="67F95A77" w14:textId="77777777" w:rsidR="00847D5B" w:rsidRPr="00BF7253" w:rsidRDefault="00847D5B">
      <w:pPr>
        <w:pStyle w:val="p3"/>
        <w:spacing w:before="0" w:beforeAutospacing="0" w:after="0" w:afterAutospacing="0"/>
        <w:rPr>
          <w:rFonts w:ascii="Verdana" w:hAnsi="Verdana"/>
          <w:lang w:val="en-GB"/>
          <w:rPrChange w:id="37" w:author="Gareth Harding" w:date="2025-07-09T11:30:00Z" w16du:dateUtc="2025-07-09T09:30:00Z">
            <w:rPr>
              <w:rFonts w:ascii="Verdana" w:hAnsi="Verdana"/>
            </w:rPr>
          </w:rPrChange>
        </w:rPr>
        <w:pPrChange w:id="38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39" w:author="Gareth Harding" w:date="2025-07-09T11:30:00Z" w16du:dateUtc="2025-07-09T09:30:00Z">
            <w:rPr>
              <w:rFonts w:ascii="Verdana" w:hAnsi="Verdana"/>
            </w:rPr>
          </w:rPrChange>
        </w:rPr>
        <w:t>He plays the flute, and his friend Emma plays the xylophone.</w:t>
      </w:r>
    </w:p>
    <w:p w14:paraId="641078BF" w14:textId="77777777" w:rsidR="00847D5B" w:rsidRPr="00BF7253" w:rsidRDefault="00847D5B">
      <w:pPr>
        <w:pStyle w:val="p3"/>
        <w:spacing w:before="0" w:beforeAutospacing="0" w:after="0" w:afterAutospacing="0"/>
        <w:rPr>
          <w:rFonts w:ascii="Verdana" w:hAnsi="Verdana"/>
          <w:lang w:val="en-GB"/>
          <w:rPrChange w:id="40" w:author="Gareth Harding" w:date="2025-07-09T11:30:00Z" w16du:dateUtc="2025-07-09T09:30:00Z">
            <w:rPr>
              <w:rFonts w:ascii="Verdana" w:hAnsi="Verdana"/>
            </w:rPr>
          </w:rPrChange>
        </w:rPr>
        <w:pPrChange w:id="41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42" w:author="Gareth Harding" w:date="2025-07-09T11:30:00Z" w16du:dateUtc="2025-07-09T09:30:00Z">
            <w:rPr>
              <w:rFonts w:ascii="Verdana" w:hAnsi="Verdana"/>
            </w:rPr>
          </w:rPrChange>
        </w:rPr>
        <w:t>They play a funny song, and everyone claps!</w:t>
      </w:r>
    </w:p>
    <w:p w14:paraId="025E3108" w14:textId="77777777" w:rsidR="00847D5B" w:rsidRPr="009E0CD7" w:rsidRDefault="00847D5B" w:rsidP="007200E5">
      <w:pPr>
        <w:adjustRightInd w:val="0"/>
        <w:snapToGrid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</w:pPr>
    </w:p>
    <w:p w14:paraId="37F91567" w14:textId="77777777" w:rsidR="00847D5B" w:rsidRPr="00BF7253" w:rsidRDefault="00847D5B">
      <w:pPr>
        <w:pStyle w:val="p3"/>
        <w:spacing w:before="0" w:beforeAutospacing="0" w:after="0" w:afterAutospacing="0"/>
        <w:rPr>
          <w:rFonts w:ascii="Verdana" w:hAnsi="Verdana"/>
          <w:lang w:val="en-GB"/>
          <w:rPrChange w:id="43" w:author="Gareth Harding" w:date="2025-07-09T11:30:00Z" w16du:dateUtc="2025-07-09T09:30:00Z">
            <w:rPr>
              <w:rFonts w:ascii="Verdana" w:hAnsi="Verdana"/>
            </w:rPr>
          </w:rPrChange>
        </w:rPr>
        <w:pPrChange w:id="44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45" w:author="Gareth Harding" w:date="2025-07-09T11:30:00Z" w16du:dateUtc="2025-07-09T09:30:00Z">
            <w:rPr>
              <w:rFonts w:ascii="Verdana" w:hAnsi="Verdana"/>
            </w:rPr>
          </w:rPrChange>
        </w:rPr>
        <w:t>Then it’s Physical Education.</w:t>
      </w:r>
    </w:p>
    <w:p w14:paraId="69B6E263" w14:textId="4762C81C" w:rsidR="00847D5B" w:rsidRPr="00BF7253" w:rsidRDefault="00847D5B">
      <w:pPr>
        <w:pStyle w:val="p1"/>
        <w:spacing w:before="0" w:beforeAutospacing="0" w:after="0" w:afterAutospacing="0"/>
        <w:rPr>
          <w:rFonts w:ascii="Verdana" w:hAnsi="Verdana"/>
          <w:lang w:val="en-GB"/>
          <w:rPrChange w:id="46" w:author="Gareth Harding" w:date="2025-07-09T11:30:00Z" w16du:dateUtc="2025-07-09T09:30:00Z">
            <w:rPr>
              <w:rFonts w:ascii="Verdana" w:hAnsi="Verdana"/>
            </w:rPr>
          </w:rPrChange>
        </w:rPr>
        <w:pPrChange w:id="47" w:author="Gareth Harding" w:date="2025-07-10T09:51:00Z" w16du:dateUtc="2025-07-10T07:51:00Z">
          <w:pPr>
            <w:pStyle w:val="p1"/>
          </w:pPr>
        </w:pPrChange>
      </w:pPr>
      <w:r w:rsidRPr="00BF7253">
        <w:rPr>
          <w:rFonts w:ascii="Verdana" w:hAnsi="Verdana"/>
          <w:lang w:val="en-GB"/>
          <w:rPrChange w:id="48" w:author="Gareth Harding" w:date="2025-07-09T11:30:00Z" w16du:dateUtc="2025-07-09T09:30:00Z">
            <w:rPr>
              <w:rFonts w:ascii="Verdana" w:hAnsi="Verdana"/>
            </w:rPr>
          </w:rPrChange>
        </w:rPr>
        <w:t xml:space="preserve">Leo </w:t>
      </w:r>
      <w:del w:id="49" w:author="Gareth Harding" w:date="2025-07-09T11:38:00Z" w16du:dateUtc="2025-07-09T09:38:00Z">
        <w:r w:rsidRPr="00BF7253" w:rsidDel="00BF7253">
          <w:rPr>
            <w:rFonts w:ascii="Verdana" w:hAnsi="Verdana"/>
            <w:lang w:val="en-GB"/>
            <w:rPrChange w:id="50" w:author="Gareth Harding" w:date="2025-07-09T11:30:00Z" w16du:dateUtc="2025-07-09T09:30:00Z">
              <w:rPr>
                <w:rFonts w:ascii="Verdana" w:hAnsi="Verdana"/>
              </w:rPr>
            </w:rPrChange>
          </w:rPr>
          <w:delText xml:space="preserve">hits </w:delText>
        </w:r>
      </w:del>
      <w:ins w:id="51" w:author="Gareth Harding" w:date="2025-07-09T11:38:00Z" w16du:dateUtc="2025-07-09T09:38:00Z">
        <w:r w:rsidR="00BF7253">
          <w:rPr>
            <w:rFonts w:ascii="Verdana" w:hAnsi="Verdana"/>
            <w:lang w:val="en-GB"/>
          </w:rPr>
          <w:t>kicks</w:t>
        </w:r>
        <w:r w:rsidR="00BF7253" w:rsidRPr="00BF7253">
          <w:rPr>
            <w:rFonts w:ascii="Verdana" w:hAnsi="Verdana"/>
            <w:lang w:val="en-GB"/>
            <w:rPrChange w:id="52" w:author="Gareth Harding" w:date="2025-07-09T11:30:00Z" w16du:dateUtc="2025-07-09T09:30:00Z">
              <w:rPr>
                <w:rFonts w:ascii="Verdana" w:hAnsi="Verdana"/>
              </w:rPr>
            </w:rPrChange>
          </w:rPr>
          <w:t xml:space="preserve"> </w:t>
        </w:r>
      </w:ins>
      <w:r w:rsidRPr="00BF7253">
        <w:rPr>
          <w:rFonts w:ascii="Verdana" w:hAnsi="Verdana"/>
          <w:lang w:val="en-GB"/>
          <w:rPrChange w:id="53" w:author="Gareth Harding" w:date="2025-07-09T11:30:00Z" w16du:dateUtc="2025-07-09T09:30:00Z">
            <w:rPr>
              <w:rFonts w:ascii="Verdana" w:hAnsi="Verdana"/>
            </w:rPr>
          </w:rPrChange>
        </w:rPr>
        <w:t xml:space="preserve">the ball and his shoe flies </w:t>
      </w:r>
      <w:del w:id="54" w:author="Gareth Harding" w:date="2025-07-09T11:32:00Z" w16du:dateUtc="2025-07-09T09:32:00Z">
        <w:r w:rsidRPr="00BF7253" w:rsidDel="00BF7253">
          <w:rPr>
            <w:rFonts w:ascii="Verdana" w:hAnsi="Verdana"/>
            <w:lang w:val="en-GB"/>
            <w:rPrChange w:id="55" w:author="Gareth Harding" w:date="2025-07-09T11:30:00Z" w16du:dateUtc="2025-07-09T09:30:00Z">
              <w:rPr>
                <w:rFonts w:ascii="Verdana" w:hAnsi="Verdana"/>
              </w:rPr>
            </w:rPrChange>
          </w:rPr>
          <w:delText>out</w:delText>
        </w:r>
      </w:del>
      <w:ins w:id="56" w:author="Gareth Harding" w:date="2025-07-09T11:32:00Z" w16du:dateUtc="2025-07-09T09:32:00Z">
        <w:r w:rsidR="00BF7253" w:rsidRPr="00BF7253">
          <w:rPr>
            <w:rFonts w:ascii="Verdana" w:hAnsi="Verdana"/>
            <w:lang w:val="en-GB"/>
            <w:rPrChange w:id="57" w:author="Gareth Harding" w:date="2025-07-09T11:30:00Z" w16du:dateUtc="2025-07-09T09:30:00Z">
              <w:rPr>
                <w:rFonts w:ascii="Verdana" w:hAnsi="Verdana"/>
              </w:rPr>
            </w:rPrChange>
          </w:rPr>
          <w:t>o</w:t>
        </w:r>
        <w:r w:rsidR="00BF7253">
          <w:rPr>
            <w:rFonts w:ascii="Verdana" w:hAnsi="Verdana"/>
            <w:lang w:val="en-GB"/>
          </w:rPr>
          <w:t>ff</w:t>
        </w:r>
      </w:ins>
      <w:r w:rsidRPr="00BF7253">
        <w:rPr>
          <w:rFonts w:ascii="Verdana" w:hAnsi="Verdana"/>
          <w:lang w:val="en-GB"/>
          <w:rPrChange w:id="58" w:author="Gareth Harding" w:date="2025-07-09T11:30:00Z" w16du:dateUtc="2025-07-09T09:30:00Z">
            <w:rPr>
              <w:rFonts w:ascii="Verdana" w:hAnsi="Verdana"/>
            </w:rPr>
          </w:rPrChange>
        </w:rPr>
        <w:t xml:space="preserve">! </w:t>
      </w:r>
      <w:r w:rsidRPr="009E0CD7">
        <w:rPr>
          <w:rFonts w:ascii="Apple Color Emoji" w:hAnsi="Apple Color Emoji" w:cs="Apple Color Emoji"/>
        </w:rPr>
        <w:t>😄</w:t>
      </w:r>
    </w:p>
    <w:p w14:paraId="2817E53B" w14:textId="77777777" w:rsidR="00847D5B" w:rsidRPr="00BF7253" w:rsidRDefault="00847D5B">
      <w:pPr>
        <w:pStyle w:val="p3"/>
        <w:spacing w:before="0" w:beforeAutospacing="0" w:after="0" w:afterAutospacing="0"/>
        <w:rPr>
          <w:rFonts w:ascii="Verdana" w:hAnsi="Verdana"/>
          <w:lang w:val="en-GB"/>
          <w:rPrChange w:id="59" w:author="Gareth Harding" w:date="2025-07-09T11:30:00Z" w16du:dateUtc="2025-07-09T09:30:00Z">
            <w:rPr>
              <w:rFonts w:ascii="Verdana" w:hAnsi="Verdana"/>
            </w:rPr>
          </w:rPrChange>
        </w:rPr>
        <w:pPrChange w:id="60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61" w:author="Gareth Harding" w:date="2025-07-09T11:30:00Z" w16du:dateUtc="2025-07-09T09:30:00Z">
            <w:rPr>
              <w:rFonts w:ascii="Verdana" w:hAnsi="Verdana"/>
            </w:rPr>
          </w:rPrChange>
        </w:rPr>
        <w:t>His friends laugh, and Leo laughs too.</w:t>
      </w:r>
    </w:p>
    <w:p w14:paraId="09B30F28" w14:textId="77777777" w:rsidR="00847D5B" w:rsidRPr="009E0CD7" w:rsidRDefault="00847D5B" w:rsidP="007200E5">
      <w:pPr>
        <w:adjustRightInd w:val="0"/>
        <w:snapToGrid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</w:pPr>
    </w:p>
    <w:p w14:paraId="4C9FF408" w14:textId="77777777" w:rsidR="00847D5B" w:rsidRPr="00BF7253" w:rsidRDefault="00847D5B">
      <w:pPr>
        <w:pStyle w:val="p3"/>
        <w:spacing w:before="0" w:beforeAutospacing="0" w:after="0" w:afterAutospacing="0"/>
        <w:rPr>
          <w:rFonts w:ascii="Verdana" w:hAnsi="Verdana"/>
          <w:lang w:val="en-GB"/>
          <w:rPrChange w:id="62" w:author="Gareth Harding" w:date="2025-07-09T11:30:00Z" w16du:dateUtc="2025-07-09T09:30:00Z">
            <w:rPr>
              <w:rFonts w:ascii="Verdana" w:hAnsi="Verdana"/>
            </w:rPr>
          </w:rPrChange>
        </w:rPr>
        <w:pPrChange w:id="63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64" w:author="Gareth Harding" w:date="2025-07-09T11:30:00Z" w16du:dateUtc="2025-07-09T09:30:00Z">
            <w:rPr>
              <w:rFonts w:ascii="Verdana" w:hAnsi="Verdana"/>
            </w:rPr>
          </w:rPrChange>
        </w:rPr>
        <w:t>The last subject is Information Technology.</w:t>
      </w:r>
    </w:p>
    <w:p w14:paraId="242AC7BB" w14:textId="77777777" w:rsidR="00847D5B" w:rsidRPr="00BF7253" w:rsidRDefault="00847D5B">
      <w:pPr>
        <w:pStyle w:val="p3"/>
        <w:spacing w:before="0" w:beforeAutospacing="0" w:after="0" w:afterAutospacing="0"/>
        <w:rPr>
          <w:rFonts w:ascii="Verdana" w:hAnsi="Verdana"/>
          <w:lang w:val="en-GB"/>
          <w:rPrChange w:id="65" w:author="Gareth Harding" w:date="2025-07-09T11:30:00Z" w16du:dateUtc="2025-07-09T09:30:00Z">
            <w:rPr>
              <w:rFonts w:ascii="Verdana" w:hAnsi="Verdana"/>
            </w:rPr>
          </w:rPrChange>
        </w:rPr>
        <w:pPrChange w:id="66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67" w:author="Gareth Harding" w:date="2025-07-09T11:30:00Z" w16du:dateUtc="2025-07-09T09:30:00Z">
            <w:rPr>
              <w:rFonts w:ascii="Verdana" w:hAnsi="Verdana"/>
            </w:rPr>
          </w:rPrChange>
        </w:rPr>
        <w:t>Leo uses the computer and the mouse.</w:t>
      </w:r>
    </w:p>
    <w:p w14:paraId="01A6813C" w14:textId="538314B8" w:rsidR="00E84ABB" w:rsidRPr="00BF7253" w:rsidRDefault="00847D5B">
      <w:pPr>
        <w:pStyle w:val="p3"/>
        <w:spacing w:before="0" w:beforeAutospacing="0" w:after="0" w:afterAutospacing="0"/>
        <w:rPr>
          <w:rFonts w:ascii="Verdana" w:hAnsi="Verdana"/>
          <w:lang w:val="en-GB"/>
          <w:rPrChange w:id="68" w:author="Gareth Harding" w:date="2025-07-09T11:30:00Z" w16du:dateUtc="2025-07-09T09:30:00Z">
            <w:rPr>
              <w:rFonts w:ascii="Verdana" w:hAnsi="Verdana"/>
            </w:rPr>
          </w:rPrChange>
        </w:rPr>
        <w:pPrChange w:id="69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70" w:author="Gareth Harding" w:date="2025-07-09T11:30:00Z" w16du:dateUtc="2025-07-09T09:30:00Z">
            <w:rPr>
              <w:rFonts w:ascii="Verdana" w:hAnsi="Verdana"/>
            </w:rPr>
          </w:rPrChange>
        </w:rPr>
        <w:t>He likes to play games and learn code.</w:t>
      </w:r>
    </w:p>
    <w:p w14:paraId="3D984F38" w14:textId="77777777" w:rsidR="00397D25" w:rsidRPr="00BF7253" w:rsidRDefault="00397D25">
      <w:pPr>
        <w:pStyle w:val="p3"/>
        <w:spacing w:before="0" w:beforeAutospacing="0" w:after="0" w:afterAutospacing="0"/>
        <w:rPr>
          <w:rFonts w:ascii="Verdana" w:hAnsi="Verdana"/>
          <w:lang w:val="en-GB"/>
          <w:rPrChange w:id="71" w:author="Gareth Harding" w:date="2025-07-09T11:30:00Z" w16du:dateUtc="2025-07-09T09:30:00Z">
            <w:rPr>
              <w:rFonts w:ascii="Verdana" w:hAnsi="Verdana"/>
            </w:rPr>
          </w:rPrChange>
        </w:rPr>
        <w:pPrChange w:id="72" w:author="Gareth Harding" w:date="2025-07-10T09:51:00Z" w16du:dateUtc="2025-07-10T07:51:00Z">
          <w:pPr>
            <w:pStyle w:val="p3"/>
          </w:pPr>
        </w:pPrChange>
      </w:pPr>
    </w:p>
    <w:p w14:paraId="6BB887D4" w14:textId="77777777" w:rsidR="00E84ABB" w:rsidRPr="00BF7253" w:rsidRDefault="00E84ABB">
      <w:pPr>
        <w:pStyle w:val="p3"/>
        <w:spacing w:before="0" w:beforeAutospacing="0" w:after="0" w:afterAutospacing="0"/>
        <w:rPr>
          <w:rFonts w:ascii="Verdana" w:hAnsi="Verdana"/>
          <w:lang w:val="en-GB"/>
          <w:rPrChange w:id="73" w:author="Gareth Harding" w:date="2025-07-09T11:30:00Z" w16du:dateUtc="2025-07-09T09:30:00Z">
            <w:rPr>
              <w:rFonts w:ascii="Verdana" w:hAnsi="Verdana"/>
            </w:rPr>
          </w:rPrChange>
        </w:rPr>
        <w:pPrChange w:id="74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75" w:author="Gareth Harding" w:date="2025-07-09T11:30:00Z" w16du:dateUtc="2025-07-09T09:30:00Z">
            <w:rPr>
              <w:rFonts w:ascii="Verdana" w:hAnsi="Verdana"/>
            </w:rPr>
          </w:rPrChange>
        </w:rPr>
        <w:t>At the end of the day, Leo feels happy and tired.</w:t>
      </w:r>
    </w:p>
    <w:p w14:paraId="213FB03A" w14:textId="77777777" w:rsidR="00E84ABB" w:rsidRDefault="00E84ABB" w:rsidP="007200E5">
      <w:pPr>
        <w:pStyle w:val="p3"/>
        <w:spacing w:before="0" w:beforeAutospacing="0" w:after="0" w:afterAutospacing="0"/>
        <w:rPr>
          <w:ins w:id="76" w:author="Gareth Harding" w:date="2025-07-10T09:52:00Z" w16du:dateUtc="2025-07-10T07:52:00Z"/>
          <w:rFonts w:ascii="Verdana" w:hAnsi="Verdana"/>
        </w:rPr>
      </w:pPr>
      <w:r w:rsidRPr="009E0CD7">
        <w:rPr>
          <w:rFonts w:ascii="Verdana" w:hAnsi="Verdana"/>
        </w:rPr>
        <w:t xml:space="preserve">He </w:t>
      </w:r>
      <w:proofErr w:type="spellStart"/>
      <w:r w:rsidRPr="009E0CD7">
        <w:rPr>
          <w:rFonts w:ascii="Verdana" w:hAnsi="Verdana"/>
        </w:rPr>
        <w:t>loves</w:t>
      </w:r>
      <w:proofErr w:type="spellEnd"/>
      <w:r w:rsidRPr="009E0CD7">
        <w:rPr>
          <w:rFonts w:ascii="Verdana" w:hAnsi="Verdana"/>
        </w:rPr>
        <w:t xml:space="preserve"> </w:t>
      </w:r>
      <w:proofErr w:type="spellStart"/>
      <w:r w:rsidRPr="009E0CD7">
        <w:rPr>
          <w:rFonts w:ascii="Verdana" w:hAnsi="Verdana"/>
        </w:rPr>
        <w:t>school</w:t>
      </w:r>
      <w:proofErr w:type="spellEnd"/>
      <w:r w:rsidRPr="009E0CD7">
        <w:rPr>
          <w:rFonts w:ascii="Verdana" w:hAnsi="Verdana"/>
        </w:rPr>
        <w:t>!</w:t>
      </w:r>
    </w:p>
    <w:p w14:paraId="3744021D" w14:textId="77777777" w:rsidR="007200E5" w:rsidRPr="009E0CD7" w:rsidRDefault="007200E5">
      <w:pPr>
        <w:pStyle w:val="p3"/>
        <w:spacing w:before="0" w:beforeAutospacing="0" w:after="0" w:afterAutospacing="0"/>
        <w:rPr>
          <w:rFonts w:ascii="Verdana" w:hAnsi="Verdana"/>
        </w:rPr>
        <w:pPrChange w:id="77" w:author="Gareth Harding" w:date="2025-07-10T09:51:00Z" w16du:dateUtc="2025-07-10T07:51:00Z">
          <w:pPr>
            <w:pStyle w:val="p3"/>
          </w:pPr>
        </w:pPrChange>
      </w:pPr>
    </w:p>
    <w:p w14:paraId="30CD1842" w14:textId="77777777" w:rsidR="00E2710C" w:rsidRPr="009E0CD7" w:rsidRDefault="00E2710C" w:rsidP="007200E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t>Comprehension Questions</w:t>
      </w:r>
    </w:p>
    <w:p w14:paraId="028E8691" w14:textId="77777777" w:rsidR="00E2710C" w:rsidRPr="009E0CD7" w:rsidRDefault="00E2710C">
      <w:pPr>
        <w:pStyle w:val="p3"/>
        <w:spacing w:before="0" w:beforeAutospacing="0" w:after="0" w:afterAutospacing="0"/>
        <w:rPr>
          <w:rFonts w:ascii="Verdana" w:hAnsi="Verdana"/>
        </w:rPr>
        <w:pPrChange w:id="78" w:author="Gareth Harding" w:date="2025-07-10T09:51:00Z" w16du:dateUtc="2025-07-10T07:51:00Z">
          <w:pPr>
            <w:pStyle w:val="p3"/>
          </w:pPr>
        </w:pPrChange>
      </w:pPr>
    </w:p>
    <w:p w14:paraId="5E5E73A2" w14:textId="6CAB2878" w:rsidR="00AA2183" w:rsidRPr="007200E5" w:rsidRDefault="00AA2183">
      <w:pPr>
        <w:pStyle w:val="p1"/>
        <w:numPr>
          <w:ilvl w:val="0"/>
          <w:numId w:val="30"/>
        </w:numPr>
        <w:spacing w:before="0" w:beforeAutospacing="0" w:after="0" w:afterAutospacing="0"/>
        <w:rPr>
          <w:rFonts w:ascii="Verdana" w:hAnsi="Verdana"/>
          <w:b/>
          <w:bCs/>
        </w:rPr>
        <w:pPrChange w:id="79" w:author="Gareth Harding" w:date="2025-07-10T09:51:00Z" w16du:dateUtc="2025-07-10T07:51:00Z">
          <w:pPr>
            <w:pStyle w:val="Prrafodelista"/>
            <w:numPr>
              <w:numId w:val="5"/>
            </w:numPr>
            <w:ind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80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instrument does Leo play?</w:t>
      </w:r>
    </w:p>
    <w:p w14:paraId="6886E67D" w14:textId="77777777" w:rsidR="00AA2183" w:rsidRPr="009E0CD7" w:rsidRDefault="00AA2183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The flute</w:t>
      </w:r>
    </w:p>
    <w:p w14:paraId="1A45450B" w14:textId="77777777" w:rsidR="00AA2183" w:rsidRPr="009E0CD7" w:rsidRDefault="00AA218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The guitar</w:t>
      </w:r>
    </w:p>
    <w:p w14:paraId="6E768598" w14:textId="77777777" w:rsidR="00AA2183" w:rsidRDefault="00AA2183" w:rsidP="007200E5">
      <w:pPr>
        <w:rPr>
          <w:ins w:id="81" w:author="Gareth Harding" w:date="2025-07-10T09:52:00Z" w16du:dateUtc="2025-07-10T07:52:00Z"/>
          <w:rFonts w:ascii="Verdana" w:hAnsi="Verdana"/>
        </w:rPr>
      </w:pPr>
      <w:r w:rsidRPr="009E0CD7">
        <w:rPr>
          <w:rFonts w:ascii="Verdana" w:hAnsi="Verdana"/>
        </w:rPr>
        <w:t>The piano</w:t>
      </w:r>
    </w:p>
    <w:p w14:paraId="11FC359F" w14:textId="77777777" w:rsidR="007200E5" w:rsidRPr="009E0CD7" w:rsidRDefault="007200E5" w:rsidP="007200E5">
      <w:pPr>
        <w:rPr>
          <w:rFonts w:ascii="Verdana" w:hAnsi="Verdana"/>
        </w:rPr>
      </w:pPr>
    </w:p>
    <w:p w14:paraId="53F006D0" w14:textId="0F0A7ADF" w:rsidR="00AA2183" w:rsidRPr="007200E5" w:rsidRDefault="00AA2183">
      <w:pPr>
        <w:pStyle w:val="p1"/>
        <w:numPr>
          <w:ilvl w:val="0"/>
          <w:numId w:val="30"/>
        </w:numPr>
        <w:spacing w:before="0" w:beforeAutospacing="0" w:after="0" w:afterAutospacing="0"/>
        <w:rPr>
          <w:rFonts w:ascii="Verdana" w:hAnsi="Verdana"/>
          <w:b/>
          <w:bCs/>
        </w:rPr>
        <w:pPrChange w:id="82" w:author="Gareth Harding" w:date="2025-07-10T09:51:00Z" w16du:dateUtc="2025-07-10T07:51:00Z">
          <w:pPr>
            <w:pStyle w:val="Prrafodelista"/>
            <w:numPr>
              <w:numId w:val="5"/>
            </w:numPr>
            <w:ind w:hanging="360"/>
          </w:pPr>
        </w:pPrChange>
      </w:pPr>
      <w:r w:rsidRPr="009E0CD7">
        <w:rPr>
          <w:rFonts w:ascii="Verdana" w:hAnsi="Verdana"/>
          <w:b/>
          <w:bCs/>
        </w:rPr>
        <w:t>Who plays the xylophone?</w:t>
      </w:r>
    </w:p>
    <w:p w14:paraId="3A42374C" w14:textId="77777777" w:rsidR="00AA2183" w:rsidRPr="009E0CD7" w:rsidRDefault="00AA218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Leo</w:t>
      </w:r>
    </w:p>
    <w:p w14:paraId="1950415E" w14:textId="77777777" w:rsidR="00AA2183" w:rsidRPr="009E0CD7" w:rsidRDefault="00AA2183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Emma</w:t>
      </w:r>
    </w:p>
    <w:p w14:paraId="36E8760F" w14:textId="77777777" w:rsidR="00AA2183" w:rsidRPr="009E0CD7" w:rsidRDefault="00AA218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Tom</w:t>
      </w:r>
    </w:p>
    <w:p w14:paraId="52AB9C16" w14:textId="77777777" w:rsidR="00282068" w:rsidRPr="009E0CD7" w:rsidRDefault="00282068" w:rsidP="007200E5">
      <w:pPr>
        <w:rPr>
          <w:rFonts w:ascii="Verdana" w:hAnsi="Verdana"/>
        </w:rPr>
      </w:pPr>
    </w:p>
    <w:p w14:paraId="57B90449" w14:textId="0FF5C1FE" w:rsidR="00282068" w:rsidRPr="007200E5" w:rsidRDefault="00282068">
      <w:pPr>
        <w:pStyle w:val="p1"/>
        <w:numPr>
          <w:ilvl w:val="0"/>
          <w:numId w:val="30"/>
        </w:numPr>
        <w:spacing w:before="0" w:beforeAutospacing="0" w:after="0" w:afterAutospacing="0"/>
        <w:rPr>
          <w:rFonts w:ascii="Verdana" w:hAnsi="Verdana"/>
          <w:b/>
          <w:bCs/>
        </w:rPr>
        <w:pPrChange w:id="83" w:author="Gareth Harding" w:date="2025-07-10T09:51:00Z" w16du:dateUtc="2025-07-10T07:51:00Z">
          <w:pPr>
            <w:pStyle w:val="Prrafodelista"/>
            <w:numPr>
              <w:numId w:val="5"/>
            </w:numPr>
            <w:ind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84" w:author="Gareth Harding" w:date="2025-07-09T11:37:00Z" w16du:dateUtc="2025-07-09T09:37:00Z">
            <w:rPr>
              <w:rFonts w:ascii="Verdana" w:hAnsi="Verdana"/>
              <w:b/>
              <w:bCs/>
            </w:rPr>
          </w:rPrChange>
        </w:rPr>
        <w:t>When Leo and Emma play, everybody clap</w:t>
      </w:r>
      <w:ins w:id="85" w:author="Gareth Harding" w:date="2025-07-09T11:37:00Z" w16du:dateUtc="2025-07-09T09:37:00Z">
        <w:r w:rsidR="00BF7253" w:rsidRPr="00BF7253">
          <w:rPr>
            <w:rFonts w:ascii="Verdana" w:hAnsi="Verdana"/>
            <w:b/>
            <w:bCs/>
            <w:lang w:val="en-GB"/>
            <w:rPrChange w:id="86" w:author="Gareth Harding" w:date="2025-07-09T11:37:00Z" w16du:dateUtc="2025-07-09T09:37:00Z">
              <w:rPr>
                <w:rFonts w:ascii="Verdana" w:hAnsi="Verdana"/>
                <w:b/>
                <w:bCs/>
              </w:rPr>
            </w:rPrChange>
          </w:rPr>
          <w:t>s</w:t>
        </w:r>
      </w:ins>
      <w:r w:rsidRPr="00BF7253">
        <w:rPr>
          <w:rFonts w:ascii="Verdana" w:hAnsi="Verdana"/>
          <w:b/>
          <w:bCs/>
          <w:lang w:val="en-GB"/>
          <w:rPrChange w:id="87" w:author="Gareth Harding" w:date="2025-07-09T11:37:00Z" w16du:dateUtc="2025-07-09T09:37:00Z">
            <w:rPr>
              <w:rFonts w:ascii="Verdana" w:hAnsi="Verdana"/>
              <w:b/>
              <w:bCs/>
            </w:rPr>
          </w:rPrChange>
        </w:rPr>
        <w:t>.</w:t>
      </w:r>
    </w:p>
    <w:p w14:paraId="09B88DB5" w14:textId="77777777" w:rsidR="00282068" w:rsidRPr="009E0CD7" w:rsidRDefault="00282068" w:rsidP="007200E5">
      <w:pPr>
        <w:rPr>
          <w:rFonts w:ascii="Verdana" w:hAnsi="Verdana"/>
        </w:rPr>
      </w:pPr>
      <w:r w:rsidRPr="007200E5">
        <w:rPr>
          <w:rFonts w:ascii="Verdana" w:hAnsi="Verdana"/>
          <w:highlight w:val="yellow"/>
          <w:rPrChange w:id="88" w:author="Gareth Harding" w:date="2025-07-10T09:53:00Z" w16du:dateUtc="2025-07-10T07:53:00Z">
            <w:rPr>
              <w:rFonts w:ascii="Verdana" w:hAnsi="Verdana"/>
            </w:rPr>
          </w:rPrChange>
        </w:rPr>
        <w:t>True</w:t>
      </w:r>
    </w:p>
    <w:p w14:paraId="082121D0" w14:textId="77777777" w:rsidR="00282068" w:rsidRPr="009E0CD7" w:rsidRDefault="00282068" w:rsidP="007200E5">
      <w:pPr>
        <w:rPr>
          <w:rFonts w:ascii="Verdana" w:hAnsi="Verdana"/>
        </w:rPr>
      </w:pPr>
      <w:r w:rsidRPr="007200E5">
        <w:rPr>
          <w:rFonts w:ascii="Verdana" w:hAnsi="Verdana"/>
          <w:rPrChange w:id="89" w:author="Gareth Harding" w:date="2025-07-10T09:53:00Z" w16du:dateUtc="2025-07-10T07:53:00Z">
            <w:rPr>
              <w:rFonts w:ascii="Verdana" w:hAnsi="Verdana"/>
              <w:highlight w:val="yellow"/>
            </w:rPr>
          </w:rPrChange>
        </w:rPr>
        <w:t>False</w:t>
      </w:r>
    </w:p>
    <w:p w14:paraId="693BCC86" w14:textId="77777777" w:rsidR="00282068" w:rsidRPr="009E0CD7" w:rsidRDefault="00282068" w:rsidP="007200E5">
      <w:pPr>
        <w:rPr>
          <w:rFonts w:ascii="Verdana" w:hAnsi="Verdana"/>
        </w:rPr>
      </w:pPr>
    </w:p>
    <w:p w14:paraId="5D2C483F" w14:textId="2F151C11" w:rsidR="00282068" w:rsidRPr="007200E5" w:rsidRDefault="00282068">
      <w:pPr>
        <w:pStyle w:val="p1"/>
        <w:numPr>
          <w:ilvl w:val="0"/>
          <w:numId w:val="30"/>
        </w:numPr>
        <w:spacing w:before="0" w:beforeAutospacing="0" w:after="0" w:afterAutospacing="0"/>
        <w:rPr>
          <w:rFonts w:ascii="Verdana" w:hAnsi="Verdana"/>
          <w:b/>
          <w:bCs/>
        </w:rPr>
        <w:pPrChange w:id="90" w:author="Gareth Harding" w:date="2025-07-10T09:51:00Z" w16du:dateUtc="2025-07-10T07:51:00Z">
          <w:pPr>
            <w:pStyle w:val="Prrafodelista"/>
            <w:numPr>
              <w:numId w:val="5"/>
            </w:numPr>
            <w:ind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91" w:author="Gareth Harding" w:date="2025-07-09T11:38:00Z" w16du:dateUtc="2025-07-09T09:38:00Z">
            <w:rPr>
              <w:rFonts w:ascii="Verdana" w:hAnsi="Verdana"/>
              <w:b/>
              <w:bCs/>
            </w:rPr>
          </w:rPrChange>
        </w:rPr>
        <w:t>When Leo and Emma play, everybody cr</w:t>
      </w:r>
      <w:ins w:id="92" w:author="Gareth Harding" w:date="2025-07-09T11:38:00Z" w16du:dateUtc="2025-07-09T09:38:00Z">
        <w:r w:rsidR="00BF7253" w:rsidRPr="00BF7253">
          <w:rPr>
            <w:rFonts w:ascii="Verdana" w:hAnsi="Verdana"/>
            <w:b/>
            <w:bCs/>
            <w:lang w:val="en-GB"/>
            <w:rPrChange w:id="93" w:author="Gareth Harding" w:date="2025-07-09T11:38:00Z" w16du:dateUtc="2025-07-09T09:38:00Z">
              <w:rPr>
                <w:rFonts w:ascii="Verdana" w:hAnsi="Verdana"/>
                <w:b/>
                <w:bCs/>
              </w:rPr>
            </w:rPrChange>
          </w:rPr>
          <w:t>ies</w:t>
        </w:r>
      </w:ins>
      <w:del w:id="94" w:author="Gareth Harding" w:date="2025-07-09T11:38:00Z" w16du:dateUtc="2025-07-09T09:38:00Z">
        <w:r w:rsidRPr="00BF7253" w:rsidDel="00BF7253">
          <w:rPr>
            <w:rFonts w:ascii="Verdana" w:hAnsi="Verdana"/>
            <w:b/>
            <w:bCs/>
            <w:lang w:val="en-GB"/>
            <w:rPrChange w:id="95" w:author="Gareth Harding" w:date="2025-07-09T11:38:00Z" w16du:dateUtc="2025-07-09T09:38:00Z">
              <w:rPr>
                <w:rFonts w:ascii="Verdana" w:hAnsi="Verdana"/>
                <w:b/>
                <w:bCs/>
              </w:rPr>
            </w:rPrChange>
          </w:rPr>
          <w:delText>y</w:delText>
        </w:r>
      </w:del>
      <w:r w:rsidRPr="00BF7253">
        <w:rPr>
          <w:rFonts w:ascii="Verdana" w:hAnsi="Verdana"/>
          <w:b/>
          <w:bCs/>
          <w:lang w:val="en-GB"/>
          <w:rPrChange w:id="96" w:author="Gareth Harding" w:date="2025-07-09T11:38:00Z" w16du:dateUtc="2025-07-09T09:38:00Z">
            <w:rPr>
              <w:rFonts w:ascii="Verdana" w:hAnsi="Verdana"/>
              <w:b/>
              <w:bCs/>
            </w:rPr>
          </w:rPrChange>
        </w:rPr>
        <w:t>.</w:t>
      </w:r>
    </w:p>
    <w:p w14:paraId="66DAB0B2" w14:textId="77777777" w:rsidR="00E2747B" w:rsidRPr="009E0CD7" w:rsidRDefault="00E2747B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True</w:t>
      </w:r>
    </w:p>
    <w:p w14:paraId="7E996107" w14:textId="0F38F4CB" w:rsidR="00282068" w:rsidRPr="009E0CD7" w:rsidRDefault="00E2747B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False</w:t>
      </w:r>
    </w:p>
    <w:p w14:paraId="0A58FAB5" w14:textId="77777777" w:rsidR="00282068" w:rsidRPr="009E0CD7" w:rsidRDefault="00282068" w:rsidP="007200E5">
      <w:pPr>
        <w:rPr>
          <w:rFonts w:ascii="Verdana" w:hAnsi="Verdana"/>
        </w:rPr>
      </w:pPr>
    </w:p>
    <w:p w14:paraId="56391C9D" w14:textId="14150A5E" w:rsidR="00282068" w:rsidRPr="009E0CD7" w:rsidDel="007200E5" w:rsidRDefault="00282068" w:rsidP="007200E5">
      <w:pPr>
        <w:rPr>
          <w:del w:id="97" w:author="Gareth Harding" w:date="2025-07-10T09:53:00Z" w16du:dateUtc="2025-07-10T07:53:00Z"/>
          <w:rFonts w:ascii="Verdana" w:hAnsi="Verdana"/>
        </w:rPr>
      </w:pPr>
    </w:p>
    <w:p w14:paraId="00EA4DDC" w14:textId="56A3D8BB" w:rsidR="00AA2183" w:rsidRPr="007200E5" w:rsidRDefault="00AA2183">
      <w:pPr>
        <w:pStyle w:val="p1"/>
        <w:numPr>
          <w:ilvl w:val="0"/>
          <w:numId w:val="30"/>
        </w:numPr>
        <w:spacing w:before="0" w:beforeAutospacing="0" w:after="0" w:afterAutospacing="0"/>
        <w:rPr>
          <w:rFonts w:ascii="Verdana" w:hAnsi="Verdana"/>
          <w:b/>
          <w:bCs/>
        </w:rPr>
        <w:pPrChange w:id="98" w:author="Gareth Harding" w:date="2025-07-10T09:51:00Z" w16du:dateUtc="2025-07-10T07:51:00Z">
          <w:pPr>
            <w:pStyle w:val="Prrafodelista"/>
            <w:numPr>
              <w:numId w:val="5"/>
            </w:numPr>
            <w:ind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99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 xml:space="preserve">What happens when Leo </w:t>
      </w:r>
      <w:del w:id="100" w:author="Gareth Harding" w:date="2025-07-10T09:53:00Z" w16du:dateUtc="2025-07-10T07:53:00Z">
        <w:r w:rsidRPr="007200E5" w:rsidDel="007200E5">
          <w:rPr>
            <w:rFonts w:ascii="Verdana" w:hAnsi="Verdana"/>
            <w:b/>
            <w:bCs/>
            <w:lang w:val="en-GB"/>
            <w:rPrChange w:id="101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delText xml:space="preserve">hits </w:delText>
        </w:r>
      </w:del>
      <w:ins w:id="102" w:author="Gareth Harding" w:date="2025-07-10T09:53:00Z" w16du:dateUtc="2025-07-10T07:53:00Z">
        <w:r w:rsidR="007200E5">
          <w:rPr>
            <w:rFonts w:ascii="Verdana" w:hAnsi="Verdana"/>
            <w:b/>
            <w:bCs/>
            <w:lang w:val="en-GB"/>
          </w:rPr>
          <w:t>kicks</w:t>
        </w:r>
        <w:r w:rsidR="007200E5" w:rsidRPr="007200E5">
          <w:rPr>
            <w:rFonts w:ascii="Verdana" w:hAnsi="Verdana"/>
            <w:b/>
            <w:bCs/>
            <w:lang w:val="en-GB"/>
            <w:rPrChange w:id="103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t xml:space="preserve"> </w:t>
        </w:r>
      </w:ins>
      <w:r w:rsidRPr="007200E5">
        <w:rPr>
          <w:rFonts w:ascii="Verdana" w:hAnsi="Verdana"/>
          <w:b/>
          <w:bCs/>
          <w:lang w:val="en-GB"/>
          <w:rPrChange w:id="104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the ball?</w:t>
      </w:r>
    </w:p>
    <w:p w14:paraId="0AEEB045" w14:textId="56C98240" w:rsidR="003B59BA" w:rsidRPr="00A053A0" w:rsidRDefault="00BF7253" w:rsidP="007200E5">
      <w:pPr>
        <w:rPr>
          <w:rFonts w:ascii="Verdana" w:hAnsi="Verdana"/>
          <w:highlight w:val="yellow"/>
        </w:rPr>
      </w:pPr>
      <w:ins w:id="105" w:author="Gareth Harding" w:date="2025-07-09T11:39:00Z" w16du:dateUtc="2025-07-09T09:39:00Z">
        <w:del w:id="106" w:author="48105" w:date="2025-07-24T18:03:00Z" w16du:dateUtc="2025-07-24T16:03:00Z">
          <w:r w:rsidRPr="00A053A0" w:rsidDel="00A053A0">
            <w:rPr>
              <w:rFonts w:ascii="Verdana" w:hAnsi="Verdana"/>
              <w:rPrChange w:id="107" w:author="48105" w:date="2025-07-24T18:03:00Z" w16du:dateUtc="2025-07-24T16:03:00Z">
                <w:rPr>
                  <w:rFonts w:ascii="Verdana" w:hAnsi="Verdana"/>
                  <w:highlight w:val="yellow"/>
                </w:rPr>
              </w:rPrChange>
            </w:rPr>
            <w:delText>Falta opción</w:delText>
          </w:r>
        </w:del>
      </w:ins>
      <w:ins w:id="108" w:author="48105" w:date="2025-07-24T18:03:00Z" w16du:dateUtc="2025-07-24T16:03:00Z">
        <w:r w:rsidR="00A053A0" w:rsidRPr="00A053A0">
          <w:rPr>
            <w:rFonts w:ascii="Verdana" w:hAnsi="Verdana"/>
            <w:rPrChange w:id="109" w:author="48105" w:date="2025-07-24T18:03:00Z" w16du:dateUtc="2025-07-24T16:03:00Z">
              <w:rPr>
                <w:rFonts w:ascii="Verdana" w:hAnsi="Verdana"/>
                <w:color w:val="EE0000"/>
              </w:rPr>
            </w:rPrChange>
          </w:rPr>
          <w:t xml:space="preserve">His socks </w:t>
        </w:r>
        <w:proofErr w:type="gramStart"/>
        <w:r w:rsidR="00A053A0" w:rsidRPr="00A053A0">
          <w:rPr>
            <w:rFonts w:ascii="Verdana" w:hAnsi="Verdana"/>
            <w:rPrChange w:id="110" w:author="48105" w:date="2025-07-24T18:03:00Z" w16du:dateUtc="2025-07-24T16:03:00Z">
              <w:rPr>
                <w:rFonts w:ascii="Verdana" w:hAnsi="Verdana"/>
                <w:color w:val="EE0000"/>
              </w:rPr>
            </w:rPrChange>
          </w:rPr>
          <w:t>flies</w:t>
        </w:r>
        <w:proofErr w:type="gramEnd"/>
        <w:r w:rsidR="00A053A0" w:rsidRPr="00A053A0">
          <w:rPr>
            <w:rFonts w:ascii="Verdana" w:hAnsi="Verdana"/>
            <w:rPrChange w:id="111" w:author="48105" w:date="2025-07-24T18:03:00Z" w16du:dateUtc="2025-07-24T16:03:00Z">
              <w:rPr>
                <w:rFonts w:ascii="Verdana" w:hAnsi="Verdana"/>
                <w:color w:val="EE0000"/>
              </w:rPr>
            </w:rPrChange>
          </w:rPr>
          <w:t xml:space="preserve"> off</w:t>
        </w:r>
      </w:ins>
    </w:p>
    <w:p w14:paraId="37B9ADB1" w14:textId="7A6189C1" w:rsidR="00AA2183" w:rsidRPr="009E0CD7" w:rsidRDefault="00AA2183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His shoe flies off</w:t>
      </w:r>
    </w:p>
    <w:p w14:paraId="3305A396" w14:textId="563111FA" w:rsidR="003B59BA" w:rsidRPr="00A053A0" w:rsidRDefault="00BF7253" w:rsidP="007200E5">
      <w:pPr>
        <w:rPr>
          <w:rFonts w:ascii="Verdana" w:hAnsi="Verdana"/>
        </w:rPr>
      </w:pPr>
      <w:ins w:id="112" w:author="Gareth Harding" w:date="2025-07-09T11:39:00Z" w16du:dateUtc="2025-07-09T09:39:00Z">
        <w:del w:id="113" w:author="48105" w:date="2025-07-24T18:04:00Z" w16du:dateUtc="2025-07-24T16:04:00Z">
          <w:r w:rsidRPr="00A053A0" w:rsidDel="00A053A0">
            <w:rPr>
              <w:rFonts w:ascii="Verdana" w:hAnsi="Verdana"/>
              <w:rPrChange w:id="114" w:author="48105" w:date="2025-07-24T18:04:00Z" w16du:dateUtc="2025-07-24T16:04:00Z">
                <w:rPr>
                  <w:rFonts w:ascii="Verdana" w:hAnsi="Verdana"/>
                  <w:color w:val="EE0000"/>
                </w:rPr>
              </w:rPrChange>
            </w:rPr>
            <w:delText>Falta opción</w:delText>
          </w:r>
        </w:del>
      </w:ins>
      <w:ins w:id="115" w:author="48105" w:date="2025-07-24T18:04:00Z" w16du:dateUtc="2025-07-24T16:04:00Z">
        <w:r w:rsidR="00A053A0" w:rsidRPr="00A053A0">
          <w:rPr>
            <w:rFonts w:ascii="Verdana" w:hAnsi="Verdana"/>
            <w:rPrChange w:id="116" w:author="48105" w:date="2025-07-24T18:04:00Z" w16du:dateUtc="2025-07-24T16:04:00Z">
              <w:rPr>
                <w:rFonts w:ascii="Verdana" w:hAnsi="Verdana"/>
                <w:color w:val="EE0000"/>
              </w:rPr>
            </w:rPrChange>
          </w:rPr>
          <w:t>Nothing</w:t>
        </w:r>
      </w:ins>
    </w:p>
    <w:p w14:paraId="37B2C0D1" w14:textId="43607FCF" w:rsidR="00AA2183" w:rsidRPr="007200E5" w:rsidRDefault="00AA2183">
      <w:pPr>
        <w:pStyle w:val="p1"/>
        <w:numPr>
          <w:ilvl w:val="0"/>
          <w:numId w:val="30"/>
        </w:numPr>
        <w:spacing w:before="0" w:beforeAutospacing="0" w:after="0" w:afterAutospacing="0"/>
        <w:rPr>
          <w:rFonts w:ascii="Verdana" w:hAnsi="Verdana"/>
          <w:b/>
          <w:bCs/>
        </w:rPr>
        <w:pPrChange w:id="117" w:author="Gareth Harding" w:date="2025-07-10T09:51:00Z" w16du:dateUtc="2025-07-10T07:51:00Z">
          <w:pPr>
            <w:pStyle w:val="Prrafodelista"/>
            <w:numPr>
              <w:numId w:val="5"/>
            </w:numPr>
            <w:ind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118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Leo learns to code in Information Technology.</w:t>
      </w:r>
    </w:p>
    <w:p w14:paraId="5F9BE2EC" w14:textId="77777777" w:rsidR="00AA2183" w:rsidRPr="009E0CD7" w:rsidRDefault="00AA2183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True</w:t>
      </w:r>
    </w:p>
    <w:p w14:paraId="7A5D5F22" w14:textId="77777777" w:rsidR="00AA2183" w:rsidRPr="009E0CD7" w:rsidRDefault="00AA218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False</w:t>
      </w:r>
    </w:p>
    <w:p w14:paraId="7CA68634" w14:textId="77777777" w:rsidR="0026708E" w:rsidRDefault="0026708E" w:rsidP="007200E5">
      <w:pPr>
        <w:rPr>
          <w:ins w:id="119" w:author="48105" w:date="2025-07-24T18:04:00Z" w16du:dateUtc="2025-07-24T16:04:00Z"/>
          <w:rFonts w:ascii="Verdana" w:hAnsi="Verdana"/>
        </w:rPr>
      </w:pPr>
    </w:p>
    <w:p w14:paraId="0EA8BB0F" w14:textId="77777777" w:rsidR="00A053A0" w:rsidRDefault="00A053A0" w:rsidP="007200E5">
      <w:pPr>
        <w:rPr>
          <w:ins w:id="120" w:author="48105" w:date="2025-07-24T18:04:00Z" w16du:dateUtc="2025-07-24T16:04:00Z"/>
          <w:rFonts w:ascii="Verdana" w:hAnsi="Verdana"/>
        </w:rPr>
      </w:pPr>
    </w:p>
    <w:p w14:paraId="17FD4F88" w14:textId="77777777" w:rsidR="00A053A0" w:rsidRPr="009E0CD7" w:rsidRDefault="00A053A0" w:rsidP="007200E5">
      <w:pPr>
        <w:rPr>
          <w:rFonts w:ascii="Verdana" w:hAnsi="Verdana"/>
        </w:rPr>
      </w:pPr>
    </w:p>
    <w:p w14:paraId="4DFAE718" w14:textId="77777777" w:rsidR="0026708E" w:rsidRPr="009E0CD7" w:rsidRDefault="0026708E" w:rsidP="007200E5">
      <w:pPr>
        <w:rPr>
          <w:rFonts w:ascii="Verdana" w:hAnsi="Verdana"/>
        </w:rPr>
      </w:pPr>
    </w:p>
    <w:p w14:paraId="2017F18F" w14:textId="77777777" w:rsidR="0026708E" w:rsidRPr="00CE6F5A" w:rsidRDefault="0026708E">
      <w:pPr>
        <w:pStyle w:val="Prrafodelista"/>
        <w:numPr>
          <w:ilvl w:val="0"/>
          <w:numId w:val="9"/>
        </w:numPr>
        <w:adjustRightInd w:val="0"/>
        <w:snapToGrid w:val="0"/>
        <w:ind w:left="426" w:hanging="426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121" w:author="Gareth Harding" w:date="2025-07-10T09:56:00Z" w16du:dateUtc="2025-07-10T07:56:00Z">
          <w:pPr>
            <w:pStyle w:val="Prrafodelista"/>
            <w:numPr>
              <w:numId w:val="9"/>
            </w:numPr>
            <w:adjustRightInd w:val="0"/>
            <w:snapToGrid w:val="0"/>
            <w:ind w:left="1080" w:hanging="360"/>
          </w:pPr>
        </w:pPrChange>
      </w:pPr>
      <w:r w:rsidRPr="00CE6F5A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lastRenderedPageBreak/>
        <w:t>Emma and the Big Numbers</w:t>
      </w:r>
    </w:p>
    <w:p w14:paraId="519AC73A" w14:textId="77777777" w:rsidR="0026708E" w:rsidRPr="0026708E" w:rsidRDefault="0026708E" w:rsidP="007200E5">
      <w:pPr>
        <w:rPr>
          <w:rFonts w:ascii="Verdana" w:hAnsi="Verdana"/>
          <w:lang w:val="es-ES"/>
        </w:rPr>
      </w:pPr>
    </w:p>
    <w:p w14:paraId="39D9D277" w14:textId="77777777" w:rsidR="0026708E" w:rsidRPr="0026708E" w:rsidRDefault="0026708E" w:rsidP="007200E5">
      <w:pPr>
        <w:rPr>
          <w:rFonts w:ascii="Verdana" w:hAnsi="Verdana"/>
          <w:lang w:val="es-ES"/>
        </w:rPr>
      </w:pPr>
      <w:r w:rsidRPr="0026708E">
        <w:rPr>
          <w:rFonts w:ascii="Verdana" w:hAnsi="Verdana"/>
          <w:lang w:val="es-ES"/>
        </w:rPr>
        <w:t xml:space="preserve">Emma </w:t>
      </w:r>
      <w:proofErr w:type="spellStart"/>
      <w:r w:rsidRPr="0026708E">
        <w:rPr>
          <w:rFonts w:ascii="Verdana" w:hAnsi="Verdana"/>
          <w:lang w:val="es-ES"/>
        </w:rPr>
        <w:t>is</w:t>
      </w:r>
      <w:proofErr w:type="spellEnd"/>
      <w:r w:rsidRPr="0026708E">
        <w:rPr>
          <w:rFonts w:ascii="Verdana" w:hAnsi="Verdana"/>
          <w:lang w:val="es-ES"/>
        </w:rPr>
        <w:t xml:space="preserve"> 8 </w:t>
      </w:r>
      <w:proofErr w:type="spellStart"/>
      <w:r w:rsidRPr="0026708E">
        <w:rPr>
          <w:rFonts w:ascii="Verdana" w:hAnsi="Verdana"/>
          <w:lang w:val="es-ES"/>
        </w:rPr>
        <w:t>years</w:t>
      </w:r>
      <w:proofErr w:type="spellEnd"/>
      <w:r w:rsidRPr="0026708E">
        <w:rPr>
          <w:rFonts w:ascii="Verdana" w:hAnsi="Verdana"/>
          <w:lang w:val="es-ES"/>
        </w:rPr>
        <w:t xml:space="preserve"> </w:t>
      </w:r>
      <w:proofErr w:type="spellStart"/>
      <w:r w:rsidRPr="0026708E">
        <w:rPr>
          <w:rFonts w:ascii="Verdana" w:hAnsi="Verdana"/>
          <w:lang w:val="es-ES"/>
        </w:rPr>
        <w:t>old</w:t>
      </w:r>
      <w:proofErr w:type="spellEnd"/>
      <w:r w:rsidRPr="0026708E">
        <w:rPr>
          <w:rFonts w:ascii="Verdana" w:hAnsi="Verdana"/>
          <w:lang w:val="es-ES"/>
        </w:rPr>
        <w:t>.</w:t>
      </w:r>
    </w:p>
    <w:p w14:paraId="746BE343" w14:textId="77777777" w:rsidR="0026708E" w:rsidRPr="00BF7253" w:rsidRDefault="0026708E" w:rsidP="007200E5">
      <w:pPr>
        <w:rPr>
          <w:rFonts w:ascii="Verdana" w:hAnsi="Verdana"/>
          <w:rPrChange w:id="12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12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Today, she goes for a walk with her mum.</w:t>
      </w:r>
    </w:p>
    <w:p w14:paraId="69FA7ED8" w14:textId="77777777" w:rsidR="0026708E" w:rsidRPr="00BF7253" w:rsidRDefault="0026708E" w:rsidP="007200E5">
      <w:pPr>
        <w:rPr>
          <w:rFonts w:ascii="Verdana" w:hAnsi="Verdana"/>
          <w:rPrChange w:id="12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49E107E6" w14:textId="77777777" w:rsidR="0026708E" w:rsidRPr="00BF7253" w:rsidRDefault="0026708E" w:rsidP="007200E5">
      <w:pPr>
        <w:rPr>
          <w:rFonts w:ascii="Verdana" w:hAnsi="Verdana"/>
          <w:rPrChange w:id="12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12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They see a big building. The number is 124.</w:t>
      </w:r>
    </w:p>
    <w:p w14:paraId="58F8DDD1" w14:textId="77777777" w:rsidR="0026708E" w:rsidRPr="00BF7253" w:rsidRDefault="0026708E" w:rsidP="007200E5">
      <w:pPr>
        <w:rPr>
          <w:rFonts w:ascii="Verdana" w:hAnsi="Verdana"/>
          <w:rPrChange w:id="12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12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Next, they see a car. The number plate says 358.</w:t>
      </w:r>
    </w:p>
    <w:p w14:paraId="0385051A" w14:textId="77777777" w:rsidR="0026708E" w:rsidRPr="00BF7253" w:rsidRDefault="0026708E" w:rsidP="007200E5">
      <w:pPr>
        <w:rPr>
          <w:rFonts w:ascii="Verdana" w:hAnsi="Verdana"/>
          <w:rPrChange w:id="12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2121656D" w14:textId="77777777" w:rsidR="0026708E" w:rsidRPr="00BF7253" w:rsidRDefault="0026708E" w:rsidP="007200E5">
      <w:pPr>
        <w:rPr>
          <w:rFonts w:ascii="Verdana" w:hAnsi="Verdana"/>
          <w:rPrChange w:id="13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13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They walk a little more and see a phone in a shop window.</w:t>
      </w:r>
    </w:p>
    <w:p w14:paraId="193CDC2B" w14:textId="77777777" w:rsidR="0026708E" w:rsidRPr="00BF7253" w:rsidRDefault="0026708E" w:rsidP="007200E5">
      <w:pPr>
        <w:rPr>
          <w:rFonts w:ascii="Verdana" w:hAnsi="Verdana"/>
          <w:rPrChange w:id="13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13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The price is 399 euros! “That’s a lot!” says Emma.</w:t>
      </w:r>
    </w:p>
    <w:p w14:paraId="4ED721BB" w14:textId="77777777" w:rsidR="0026708E" w:rsidRPr="00BF7253" w:rsidRDefault="0026708E" w:rsidP="007200E5">
      <w:pPr>
        <w:rPr>
          <w:rFonts w:ascii="Verdana" w:hAnsi="Verdana"/>
          <w:rPrChange w:id="13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2E35E10C" w14:textId="15D5DB5A" w:rsidR="0026708E" w:rsidRPr="00BF7253" w:rsidRDefault="0026708E" w:rsidP="007200E5">
      <w:pPr>
        <w:rPr>
          <w:rFonts w:ascii="Verdana" w:hAnsi="Verdana"/>
          <w:rPrChange w:id="13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13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Then Emma sees a door with the number 221</w:t>
      </w:r>
      <w:r w:rsidR="00D17C88" w:rsidRPr="00BF7253">
        <w:rPr>
          <w:rFonts w:ascii="Verdana" w:hAnsi="Verdana"/>
          <w:rPrChange w:id="13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-</w:t>
      </w:r>
      <w:r w:rsidRPr="00BF7253">
        <w:rPr>
          <w:rFonts w:ascii="Verdana" w:hAnsi="Verdana"/>
          <w:rPrChange w:id="13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B.</w:t>
      </w:r>
    </w:p>
    <w:p w14:paraId="6407423A" w14:textId="77777777" w:rsidR="0026708E" w:rsidRPr="00BF7253" w:rsidRDefault="0026708E" w:rsidP="007200E5">
      <w:pPr>
        <w:rPr>
          <w:rFonts w:ascii="Verdana" w:hAnsi="Verdana"/>
          <w:rPrChange w:id="13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14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She says, “Mum, Sherlock Holmes lives here!”</w:t>
      </w:r>
    </w:p>
    <w:p w14:paraId="0584A61B" w14:textId="77777777" w:rsidR="0026708E" w:rsidRPr="00BF7253" w:rsidRDefault="0026708E" w:rsidP="007200E5">
      <w:pPr>
        <w:rPr>
          <w:rFonts w:ascii="Verdana" w:hAnsi="Verdana"/>
          <w:rPrChange w:id="14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33D25C0D" w14:textId="0BD97E75" w:rsidR="00DD0B19" w:rsidRPr="00BF7253" w:rsidRDefault="00DD0B19" w:rsidP="007200E5">
      <w:pPr>
        <w:rPr>
          <w:rFonts w:ascii="Verdana" w:hAnsi="Verdana"/>
          <w:rPrChange w:id="14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14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Her mum smiles. “Yes, he was a famous detective!”</w:t>
      </w:r>
    </w:p>
    <w:p w14:paraId="65A7B392" w14:textId="77777777" w:rsidR="00DD0B19" w:rsidRPr="00BF7253" w:rsidRDefault="00DD0B19" w:rsidP="007200E5">
      <w:pPr>
        <w:rPr>
          <w:rFonts w:ascii="Verdana" w:hAnsi="Verdana"/>
          <w:rPrChange w:id="14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0BB12A62" w14:textId="2A0D2C9C" w:rsidR="0026708E" w:rsidRPr="00BF7253" w:rsidDel="007200E5" w:rsidRDefault="0026708E" w:rsidP="007200E5">
      <w:pPr>
        <w:rPr>
          <w:del w:id="145" w:author="Gareth Harding" w:date="2025-07-10T09:54:00Z" w16du:dateUtc="2025-07-10T07:54:00Z"/>
          <w:rFonts w:ascii="Verdana" w:hAnsi="Verdana"/>
          <w:rPrChange w:id="146" w:author="Gareth Harding" w:date="2025-07-09T11:30:00Z" w16du:dateUtc="2025-07-09T09:30:00Z">
            <w:rPr>
              <w:del w:id="147" w:author="Gareth Harding" w:date="2025-07-10T09:54:00Z" w16du:dateUtc="2025-07-10T07:54:00Z"/>
              <w:rFonts w:ascii="Verdana" w:hAnsi="Verdana"/>
              <w:lang w:val="es-ES"/>
            </w:rPr>
          </w:rPrChange>
        </w:rPr>
      </w:pPr>
    </w:p>
    <w:p w14:paraId="26B3A5FA" w14:textId="77777777" w:rsidR="0026708E" w:rsidRPr="00BF7253" w:rsidRDefault="0026708E" w:rsidP="007200E5">
      <w:pPr>
        <w:rPr>
          <w:rFonts w:ascii="Verdana" w:hAnsi="Verdana"/>
          <w:rPrChange w:id="14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14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Emma loves numbers. She wants to find more!</w:t>
      </w:r>
    </w:p>
    <w:p w14:paraId="31409F32" w14:textId="77777777" w:rsidR="00DD0B19" w:rsidRPr="009E0CD7" w:rsidRDefault="00DD0B19" w:rsidP="007200E5">
      <w:pPr>
        <w:rPr>
          <w:rFonts w:ascii="Verdana" w:hAnsi="Verdana"/>
        </w:rPr>
      </w:pPr>
    </w:p>
    <w:p w14:paraId="29559107" w14:textId="02FE6197" w:rsidR="00D278E0" w:rsidRPr="009E0CD7" w:rsidDel="007200E5" w:rsidRDefault="00D278E0" w:rsidP="007200E5">
      <w:pPr>
        <w:rPr>
          <w:del w:id="150" w:author="Gareth Harding" w:date="2025-07-10T09:54:00Z" w16du:dateUtc="2025-07-10T07:54:00Z"/>
          <w:rFonts w:ascii="Verdana" w:hAnsi="Verdana"/>
        </w:rPr>
      </w:pPr>
    </w:p>
    <w:p w14:paraId="244138DC" w14:textId="77777777" w:rsidR="00E2710C" w:rsidRPr="009E0CD7" w:rsidRDefault="00E2710C" w:rsidP="007200E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t>Comprehension Questions</w:t>
      </w:r>
    </w:p>
    <w:p w14:paraId="68446E1D" w14:textId="77777777" w:rsidR="00E2710C" w:rsidRPr="009E0CD7" w:rsidRDefault="00E2710C" w:rsidP="007200E5">
      <w:pPr>
        <w:rPr>
          <w:rFonts w:ascii="Verdana" w:hAnsi="Verdana"/>
        </w:rPr>
      </w:pPr>
    </w:p>
    <w:p w14:paraId="4B0FB03C" w14:textId="2F0111EE" w:rsidR="00D278E0" w:rsidRPr="009E0CD7" w:rsidDel="007200E5" w:rsidRDefault="00D278E0" w:rsidP="007200E5">
      <w:pPr>
        <w:rPr>
          <w:del w:id="151" w:author="Gareth Harding" w:date="2025-07-10T09:54:00Z" w16du:dateUtc="2025-07-10T07:54:00Z"/>
          <w:rFonts w:ascii="Verdana" w:hAnsi="Verdana"/>
        </w:rPr>
      </w:pPr>
    </w:p>
    <w:p w14:paraId="6A57DCCE" w14:textId="1DF398A5" w:rsidR="00D278E0" w:rsidRPr="007200E5" w:rsidRDefault="00D278E0">
      <w:pPr>
        <w:pStyle w:val="p1"/>
        <w:numPr>
          <w:ilvl w:val="0"/>
          <w:numId w:val="31"/>
        </w:numPr>
        <w:spacing w:before="0" w:beforeAutospacing="0" w:after="0" w:afterAutospacing="0"/>
        <w:rPr>
          <w:rFonts w:ascii="Verdana" w:hAnsi="Verdana"/>
          <w:b/>
          <w:bCs/>
        </w:rPr>
        <w:pPrChange w:id="152" w:author="Gareth Harding" w:date="2025-07-10T09:51:00Z" w16du:dateUtc="2025-07-10T07:51:00Z">
          <w:pPr>
            <w:pStyle w:val="Prrafodelista"/>
            <w:numPr>
              <w:numId w:val="10"/>
            </w:numPr>
            <w:ind w:hanging="360"/>
          </w:pPr>
        </w:pPrChange>
      </w:pPr>
      <w:proofErr w:type="spellStart"/>
      <w:r w:rsidRPr="009E0CD7">
        <w:rPr>
          <w:rFonts w:ascii="Verdana" w:hAnsi="Verdana"/>
          <w:b/>
          <w:bCs/>
        </w:rPr>
        <w:t>How</w:t>
      </w:r>
      <w:proofErr w:type="spellEnd"/>
      <w:r w:rsidRPr="009E0CD7">
        <w:rPr>
          <w:rFonts w:ascii="Verdana" w:hAnsi="Verdana"/>
          <w:b/>
          <w:bCs/>
        </w:rPr>
        <w:t xml:space="preserve"> </w:t>
      </w:r>
      <w:proofErr w:type="spellStart"/>
      <w:r w:rsidRPr="009E0CD7">
        <w:rPr>
          <w:rFonts w:ascii="Verdana" w:hAnsi="Verdana"/>
          <w:b/>
          <w:bCs/>
        </w:rPr>
        <w:t>old</w:t>
      </w:r>
      <w:proofErr w:type="spellEnd"/>
      <w:r w:rsidRPr="009E0CD7">
        <w:rPr>
          <w:rFonts w:ascii="Verdana" w:hAnsi="Verdana"/>
          <w:b/>
          <w:bCs/>
        </w:rPr>
        <w:t xml:space="preserve"> </w:t>
      </w:r>
      <w:proofErr w:type="spellStart"/>
      <w:r w:rsidRPr="009E0CD7">
        <w:rPr>
          <w:rFonts w:ascii="Verdana" w:hAnsi="Verdana"/>
          <w:b/>
          <w:bCs/>
        </w:rPr>
        <w:t>is</w:t>
      </w:r>
      <w:proofErr w:type="spellEnd"/>
      <w:r w:rsidRPr="009E0CD7">
        <w:rPr>
          <w:rFonts w:ascii="Verdana" w:hAnsi="Verdana"/>
          <w:b/>
          <w:bCs/>
        </w:rPr>
        <w:t xml:space="preserve"> Emma?</w:t>
      </w:r>
    </w:p>
    <w:p w14:paraId="47BEBDC7" w14:textId="77777777" w:rsidR="00D278E0" w:rsidRPr="009E0CD7" w:rsidRDefault="00D278E0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8 years old</w:t>
      </w:r>
    </w:p>
    <w:p w14:paraId="7B834731" w14:textId="77777777" w:rsidR="00D278E0" w:rsidRPr="009E0CD7" w:rsidRDefault="00D278E0" w:rsidP="007200E5">
      <w:pPr>
        <w:rPr>
          <w:rFonts w:ascii="Verdana" w:hAnsi="Verdana"/>
        </w:rPr>
      </w:pPr>
      <w:r w:rsidRPr="009E0CD7">
        <w:rPr>
          <w:rFonts w:ascii="Verdana" w:hAnsi="Verdana"/>
        </w:rPr>
        <w:t>5 years old</w:t>
      </w:r>
    </w:p>
    <w:p w14:paraId="764F2313" w14:textId="63686E03" w:rsidR="00D278E0" w:rsidRDefault="00D278E0" w:rsidP="007200E5">
      <w:pPr>
        <w:rPr>
          <w:ins w:id="153" w:author="Gareth Harding" w:date="2025-07-10T09:54:00Z" w16du:dateUtc="2025-07-10T07:54:00Z"/>
          <w:rFonts w:ascii="Verdana" w:hAnsi="Verdana"/>
        </w:rPr>
      </w:pPr>
      <w:r w:rsidRPr="009E0CD7">
        <w:rPr>
          <w:rFonts w:ascii="Verdana" w:hAnsi="Verdana"/>
        </w:rPr>
        <w:t>1</w:t>
      </w:r>
      <w:r w:rsidR="00D260C3" w:rsidRPr="009E0CD7">
        <w:rPr>
          <w:rFonts w:ascii="Verdana" w:hAnsi="Verdana"/>
        </w:rPr>
        <w:t>20</w:t>
      </w:r>
      <w:r w:rsidRPr="009E0CD7">
        <w:rPr>
          <w:rFonts w:ascii="Verdana" w:hAnsi="Verdana"/>
        </w:rPr>
        <w:t xml:space="preserve"> years old</w:t>
      </w:r>
    </w:p>
    <w:p w14:paraId="6989E88C" w14:textId="77777777" w:rsidR="007200E5" w:rsidRPr="009E0CD7" w:rsidRDefault="007200E5" w:rsidP="007200E5">
      <w:pPr>
        <w:rPr>
          <w:rFonts w:ascii="Verdana" w:hAnsi="Verdana"/>
        </w:rPr>
      </w:pPr>
    </w:p>
    <w:p w14:paraId="55018EE8" w14:textId="6903E21B" w:rsidR="00D278E0" w:rsidRPr="007200E5" w:rsidRDefault="00D278E0">
      <w:pPr>
        <w:pStyle w:val="p1"/>
        <w:numPr>
          <w:ilvl w:val="0"/>
          <w:numId w:val="31"/>
        </w:numPr>
        <w:spacing w:before="0" w:beforeAutospacing="0" w:after="0" w:afterAutospacing="0"/>
        <w:rPr>
          <w:rFonts w:ascii="Verdana" w:hAnsi="Verdana"/>
          <w:b/>
          <w:bCs/>
        </w:rPr>
        <w:pPrChange w:id="154" w:author="Gareth Harding" w:date="2025-07-10T09:51:00Z" w16du:dateUtc="2025-07-10T07:51:00Z">
          <w:pPr>
            <w:pStyle w:val="Prrafodelista"/>
            <w:numPr>
              <w:numId w:val="10"/>
            </w:numPr>
            <w:ind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155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Who goes for a walk with Emma?</w:t>
      </w:r>
    </w:p>
    <w:p w14:paraId="37D42FA0" w14:textId="77777777" w:rsidR="00D278E0" w:rsidRPr="009E0CD7" w:rsidRDefault="00D278E0" w:rsidP="007200E5">
      <w:pPr>
        <w:rPr>
          <w:rFonts w:ascii="Verdana" w:hAnsi="Verdana"/>
        </w:rPr>
      </w:pPr>
      <w:r w:rsidRPr="009E0CD7">
        <w:rPr>
          <w:rFonts w:ascii="Verdana" w:hAnsi="Verdana"/>
        </w:rPr>
        <w:t>Her dog</w:t>
      </w:r>
    </w:p>
    <w:p w14:paraId="6233E2B1" w14:textId="77777777" w:rsidR="00D278E0" w:rsidRPr="009E0CD7" w:rsidRDefault="00D278E0" w:rsidP="007200E5">
      <w:pPr>
        <w:rPr>
          <w:rFonts w:ascii="Verdana" w:hAnsi="Verdana"/>
        </w:rPr>
      </w:pPr>
      <w:r w:rsidRPr="009E0CD7">
        <w:rPr>
          <w:rFonts w:ascii="Verdana" w:hAnsi="Verdana"/>
        </w:rPr>
        <w:t>Her teacher</w:t>
      </w:r>
    </w:p>
    <w:p w14:paraId="7B8C8AC5" w14:textId="77777777" w:rsidR="00D278E0" w:rsidRDefault="00D278E0" w:rsidP="007200E5">
      <w:pPr>
        <w:rPr>
          <w:ins w:id="156" w:author="Gareth Harding" w:date="2025-07-10T09:54:00Z" w16du:dateUtc="2025-07-10T07:54:00Z"/>
          <w:rFonts w:ascii="Verdana" w:hAnsi="Verdana"/>
        </w:rPr>
      </w:pPr>
      <w:r w:rsidRPr="009E0CD7">
        <w:rPr>
          <w:rFonts w:ascii="Verdana" w:hAnsi="Verdana"/>
          <w:highlight w:val="yellow"/>
        </w:rPr>
        <w:t>Her mum</w:t>
      </w:r>
    </w:p>
    <w:p w14:paraId="18B4931E" w14:textId="77777777" w:rsidR="007200E5" w:rsidRPr="009E0CD7" w:rsidRDefault="007200E5" w:rsidP="007200E5">
      <w:pPr>
        <w:rPr>
          <w:rFonts w:ascii="Verdana" w:hAnsi="Verdana"/>
        </w:rPr>
      </w:pPr>
    </w:p>
    <w:p w14:paraId="59B4AC0A" w14:textId="1402E8AD" w:rsidR="00D278E0" w:rsidRPr="007200E5" w:rsidRDefault="00D278E0">
      <w:pPr>
        <w:pStyle w:val="p1"/>
        <w:numPr>
          <w:ilvl w:val="0"/>
          <w:numId w:val="31"/>
        </w:numPr>
        <w:spacing w:before="0" w:beforeAutospacing="0" w:after="0" w:afterAutospacing="0"/>
        <w:rPr>
          <w:rFonts w:ascii="Verdana" w:hAnsi="Verdana"/>
          <w:b/>
          <w:bCs/>
        </w:rPr>
        <w:pPrChange w:id="157" w:author="Gareth Harding" w:date="2025-07-10T09:51:00Z" w16du:dateUtc="2025-07-10T07:51:00Z">
          <w:pPr>
            <w:pStyle w:val="Prrafodelista"/>
            <w:numPr>
              <w:numId w:val="10"/>
            </w:numPr>
            <w:ind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158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number is on the building?</w:t>
      </w:r>
    </w:p>
    <w:p w14:paraId="0338DADF" w14:textId="77777777" w:rsidR="00D278E0" w:rsidRPr="009E0CD7" w:rsidRDefault="00D278E0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124</w:t>
      </w:r>
    </w:p>
    <w:p w14:paraId="37314B51" w14:textId="77777777" w:rsidR="00D278E0" w:rsidRPr="009E0CD7" w:rsidRDefault="00D278E0" w:rsidP="007200E5">
      <w:pPr>
        <w:rPr>
          <w:rFonts w:ascii="Verdana" w:hAnsi="Verdana"/>
        </w:rPr>
      </w:pPr>
      <w:r w:rsidRPr="009E0CD7">
        <w:rPr>
          <w:rFonts w:ascii="Verdana" w:hAnsi="Verdana"/>
        </w:rPr>
        <w:t>321</w:t>
      </w:r>
    </w:p>
    <w:p w14:paraId="79234601" w14:textId="77777777" w:rsidR="00D278E0" w:rsidRDefault="00D278E0" w:rsidP="007200E5">
      <w:pPr>
        <w:rPr>
          <w:ins w:id="159" w:author="Gareth Harding" w:date="2025-07-10T09:54:00Z" w16du:dateUtc="2025-07-10T07:54:00Z"/>
          <w:rFonts w:ascii="Verdana" w:hAnsi="Verdana"/>
        </w:rPr>
      </w:pPr>
      <w:r w:rsidRPr="009E0CD7">
        <w:rPr>
          <w:rFonts w:ascii="Verdana" w:hAnsi="Verdana"/>
        </w:rPr>
        <w:t>456</w:t>
      </w:r>
    </w:p>
    <w:p w14:paraId="65647AED" w14:textId="77777777" w:rsidR="007200E5" w:rsidRPr="009E0CD7" w:rsidRDefault="007200E5" w:rsidP="007200E5">
      <w:pPr>
        <w:rPr>
          <w:rFonts w:ascii="Verdana" w:hAnsi="Verdana"/>
        </w:rPr>
      </w:pPr>
    </w:p>
    <w:p w14:paraId="59419490" w14:textId="30085D65" w:rsidR="00D278E0" w:rsidRPr="00742B91" w:rsidDel="004500C8" w:rsidRDefault="00D278E0">
      <w:pPr>
        <w:pStyle w:val="p1"/>
        <w:numPr>
          <w:ilvl w:val="0"/>
          <w:numId w:val="31"/>
        </w:numPr>
        <w:spacing w:before="0" w:beforeAutospacing="0" w:after="0" w:afterAutospacing="0"/>
        <w:rPr>
          <w:moveFrom w:id="160" w:author="48105" w:date="2025-07-21T18:53:00Z" w16du:dateUtc="2025-07-21T16:53:00Z"/>
          <w:rFonts w:ascii="Verdana" w:hAnsi="Verdana"/>
          <w:b/>
          <w:bCs/>
        </w:rPr>
        <w:pPrChange w:id="161" w:author="Gareth Harding" w:date="2025-07-10T09:51:00Z" w16du:dateUtc="2025-07-10T07:51:00Z">
          <w:pPr>
            <w:pStyle w:val="Prrafodelista"/>
            <w:numPr>
              <w:numId w:val="10"/>
            </w:numPr>
            <w:ind w:hanging="360"/>
          </w:pPr>
        </w:pPrChange>
      </w:pPr>
      <w:moveFromRangeStart w:id="162" w:author="48105" w:date="2025-07-21T18:53:00Z" w:name="move204016413"/>
      <w:moveFrom w:id="163" w:author="48105" w:date="2025-07-21T18:53:00Z" w16du:dateUtc="2025-07-21T16:53:00Z">
        <w:r w:rsidRPr="007200E5" w:rsidDel="004500C8">
          <w:rPr>
            <w:rFonts w:ascii="Verdana" w:hAnsi="Verdana"/>
            <w:b/>
            <w:bCs/>
            <w:rPrChange w:id="164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t>What does the car number plate say?</w:t>
        </w:r>
      </w:moveFrom>
    </w:p>
    <w:p w14:paraId="43ED506C" w14:textId="60BD11C9" w:rsidR="00D278E0" w:rsidRPr="009E0CD7" w:rsidDel="004500C8" w:rsidRDefault="00D278E0" w:rsidP="007200E5">
      <w:pPr>
        <w:rPr>
          <w:moveFrom w:id="165" w:author="48105" w:date="2025-07-21T18:53:00Z" w16du:dateUtc="2025-07-21T16:53:00Z"/>
          <w:rFonts w:ascii="Verdana" w:hAnsi="Verdana"/>
        </w:rPr>
      </w:pPr>
      <w:moveFrom w:id="166" w:author="48105" w:date="2025-07-21T18:53:00Z" w16du:dateUtc="2025-07-21T16:53:00Z">
        <w:r w:rsidRPr="009E0CD7" w:rsidDel="004500C8">
          <w:rPr>
            <w:rFonts w:ascii="Verdana" w:hAnsi="Verdana"/>
            <w:highlight w:val="yellow"/>
          </w:rPr>
          <w:t>358</w:t>
        </w:r>
      </w:moveFrom>
    </w:p>
    <w:p w14:paraId="02331F99" w14:textId="15C121C4" w:rsidR="00D278E0" w:rsidRPr="009E0CD7" w:rsidDel="004500C8" w:rsidRDefault="00D278E0" w:rsidP="007200E5">
      <w:pPr>
        <w:rPr>
          <w:moveFrom w:id="167" w:author="48105" w:date="2025-07-21T18:53:00Z" w16du:dateUtc="2025-07-21T16:53:00Z"/>
          <w:rFonts w:ascii="Verdana" w:hAnsi="Verdana"/>
        </w:rPr>
      </w:pPr>
      <w:moveFrom w:id="168" w:author="48105" w:date="2025-07-21T18:53:00Z" w16du:dateUtc="2025-07-21T16:53:00Z">
        <w:r w:rsidRPr="009E0CD7" w:rsidDel="004500C8">
          <w:rPr>
            <w:rFonts w:ascii="Verdana" w:hAnsi="Verdana"/>
          </w:rPr>
          <w:t>583</w:t>
        </w:r>
      </w:moveFrom>
    </w:p>
    <w:p w14:paraId="7E4FD452" w14:textId="0331FFD5" w:rsidR="00D278E0" w:rsidDel="004500C8" w:rsidRDefault="00D278E0" w:rsidP="007200E5">
      <w:pPr>
        <w:rPr>
          <w:ins w:id="169" w:author="Gareth Harding" w:date="2025-07-10T09:54:00Z" w16du:dateUtc="2025-07-10T07:54:00Z"/>
          <w:moveFrom w:id="170" w:author="48105" w:date="2025-07-21T18:53:00Z" w16du:dateUtc="2025-07-21T16:53:00Z"/>
          <w:rFonts w:ascii="Verdana" w:hAnsi="Verdana"/>
        </w:rPr>
      </w:pPr>
      <w:moveFrom w:id="171" w:author="48105" w:date="2025-07-21T18:53:00Z" w16du:dateUtc="2025-07-21T16:53:00Z">
        <w:r w:rsidRPr="009E0CD7" w:rsidDel="004500C8">
          <w:rPr>
            <w:rFonts w:ascii="Verdana" w:hAnsi="Verdana"/>
          </w:rPr>
          <w:t>835</w:t>
        </w:r>
      </w:moveFrom>
    </w:p>
    <w:moveFromRangeEnd w:id="162"/>
    <w:p w14:paraId="2D08BF30" w14:textId="77777777" w:rsidR="007200E5" w:rsidRPr="009E0CD7" w:rsidRDefault="007200E5" w:rsidP="007200E5">
      <w:pPr>
        <w:rPr>
          <w:rFonts w:ascii="Verdana" w:hAnsi="Verdana"/>
        </w:rPr>
      </w:pPr>
    </w:p>
    <w:p w14:paraId="57541696" w14:textId="7005A3BC" w:rsidR="00D278E0" w:rsidRPr="004500C8" w:rsidRDefault="00D278E0">
      <w:pPr>
        <w:pStyle w:val="p1"/>
        <w:numPr>
          <w:ilvl w:val="0"/>
          <w:numId w:val="31"/>
        </w:numPr>
        <w:spacing w:before="0" w:beforeAutospacing="0" w:after="0" w:afterAutospacing="0"/>
        <w:rPr>
          <w:rFonts w:ascii="Verdana" w:hAnsi="Verdana"/>
          <w:b/>
          <w:bCs/>
        </w:rPr>
        <w:pPrChange w:id="172" w:author="48105" w:date="2025-07-21T18:52:00Z" w16du:dateUtc="2025-07-21T16:52:00Z">
          <w:pPr>
            <w:pStyle w:val="Prrafodelista"/>
            <w:numPr>
              <w:numId w:val="10"/>
            </w:numPr>
            <w:ind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173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How much does the phone cost?</w:t>
      </w:r>
    </w:p>
    <w:p w14:paraId="4FF34C30" w14:textId="77777777" w:rsidR="00D278E0" w:rsidRPr="009E0CD7" w:rsidRDefault="00D278E0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399 euros</w:t>
      </w:r>
    </w:p>
    <w:p w14:paraId="43BEA328" w14:textId="21A10035" w:rsidR="00D278E0" w:rsidRPr="009E0CD7" w:rsidRDefault="00D260C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2</w:t>
      </w:r>
      <w:r w:rsidR="00D278E0" w:rsidRPr="009E0CD7">
        <w:rPr>
          <w:rFonts w:ascii="Verdana" w:hAnsi="Verdana"/>
        </w:rPr>
        <w:t>99 euros</w:t>
      </w:r>
    </w:p>
    <w:p w14:paraId="03860795" w14:textId="77777777" w:rsidR="00D278E0" w:rsidRDefault="00D278E0" w:rsidP="007200E5">
      <w:pPr>
        <w:rPr>
          <w:ins w:id="174" w:author="48105" w:date="2025-07-21T18:53:00Z" w16du:dateUtc="2025-07-21T16:53:00Z"/>
          <w:rFonts w:ascii="Verdana" w:hAnsi="Verdana"/>
        </w:rPr>
      </w:pPr>
      <w:r w:rsidRPr="009E0CD7">
        <w:rPr>
          <w:rFonts w:ascii="Verdana" w:hAnsi="Verdana"/>
        </w:rPr>
        <w:t>10 million euros</w:t>
      </w:r>
    </w:p>
    <w:p w14:paraId="3ED5A208" w14:textId="77777777" w:rsidR="004500C8" w:rsidRDefault="004500C8" w:rsidP="007200E5">
      <w:pPr>
        <w:rPr>
          <w:ins w:id="175" w:author="48105" w:date="2025-07-21T18:53:00Z" w16du:dateUtc="2025-07-21T16:53:00Z"/>
          <w:rFonts w:ascii="Verdana" w:hAnsi="Verdana"/>
        </w:rPr>
      </w:pPr>
    </w:p>
    <w:p w14:paraId="5CFD4549" w14:textId="77777777" w:rsidR="004500C8" w:rsidRPr="00742B91" w:rsidRDefault="004500C8" w:rsidP="004500C8">
      <w:pPr>
        <w:pStyle w:val="p1"/>
        <w:numPr>
          <w:ilvl w:val="0"/>
          <w:numId w:val="31"/>
        </w:numPr>
        <w:spacing w:before="0" w:beforeAutospacing="0" w:after="0" w:afterAutospacing="0"/>
        <w:rPr>
          <w:moveTo w:id="176" w:author="48105" w:date="2025-07-21T18:53:00Z" w16du:dateUtc="2025-07-21T16:53:00Z"/>
          <w:rFonts w:ascii="Verdana" w:hAnsi="Verdana"/>
          <w:b/>
          <w:bCs/>
        </w:rPr>
      </w:pPr>
      <w:moveToRangeStart w:id="177" w:author="48105" w:date="2025-07-21T18:53:00Z" w:name="move204016413"/>
      <w:moveTo w:id="178" w:author="48105" w:date="2025-07-21T18:53:00Z" w16du:dateUtc="2025-07-21T16:53:00Z">
        <w:r w:rsidRPr="007A4A67">
          <w:rPr>
            <w:rFonts w:ascii="Verdana" w:hAnsi="Verdana"/>
            <w:b/>
            <w:bCs/>
            <w:lang w:val="en-GB"/>
          </w:rPr>
          <w:t>What does the car number plate say?</w:t>
        </w:r>
      </w:moveTo>
    </w:p>
    <w:p w14:paraId="7B57E16D" w14:textId="77777777" w:rsidR="004500C8" w:rsidRPr="009E0CD7" w:rsidRDefault="004500C8" w:rsidP="004500C8">
      <w:pPr>
        <w:rPr>
          <w:moveTo w:id="179" w:author="48105" w:date="2025-07-21T18:53:00Z" w16du:dateUtc="2025-07-21T16:53:00Z"/>
          <w:rFonts w:ascii="Verdana" w:hAnsi="Verdana"/>
        </w:rPr>
      </w:pPr>
      <w:moveTo w:id="180" w:author="48105" w:date="2025-07-21T18:53:00Z" w16du:dateUtc="2025-07-21T16:53:00Z">
        <w:r w:rsidRPr="009E0CD7">
          <w:rPr>
            <w:rFonts w:ascii="Verdana" w:hAnsi="Verdana"/>
            <w:highlight w:val="yellow"/>
          </w:rPr>
          <w:t>358</w:t>
        </w:r>
      </w:moveTo>
    </w:p>
    <w:p w14:paraId="756FFF9E" w14:textId="77777777" w:rsidR="004500C8" w:rsidRPr="009E0CD7" w:rsidRDefault="004500C8" w:rsidP="004500C8">
      <w:pPr>
        <w:rPr>
          <w:moveTo w:id="181" w:author="48105" w:date="2025-07-21T18:53:00Z" w16du:dateUtc="2025-07-21T16:53:00Z"/>
          <w:rFonts w:ascii="Verdana" w:hAnsi="Verdana"/>
        </w:rPr>
      </w:pPr>
      <w:moveTo w:id="182" w:author="48105" w:date="2025-07-21T18:53:00Z" w16du:dateUtc="2025-07-21T16:53:00Z">
        <w:r w:rsidRPr="009E0CD7">
          <w:rPr>
            <w:rFonts w:ascii="Verdana" w:hAnsi="Verdana"/>
          </w:rPr>
          <w:t>583</w:t>
        </w:r>
      </w:moveTo>
    </w:p>
    <w:p w14:paraId="64AE3553" w14:textId="77777777" w:rsidR="004500C8" w:rsidRDefault="004500C8" w:rsidP="004500C8">
      <w:pPr>
        <w:rPr>
          <w:moveTo w:id="183" w:author="48105" w:date="2025-07-21T18:53:00Z" w16du:dateUtc="2025-07-21T16:53:00Z"/>
          <w:rFonts w:ascii="Verdana" w:hAnsi="Verdana"/>
        </w:rPr>
      </w:pPr>
      <w:moveTo w:id="184" w:author="48105" w:date="2025-07-21T18:53:00Z" w16du:dateUtc="2025-07-21T16:53:00Z">
        <w:r w:rsidRPr="009E0CD7">
          <w:rPr>
            <w:rFonts w:ascii="Verdana" w:hAnsi="Verdana"/>
          </w:rPr>
          <w:t>835</w:t>
        </w:r>
      </w:moveTo>
    </w:p>
    <w:moveToRangeEnd w:id="177"/>
    <w:p w14:paraId="715A5F36" w14:textId="77777777" w:rsidR="004500C8" w:rsidDel="004500C8" w:rsidRDefault="004500C8" w:rsidP="007200E5">
      <w:pPr>
        <w:rPr>
          <w:ins w:id="185" w:author="Gareth Harding" w:date="2025-07-10T09:54:00Z" w16du:dateUtc="2025-07-10T07:54:00Z"/>
          <w:del w:id="186" w:author="48105" w:date="2025-07-21T18:53:00Z" w16du:dateUtc="2025-07-21T16:53:00Z"/>
          <w:rFonts w:ascii="Verdana" w:hAnsi="Verdana"/>
        </w:rPr>
      </w:pPr>
    </w:p>
    <w:p w14:paraId="0CD3C98F" w14:textId="77777777" w:rsidR="007200E5" w:rsidRPr="009E0CD7" w:rsidRDefault="007200E5" w:rsidP="007200E5">
      <w:pPr>
        <w:rPr>
          <w:rFonts w:ascii="Verdana" w:hAnsi="Verdana"/>
        </w:rPr>
      </w:pPr>
    </w:p>
    <w:p w14:paraId="42FE95E2" w14:textId="1F6C3390" w:rsidR="00D278E0" w:rsidRPr="004500C8" w:rsidRDefault="00D278E0">
      <w:pPr>
        <w:pStyle w:val="p1"/>
        <w:numPr>
          <w:ilvl w:val="0"/>
          <w:numId w:val="31"/>
        </w:numPr>
        <w:spacing w:before="0" w:beforeAutospacing="0" w:after="0" w:afterAutospacing="0"/>
        <w:rPr>
          <w:rFonts w:ascii="Verdana" w:hAnsi="Verdana"/>
          <w:b/>
          <w:bCs/>
        </w:rPr>
        <w:pPrChange w:id="187" w:author="48105" w:date="2025-07-21T18:52:00Z" w16du:dateUtc="2025-07-21T16:52:00Z">
          <w:pPr>
            <w:pStyle w:val="Prrafodelista"/>
            <w:numPr>
              <w:numId w:val="10"/>
            </w:numPr>
            <w:ind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188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 xml:space="preserve">Sherlock Holmes lives </w:t>
      </w:r>
      <w:r w:rsidR="0007431C" w:rsidRPr="007200E5">
        <w:rPr>
          <w:rFonts w:ascii="Verdana" w:hAnsi="Verdana"/>
          <w:b/>
          <w:bCs/>
          <w:lang w:val="en-GB"/>
          <w:rPrChange w:id="189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at 221-</w:t>
      </w:r>
      <w:ins w:id="190" w:author="48105" w:date="2025-07-21T18:54:00Z" w16du:dateUtc="2025-07-21T16:54:00Z">
        <w:r w:rsidR="004500C8">
          <w:rPr>
            <w:rFonts w:ascii="Verdana" w:hAnsi="Verdana"/>
            <w:b/>
            <w:bCs/>
            <w:lang w:val="en-GB"/>
          </w:rPr>
          <w:t>B</w:t>
        </w:r>
      </w:ins>
      <w:del w:id="191" w:author="48105" w:date="2025-07-21T18:54:00Z" w16du:dateUtc="2025-07-21T16:54:00Z">
        <w:r w:rsidR="0007431C" w:rsidRPr="007200E5" w:rsidDel="004500C8">
          <w:rPr>
            <w:rFonts w:ascii="Verdana" w:hAnsi="Verdana"/>
            <w:b/>
            <w:bCs/>
            <w:lang w:val="en-GB"/>
            <w:rPrChange w:id="192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delText>C</w:delText>
        </w:r>
      </w:del>
      <w:r w:rsidRPr="007200E5">
        <w:rPr>
          <w:rFonts w:ascii="Verdana" w:hAnsi="Verdana"/>
          <w:b/>
          <w:bCs/>
          <w:lang w:val="en-GB"/>
          <w:rPrChange w:id="193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.</w:t>
      </w:r>
    </w:p>
    <w:p w14:paraId="3BC8C5C2" w14:textId="77777777" w:rsidR="00D278E0" w:rsidRPr="009E0CD7" w:rsidRDefault="00D278E0" w:rsidP="007200E5">
      <w:pPr>
        <w:rPr>
          <w:rFonts w:ascii="Verdana" w:hAnsi="Verdana"/>
        </w:rPr>
      </w:pPr>
      <w:r w:rsidRPr="004500C8">
        <w:rPr>
          <w:rFonts w:ascii="Verdana" w:hAnsi="Verdana"/>
          <w:highlight w:val="yellow"/>
          <w:rPrChange w:id="194" w:author="48105" w:date="2025-07-21T18:54:00Z" w16du:dateUtc="2025-07-21T16:54:00Z">
            <w:rPr>
              <w:rFonts w:ascii="Verdana" w:hAnsi="Verdana"/>
            </w:rPr>
          </w:rPrChange>
        </w:rPr>
        <w:t>True</w:t>
      </w:r>
    </w:p>
    <w:p w14:paraId="054ADDDD" w14:textId="20578855" w:rsidR="00D278E0" w:rsidRPr="009E0CD7" w:rsidRDefault="00D278E0" w:rsidP="007200E5">
      <w:pPr>
        <w:rPr>
          <w:rFonts w:ascii="Verdana" w:hAnsi="Verdana"/>
        </w:rPr>
      </w:pPr>
      <w:r w:rsidRPr="004500C8">
        <w:rPr>
          <w:rFonts w:ascii="Verdana" w:hAnsi="Verdana"/>
          <w:rPrChange w:id="195" w:author="48105" w:date="2025-07-21T18:54:00Z" w16du:dateUtc="2025-07-21T16:54:00Z">
            <w:rPr>
              <w:rFonts w:ascii="Verdana" w:hAnsi="Verdana"/>
              <w:highlight w:val="yellow"/>
            </w:rPr>
          </w:rPrChange>
        </w:rPr>
        <w:t>False</w:t>
      </w:r>
    </w:p>
    <w:p w14:paraId="1254EAA4" w14:textId="77777777" w:rsidR="00E2747B" w:rsidRPr="009E0CD7" w:rsidRDefault="00E2747B" w:rsidP="007200E5">
      <w:pPr>
        <w:rPr>
          <w:rFonts w:ascii="Verdana" w:hAnsi="Verdana"/>
        </w:rPr>
      </w:pPr>
    </w:p>
    <w:p w14:paraId="6DCFD725" w14:textId="77777777" w:rsidR="00E2747B" w:rsidRPr="009E0CD7" w:rsidRDefault="00E2747B" w:rsidP="007200E5">
      <w:pPr>
        <w:rPr>
          <w:rFonts w:ascii="Verdana" w:hAnsi="Verdana"/>
        </w:rPr>
      </w:pPr>
    </w:p>
    <w:p w14:paraId="6D023758" w14:textId="77777777" w:rsidR="00E2747B" w:rsidRPr="009E0CD7" w:rsidRDefault="00E2747B">
      <w:pPr>
        <w:pStyle w:val="Prrafodelista"/>
        <w:numPr>
          <w:ilvl w:val="0"/>
          <w:numId w:val="9"/>
        </w:numPr>
        <w:adjustRightInd w:val="0"/>
        <w:snapToGrid w:val="0"/>
        <w:ind w:left="426" w:hanging="426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196" w:author="Gareth Harding" w:date="2025-07-10T09:55:00Z" w16du:dateUtc="2025-07-10T07:55:00Z">
          <w:pPr>
            <w:pStyle w:val="Prrafodelista"/>
            <w:numPr>
              <w:numId w:val="9"/>
            </w:numPr>
            <w:adjustRightInd w:val="0"/>
            <w:snapToGrid w:val="0"/>
            <w:ind w:left="1080" w:hanging="360"/>
          </w:pPr>
        </w:pPrChange>
      </w:pPr>
      <w:r w:rsidRPr="009E0CD7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Luna and the Four Seasons</w:t>
      </w:r>
    </w:p>
    <w:p w14:paraId="091213F2" w14:textId="77777777" w:rsidR="00E2747B" w:rsidRPr="009E0CD7" w:rsidRDefault="00E2747B">
      <w:pPr>
        <w:pStyle w:val="p2"/>
        <w:spacing w:before="0" w:beforeAutospacing="0" w:after="0" w:afterAutospacing="0"/>
        <w:rPr>
          <w:rFonts w:ascii="Verdana" w:hAnsi="Verdana"/>
        </w:rPr>
        <w:pPrChange w:id="197" w:author="Gareth Harding" w:date="2025-07-10T09:51:00Z" w16du:dateUtc="2025-07-10T07:51:00Z">
          <w:pPr>
            <w:pStyle w:val="p2"/>
          </w:pPr>
        </w:pPrChange>
      </w:pPr>
    </w:p>
    <w:p w14:paraId="1593F0D3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198" w:author="Gareth Harding" w:date="2025-07-09T11:30:00Z" w16du:dateUtc="2025-07-09T09:30:00Z">
            <w:rPr>
              <w:rFonts w:ascii="Verdana" w:hAnsi="Verdana"/>
            </w:rPr>
          </w:rPrChange>
        </w:rPr>
        <w:pPrChange w:id="199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200" w:author="Gareth Harding" w:date="2025-07-09T11:30:00Z" w16du:dateUtc="2025-07-09T09:30:00Z">
            <w:rPr>
              <w:rFonts w:ascii="Verdana" w:hAnsi="Verdana"/>
            </w:rPr>
          </w:rPrChange>
        </w:rPr>
        <w:t xml:space="preserve">Luna is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01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9 years old</w:t>
      </w:r>
      <w:r w:rsidRPr="00BF7253">
        <w:rPr>
          <w:rFonts w:ascii="Verdana" w:hAnsi="Verdana"/>
          <w:lang w:val="en-GB"/>
          <w:rPrChange w:id="202" w:author="Gareth Harding" w:date="2025-07-09T11:30:00Z" w16du:dateUtc="2025-07-09T09:30:00Z">
            <w:rPr>
              <w:rFonts w:ascii="Verdana" w:hAnsi="Verdana"/>
            </w:rPr>
          </w:rPrChange>
        </w:rPr>
        <w:t>. She loves the weather!</w:t>
      </w:r>
    </w:p>
    <w:p w14:paraId="678A942F" w14:textId="77777777" w:rsidR="00E2747B" w:rsidRPr="00BF7253" w:rsidRDefault="00E2747B">
      <w:pPr>
        <w:pStyle w:val="p2"/>
        <w:spacing w:before="0" w:beforeAutospacing="0" w:after="0" w:afterAutospacing="0"/>
        <w:rPr>
          <w:rFonts w:ascii="Verdana" w:hAnsi="Verdana"/>
          <w:lang w:val="en-GB"/>
          <w:rPrChange w:id="203" w:author="Gareth Harding" w:date="2025-07-09T11:30:00Z" w16du:dateUtc="2025-07-09T09:30:00Z">
            <w:rPr>
              <w:rFonts w:ascii="Verdana" w:hAnsi="Verdana"/>
            </w:rPr>
          </w:rPrChange>
        </w:rPr>
        <w:pPrChange w:id="204" w:author="Gareth Harding" w:date="2025-07-10T09:51:00Z" w16du:dateUtc="2025-07-10T07:51:00Z">
          <w:pPr>
            <w:pStyle w:val="p2"/>
          </w:pPr>
        </w:pPrChange>
      </w:pPr>
    </w:p>
    <w:p w14:paraId="4A63BE7E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05" w:author="Gareth Harding" w:date="2025-07-09T11:30:00Z" w16du:dateUtc="2025-07-09T09:30:00Z">
            <w:rPr>
              <w:rFonts w:ascii="Verdana" w:hAnsi="Verdana"/>
            </w:rPr>
          </w:rPrChange>
        </w:rPr>
        <w:pPrChange w:id="206" w:author="Gareth Harding" w:date="2025-07-10T09:51:00Z" w16du:dateUtc="2025-07-10T07:51:00Z">
          <w:pPr>
            <w:pStyle w:val="p3"/>
          </w:pPr>
        </w:pPrChange>
      </w:pPr>
      <w:r w:rsidRPr="009E0CD7">
        <w:rPr>
          <w:rFonts w:ascii="Apple Color Emoji" w:hAnsi="Apple Color Emoji" w:cs="Apple Color Emoji"/>
        </w:rPr>
        <w:t>🌸</w:t>
      </w:r>
      <w:r w:rsidRPr="00BF7253">
        <w:rPr>
          <w:rFonts w:ascii="Verdana" w:hAnsi="Verdana"/>
          <w:lang w:val="en-GB"/>
          <w:rPrChange w:id="207" w:author="Gareth Harding" w:date="2025-07-09T11:30:00Z" w16du:dateUtc="2025-07-09T09:30:00Z">
            <w:rPr>
              <w:rFonts w:ascii="Verdana" w:hAnsi="Verdana"/>
            </w:rPr>
          </w:rPrChange>
        </w:rPr>
        <w:t xml:space="preserve">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08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In spring</w:t>
      </w:r>
      <w:r w:rsidRPr="00BF7253">
        <w:rPr>
          <w:rFonts w:ascii="Verdana" w:hAnsi="Verdana"/>
          <w:lang w:val="en-GB"/>
          <w:rPrChange w:id="209" w:author="Gareth Harding" w:date="2025-07-09T11:30:00Z" w16du:dateUtc="2025-07-09T09:30:00Z">
            <w:rPr>
              <w:rFonts w:ascii="Verdana" w:hAnsi="Verdana"/>
            </w:rPr>
          </w:rPrChange>
        </w:rPr>
        <w:t>, she sees flowers and butterflies.</w:t>
      </w:r>
    </w:p>
    <w:p w14:paraId="6F8FC56E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10" w:author="Gareth Harding" w:date="2025-07-09T11:30:00Z" w16du:dateUtc="2025-07-09T09:30:00Z">
            <w:rPr>
              <w:rFonts w:ascii="Verdana" w:hAnsi="Verdana"/>
            </w:rPr>
          </w:rPrChange>
        </w:rPr>
        <w:pPrChange w:id="211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212" w:author="Gareth Harding" w:date="2025-07-09T11:30:00Z" w16du:dateUtc="2025-07-09T09:30:00Z">
            <w:rPr>
              <w:rFonts w:ascii="Verdana" w:hAnsi="Verdana"/>
            </w:rPr>
          </w:rPrChange>
        </w:rPr>
        <w:t xml:space="preserve">“It’s spring!” says Luna. “It’s sunny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13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but</w:t>
      </w:r>
      <w:r w:rsidRPr="00BF7253">
        <w:rPr>
          <w:rFonts w:ascii="Verdana" w:hAnsi="Verdana"/>
          <w:lang w:val="en-GB"/>
          <w:rPrChange w:id="214" w:author="Gareth Harding" w:date="2025-07-09T11:30:00Z" w16du:dateUtc="2025-07-09T09:30:00Z">
            <w:rPr>
              <w:rFonts w:ascii="Verdana" w:hAnsi="Verdana"/>
            </w:rPr>
          </w:rPrChange>
        </w:rPr>
        <w:t xml:space="preserve"> also rainy!”</w:t>
      </w:r>
    </w:p>
    <w:p w14:paraId="79960F1C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15" w:author="Gareth Harding" w:date="2025-07-09T11:30:00Z" w16du:dateUtc="2025-07-09T09:30:00Z">
            <w:rPr>
              <w:rFonts w:ascii="Verdana" w:hAnsi="Verdana"/>
            </w:rPr>
          </w:rPrChange>
        </w:rPr>
        <w:pPrChange w:id="216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217" w:author="Gareth Harding" w:date="2025-07-09T11:30:00Z" w16du:dateUtc="2025-07-09T09:30:00Z">
            <w:rPr>
              <w:rFonts w:ascii="Verdana" w:hAnsi="Verdana"/>
            </w:rPr>
          </w:rPrChange>
        </w:rPr>
        <w:t xml:space="preserve">She wears her boots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18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and</w:t>
      </w:r>
      <w:r w:rsidRPr="00BF7253">
        <w:rPr>
          <w:rFonts w:ascii="Verdana" w:hAnsi="Verdana"/>
          <w:lang w:val="en-GB"/>
          <w:rPrChange w:id="219" w:author="Gareth Harding" w:date="2025-07-09T11:30:00Z" w16du:dateUtc="2025-07-09T09:30:00Z">
            <w:rPr>
              <w:rFonts w:ascii="Verdana" w:hAnsi="Verdana"/>
            </w:rPr>
          </w:rPrChange>
        </w:rPr>
        <w:t xml:space="preserve"> jumps in puddles.</w:t>
      </w:r>
    </w:p>
    <w:p w14:paraId="0CCE92A5" w14:textId="77777777" w:rsidR="00E2747B" w:rsidRPr="00BF7253" w:rsidRDefault="00E2747B">
      <w:pPr>
        <w:pStyle w:val="p2"/>
        <w:spacing w:before="0" w:beforeAutospacing="0" w:after="0" w:afterAutospacing="0"/>
        <w:rPr>
          <w:rFonts w:ascii="Verdana" w:hAnsi="Verdana"/>
          <w:lang w:val="en-GB"/>
          <w:rPrChange w:id="220" w:author="Gareth Harding" w:date="2025-07-09T11:30:00Z" w16du:dateUtc="2025-07-09T09:30:00Z">
            <w:rPr>
              <w:rFonts w:ascii="Verdana" w:hAnsi="Verdana"/>
            </w:rPr>
          </w:rPrChange>
        </w:rPr>
        <w:pPrChange w:id="221" w:author="Gareth Harding" w:date="2025-07-10T09:51:00Z" w16du:dateUtc="2025-07-10T07:51:00Z">
          <w:pPr>
            <w:pStyle w:val="p2"/>
          </w:pPr>
        </w:pPrChange>
      </w:pPr>
    </w:p>
    <w:p w14:paraId="6BDC85F3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22" w:author="Gareth Harding" w:date="2025-07-09T11:30:00Z" w16du:dateUtc="2025-07-09T09:30:00Z">
            <w:rPr>
              <w:rFonts w:ascii="Verdana" w:hAnsi="Verdana"/>
            </w:rPr>
          </w:rPrChange>
        </w:rPr>
        <w:pPrChange w:id="223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Apple Color Emoji" w:hAnsi="Apple Color Emoji" w:cs="Apple Color Emoji"/>
          <w:lang w:val="en-GB"/>
          <w:rPrChange w:id="224" w:author="Gareth Harding" w:date="2025-07-09T11:30:00Z" w16du:dateUtc="2025-07-09T09:30:00Z">
            <w:rPr>
              <w:rFonts w:ascii="Apple Color Emoji" w:hAnsi="Apple Color Emoji" w:cs="Apple Color Emoji"/>
            </w:rPr>
          </w:rPrChange>
        </w:rPr>
        <w:t>☀</w:t>
      </w:r>
      <w:r w:rsidRPr="009E0CD7">
        <w:rPr>
          <w:rFonts w:ascii="Apple Color Emoji" w:hAnsi="Apple Color Emoji" w:cs="Apple Color Emoji"/>
        </w:rPr>
        <w:t>️</w:t>
      </w:r>
      <w:r w:rsidRPr="00BF7253">
        <w:rPr>
          <w:rFonts w:ascii="Verdana" w:hAnsi="Verdana"/>
          <w:lang w:val="en-GB"/>
          <w:rPrChange w:id="225" w:author="Gareth Harding" w:date="2025-07-09T11:30:00Z" w16du:dateUtc="2025-07-09T09:30:00Z">
            <w:rPr>
              <w:rFonts w:ascii="Verdana" w:hAnsi="Verdana"/>
            </w:rPr>
          </w:rPrChange>
        </w:rPr>
        <w:t xml:space="preserve">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26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In summer</w:t>
      </w:r>
      <w:r w:rsidRPr="00BF7253">
        <w:rPr>
          <w:rFonts w:ascii="Verdana" w:hAnsi="Verdana"/>
          <w:lang w:val="en-GB"/>
          <w:rPrChange w:id="227" w:author="Gareth Harding" w:date="2025-07-09T11:30:00Z" w16du:dateUtc="2025-07-09T09:30:00Z">
            <w:rPr>
              <w:rFonts w:ascii="Verdana" w:hAnsi="Verdana"/>
            </w:rPr>
          </w:rPrChange>
        </w:rPr>
        <w:t xml:space="preserve">, Luna eats ice cream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28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and</w:t>
      </w:r>
      <w:r w:rsidRPr="00BF7253">
        <w:rPr>
          <w:rFonts w:ascii="Verdana" w:hAnsi="Verdana"/>
          <w:lang w:val="en-GB"/>
          <w:rPrChange w:id="229" w:author="Gareth Harding" w:date="2025-07-09T11:30:00Z" w16du:dateUtc="2025-07-09T09:30:00Z">
            <w:rPr>
              <w:rFonts w:ascii="Verdana" w:hAnsi="Verdana"/>
            </w:rPr>
          </w:rPrChange>
        </w:rPr>
        <w:t xml:space="preserve"> swims in the pool.</w:t>
      </w:r>
    </w:p>
    <w:p w14:paraId="060BBC75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30" w:author="Gareth Harding" w:date="2025-07-09T11:30:00Z" w16du:dateUtc="2025-07-09T09:30:00Z">
            <w:rPr>
              <w:rFonts w:ascii="Verdana" w:hAnsi="Verdana"/>
            </w:rPr>
          </w:rPrChange>
        </w:rPr>
        <w:pPrChange w:id="231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232" w:author="Gareth Harding" w:date="2025-07-09T11:30:00Z" w16du:dateUtc="2025-07-09T09:30:00Z">
            <w:rPr>
              <w:rFonts w:ascii="Verdana" w:hAnsi="Verdana"/>
            </w:rPr>
          </w:rPrChange>
        </w:rPr>
        <w:t>“It’s hot today!” she says. “Let’s go to the beach!”</w:t>
      </w:r>
    </w:p>
    <w:p w14:paraId="0B498DAE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33" w:author="Gareth Harding" w:date="2025-07-09T11:30:00Z" w16du:dateUtc="2025-07-09T09:30:00Z">
            <w:rPr>
              <w:rFonts w:ascii="Verdana" w:hAnsi="Verdana"/>
            </w:rPr>
          </w:rPrChange>
        </w:rPr>
        <w:pPrChange w:id="234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235" w:author="Gareth Harding" w:date="2025-07-09T11:30:00Z" w16du:dateUtc="2025-07-09T09:30:00Z">
            <w:rPr>
              <w:rFonts w:ascii="Verdana" w:hAnsi="Verdana"/>
            </w:rPr>
          </w:rPrChange>
        </w:rPr>
        <w:t xml:space="preserve">She wears her sunglasses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36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and</w:t>
      </w:r>
      <w:r w:rsidRPr="00BF7253">
        <w:rPr>
          <w:rFonts w:ascii="Verdana" w:hAnsi="Verdana"/>
          <w:lang w:val="en-GB"/>
          <w:rPrChange w:id="237" w:author="Gareth Harding" w:date="2025-07-09T11:30:00Z" w16du:dateUtc="2025-07-09T09:30:00Z">
            <w:rPr>
              <w:rFonts w:ascii="Verdana" w:hAnsi="Verdana"/>
            </w:rPr>
          </w:rPrChange>
        </w:rPr>
        <w:t xml:space="preserve"> plays with her friends.</w:t>
      </w:r>
    </w:p>
    <w:p w14:paraId="1FCCF007" w14:textId="77777777" w:rsidR="00E2747B" w:rsidRPr="00BF7253" w:rsidRDefault="00E2747B">
      <w:pPr>
        <w:pStyle w:val="p2"/>
        <w:spacing w:before="0" w:beforeAutospacing="0" w:after="0" w:afterAutospacing="0"/>
        <w:rPr>
          <w:rFonts w:ascii="Verdana" w:hAnsi="Verdana"/>
          <w:lang w:val="en-GB"/>
          <w:rPrChange w:id="238" w:author="Gareth Harding" w:date="2025-07-09T11:30:00Z" w16du:dateUtc="2025-07-09T09:30:00Z">
            <w:rPr>
              <w:rFonts w:ascii="Verdana" w:hAnsi="Verdana"/>
            </w:rPr>
          </w:rPrChange>
        </w:rPr>
        <w:pPrChange w:id="239" w:author="Gareth Harding" w:date="2025-07-10T09:51:00Z" w16du:dateUtc="2025-07-10T07:51:00Z">
          <w:pPr>
            <w:pStyle w:val="p2"/>
          </w:pPr>
        </w:pPrChange>
      </w:pPr>
    </w:p>
    <w:p w14:paraId="14210FA4" w14:textId="14C2F778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40" w:author="Gareth Harding" w:date="2025-07-09T11:30:00Z" w16du:dateUtc="2025-07-09T09:30:00Z">
            <w:rPr>
              <w:rFonts w:ascii="Verdana" w:hAnsi="Verdana"/>
            </w:rPr>
          </w:rPrChange>
        </w:rPr>
        <w:pPrChange w:id="241" w:author="Gareth Harding" w:date="2025-07-10T09:51:00Z" w16du:dateUtc="2025-07-10T07:51:00Z">
          <w:pPr>
            <w:pStyle w:val="p3"/>
          </w:pPr>
        </w:pPrChange>
      </w:pPr>
      <w:r w:rsidRPr="009E0CD7">
        <w:rPr>
          <w:rFonts w:ascii="Apple Color Emoji" w:hAnsi="Apple Color Emoji" w:cs="Apple Color Emoji"/>
        </w:rPr>
        <w:t>🍂</w:t>
      </w:r>
      <w:r w:rsidRPr="00BF7253">
        <w:rPr>
          <w:rFonts w:ascii="Verdana" w:hAnsi="Verdana"/>
          <w:lang w:val="en-GB"/>
          <w:rPrChange w:id="242" w:author="Gareth Harding" w:date="2025-07-09T11:30:00Z" w16du:dateUtc="2025-07-09T09:30:00Z">
            <w:rPr>
              <w:rFonts w:ascii="Verdana" w:hAnsi="Verdana"/>
            </w:rPr>
          </w:rPrChange>
        </w:rPr>
        <w:t xml:space="preserve">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43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In autumn</w:t>
      </w:r>
      <w:r w:rsidRPr="00BF7253">
        <w:rPr>
          <w:rFonts w:ascii="Verdana" w:hAnsi="Verdana"/>
          <w:lang w:val="en-GB"/>
          <w:rPrChange w:id="244" w:author="Gareth Harding" w:date="2025-07-09T11:30:00Z" w16du:dateUtc="2025-07-09T09:30:00Z">
            <w:rPr>
              <w:rFonts w:ascii="Verdana" w:hAnsi="Verdana"/>
            </w:rPr>
          </w:rPrChange>
        </w:rPr>
        <w:t>, the</w:t>
      </w:r>
      <w:ins w:id="245" w:author="Gareth Harding" w:date="2025-07-09T11:48:00Z" w16du:dateUtc="2025-07-09T09:48:00Z">
        <w:r w:rsidR="005F48EB">
          <w:rPr>
            <w:rFonts w:ascii="Verdana" w:hAnsi="Verdana"/>
            <w:lang w:val="en-GB"/>
          </w:rPr>
          <w:t xml:space="preserve"> leaves on the</w:t>
        </w:r>
      </w:ins>
      <w:r w:rsidRPr="00BF7253">
        <w:rPr>
          <w:rFonts w:ascii="Verdana" w:hAnsi="Verdana"/>
          <w:lang w:val="en-GB"/>
          <w:rPrChange w:id="246" w:author="Gareth Harding" w:date="2025-07-09T11:30:00Z" w16du:dateUtc="2025-07-09T09:30:00Z">
            <w:rPr>
              <w:rFonts w:ascii="Verdana" w:hAnsi="Verdana"/>
            </w:rPr>
          </w:rPrChange>
        </w:rPr>
        <w:t xml:space="preserve"> trees are orange and brown.</w:t>
      </w:r>
    </w:p>
    <w:p w14:paraId="5361CAE9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47" w:author="Gareth Harding" w:date="2025-07-09T11:30:00Z" w16du:dateUtc="2025-07-09T09:30:00Z">
            <w:rPr>
              <w:rFonts w:ascii="Verdana" w:hAnsi="Verdana"/>
            </w:rPr>
          </w:rPrChange>
        </w:rPr>
        <w:pPrChange w:id="248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249" w:author="Gareth Harding" w:date="2025-07-09T11:30:00Z" w16du:dateUtc="2025-07-09T09:30:00Z">
            <w:rPr>
              <w:rFonts w:ascii="Verdana" w:hAnsi="Verdana"/>
            </w:rPr>
          </w:rPrChange>
        </w:rPr>
        <w:t xml:space="preserve">“It’s autumn!” says Luna. “It’s windy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50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and</w:t>
      </w:r>
      <w:r w:rsidRPr="00BF7253">
        <w:rPr>
          <w:rFonts w:ascii="Verdana" w:hAnsi="Verdana"/>
          <w:lang w:val="en-GB"/>
          <w:rPrChange w:id="251" w:author="Gareth Harding" w:date="2025-07-09T11:30:00Z" w16du:dateUtc="2025-07-09T09:30:00Z">
            <w:rPr>
              <w:rFonts w:ascii="Verdana" w:hAnsi="Verdana"/>
            </w:rPr>
          </w:rPrChange>
        </w:rPr>
        <w:t xml:space="preserve"> cloudy.”</w:t>
      </w:r>
    </w:p>
    <w:p w14:paraId="69B23FA8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52" w:author="Gareth Harding" w:date="2025-07-09T11:30:00Z" w16du:dateUtc="2025-07-09T09:30:00Z">
            <w:rPr>
              <w:rFonts w:ascii="Verdana" w:hAnsi="Verdana"/>
            </w:rPr>
          </w:rPrChange>
        </w:rPr>
        <w:pPrChange w:id="253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254" w:author="Gareth Harding" w:date="2025-07-09T11:30:00Z" w16du:dateUtc="2025-07-09T09:30:00Z">
            <w:rPr>
              <w:rFonts w:ascii="Verdana" w:hAnsi="Verdana"/>
            </w:rPr>
          </w:rPrChange>
        </w:rPr>
        <w:t xml:space="preserve">She flies her kite,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55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but</w:t>
      </w:r>
      <w:r w:rsidRPr="00BF7253">
        <w:rPr>
          <w:rFonts w:ascii="Verdana" w:hAnsi="Verdana"/>
          <w:lang w:val="en-GB"/>
          <w:rPrChange w:id="256" w:author="Gareth Harding" w:date="2025-07-09T11:30:00Z" w16du:dateUtc="2025-07-09T09:30:00Z">
            <w:rPr>
              <w:rFonts w:ascii="Verdana" w:hAnsi="Verdana"/>
            </w:rPr>
          </w:rPrChange>
        </w:rPr>
        <w:t xml:space="preserve"> it flies away!</w:t>
      </w:r>
    </w:p>
    <w:p w14:paraId="76410943" w14:textId="77777777" w:rsidR="00E2747B" w:rsidRPr="00BF7253" w:rsidRDefault="00E2747B">
      <w:pPr>
        <w:pStyle w:val="p2"/>
        <w:spacing w:before="0" w:beforeAutospacing="0" w:after="0" w:afterAutospacing="0"/>
        <w:rPr>
          <w:rFonts w:ascii="Verdana" w:hAnsi="Verdana"/>
          <w:lang w:val="en-GB"/>
          <w:rPrChange w:id="257" w:author="Gareth Harding" w:date="2025-07-09T11:30:00Z" w16du:dateUtc="2025-07-09T09:30:00Z">
            <w:rPr>
              <w:rFonts w:ascii="Verdana" w:hAnsi="Verdana"/>
            </w:rPr>
          </w:rPrChange>
        </w:rPr>
        <w:pPrChange w:id="258" w:author="Gareth Harding" w:date="2025-07-10T09:51:00Z" w16du:dateUtc="2025-07-10T07:51:00Z">
          <w:pPr>
            <w:pStyle w:val="p2"/>
          </w:pPr>
        </w:pPrChange>
      </w:pPr>
    </w:p>
    <w:p w14:paraId="380D4B7F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59" w:author="Gareth Harding" w:date="2025-07-09T11:30:00Z" w16du:dateUtc="2025-07-09T09:30:00Z">
            <w:rPr>
              <w:rFonts w:ascii="Verdana" w:hAnsi="Verdana"/>
            </w:rPr>
          </w:rPrChange>
        </w:rPr>
        <w:pPrChange w:id="260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Apple Color Emoji" w:hAnsi="Apple Color Emoji" w:cs="Apple Color Emoji"/>
          <w:lang w:val="en-GB"/>
          <w:rPrChange w:id="261" w:author="Gareth Harding" w:date="2025-07-09T11:30:00Z" w16du:dateUtc="2025-07-09T09:30:00Z">
            <w:rPr>
              <w:rFonts w:ascii="Apple Color Emoji" w:hAnsi="Apple Color Emoji" w:cs="Apple Color Emoji"/>
            </w:rPr>
          </w:rPrChange>
        </w:rPr>
        <w:t>❄</w:t>
      </w:r>
      <w:r w:rsidRPr="009E0CD7">
        <w:rPr>
          <w:rFonts w:ascii="Apple Color Emoji" w:hAnsi="Apple Color Emoji" w:cs="Apple Color Emoji"/>
        </w:rPr>
        <w:t>️</w:t>
      </w:r>
      <w:r w:rsidRPr="00BF7253">
        <w:rPr>
          <w:rFonts w:ascii="Verdana" w:hAnsi="Verdana"/>
          <w:lang w:val="en-GB"/>
          <w:rPrChange w:id="262" w:author="Gareth Harding" w:date="2025-07-09T11:30:00Z" w16du:dateUtc="2025-07-09T09:30:00Z">
            <w:rPr>
              <w:rFonts w:ascii="Verdana" w:hAnsi="Verdana"/>
            </w:rPr>
          </w:rPrChange>
        </w:rPr>
        <w:t xml:space="preserve">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63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In winter</w:t>
      </w:r>
      <w:r w:rsidRPr="00BF7253">
        <w:rPr>
          <w:rFonts w:ascii="Verdana" w:hAnsi="Verdana"/>
          <w:lang w:val="en-GB"/>
          <w:rPrChange w:id="264" w:author="Gareth Harding" w:date="2025-07-09T11:30:00Z" w16du:dateUtc="2025-07-09T09:30:00Z">
            <w:rPr>
              <w:rFonts w:ascii="Verdana" w:hAnsi="Verdana"/>
            </w:rPr>
          </w:rPrChange>
        </w:rPr>
        <w:t xml:space="preserve">, it’s cold. Luna puts on her scarf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65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and</w:t>
      </w:r>
      <w:r w:rsidRPr="00BF7253">
        <w:rPr>
          <w:rFonts w:ascii="Verdana" w:hAnsi="Verdana"/>
          <w:lang w:val="en-GB"/>
          <w:rPrChange w:id="266" w:author="Gareth Harding" w:date="2025-07-09T11:30:00Z" w16du:dateUtc="2025-07-09T09:30:00Z">
            <w:rPr>
              <w:rFonts w:ascii="Verdana" w:hAnsi="Verdana"/>
            </w:rPr>
          </w:rPrChange>
        </w:rPr>
        <w:t xml:space="preserve"> gloves.</w:t>
      </w:r>
    </w:p>
    <w:p w14:paraId="71162039" w14:textId="04F2873D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67" w:author="Gareth Harding" w:date="2025-07-09T11:30:00Z" w16du:dateUtc="2025-07-09T09:30:00Z">
            <w:rPr>
              <w:rFonts w:ascii="Verdana" w:hAnsi="Verdana"/>
            </w:rPr>
          </w:rPrChange>
        </w:rPr>
        <w:pPrChange w:id="268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269" w:author="Gareth Harding" w:date="2025-07-09T11:30:00Z" w16du:dateUtc="2025-07-09T09:30:00Z">
            <w:rPr>
              <w:rFonts w:ascii="Verdana" w:hAnsi="Verdana"/>
            </w:rPr>
          </w:rPrChange>
        </w:rPr>
        <w:t>“It’s snowing!” she s</w:t>
      </w:r>
      <w:r w:rsidR="00E2710C" w:rsidRPr="00BF7253">
        <w:rPr>
          <w:rFonts w:ascii="Verdana" w:hAnsi="Verdana"/>
          <w:lang w:val="en-GB"/>
          <w:rPrChange w:id="270" w:author="Gareth Harding" w:date="2025-07-09T11:30:00Z" w16du:dateUtc="2025-07-09T09:30:00Z">
            <w:rPr>
              <w:rFonts w:ascii="Verdana" w:hAnsi="Verdana"/>
            </w:rPr>
          </w:rPrChange>
        </w:rPr>
        <w:t>ays</w:t>
      </w:r>
      <w:r w:rsidRPr="00BF7253">
        <w:rPr>
          <w:rFonts w:ascii="Verdana" w:hAnsi="Verdana"/>
          <w:lang w:val="en-GB"/>
          <w:rPrChange w:id="271" w:author="Gareth Harding" w:date="2025-07-09T11:30:00Z" w16du:dateUtc="2025-07-09T09:30:00Z">
            <w:rPr>
              <w:rFonts w:ascii="Verdana" w:hAnsi="Verdana"/>
            </w:rPr>
          </w:rPrChange>
        </w:rPr>
        <w:t>. “Let’s make a snowman!”</w:t>
      </w:r>
    </w:p>
    <w:p w14:paraId="78DF29C8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72" w:author="Gareth Harding" w:date="2025-07-09T11:30:00Z" w16du:dateUtc="2025-07-09T09:30:00Z">
            <w:rPr>
              <w:rFonts w:ascii="Verdana" w:hAnsi="Verdana"/>
            </w:rPr>
          </w:rPrChange>
        </w:rPr>
        <w:pPrChange w:id="273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274" w:author="Gareth Harding" w:date="2025-07-09T11:30:00Z" w16du:dateUtc="2025-07-09T09:30:00Z">
            <w:rPr>
              <w:rFonts w:ascii="Verdana" w:hAnsi="Verdana"/>
            </w:rPr>
          </w:rPrChange>
        </w:rPr>
        <w:t xml:space="preserve">Then she drinks hot chocolate </w:t>
      </w:r>
      <w:r w:rsidRPr="00BF7253">
        <w:rPr>
          <w:rStyle w:val="s1"/>
          <w:rFonts w:ascii="Verdana" w:eastAsiaTheme="majorEastAsia" w:hAnsi="Verdana"/>
          <w:b/>
          <w:bCs/>
          <w:lang w:val="en-GB"/>
          <w:rPrChange w:id="275" w:author="Gareth Harding" w:date="2025-07-09T11:30:00Z" w16du:dateUtc="2025-07-09T09:30:00Z">
            <w:rPr>
              <w:rStyle w:val="s1"/>
              <w:rFonts w:ascii="Verdana" w:eastAsiaTheme="majorEastAsia" w:hAnsi="Verdana"/>
              <w:b/>
              <w:bCs/>
            </w:rPr>
          </w:rPrChange>
        </w:rPr>
        <w:t>because</w:t>
      </w:r>
      <w:r w:rsidRPr="00BF7253">
        <w:rPr>
          <w:rFonts w:ascii="Verdana" w:hAnsi="Verdana"/>
          <w:lang w:val="en-GB"/>
          <w:rPrChange w:id="276" w:author="Gareth Harding" w:date="2025-07-09T11:30:00Z" w16du:dateUtc="2025-07-09T09:30:00Z">
            <w:rPr>
              <w:rFonts w:ascii="Verdana" w:hAnsi="Verdana"/>
            </w:rPr>
          </w:rPrChange>
        </w:rPr>
        <w:t xml:space="preserve"> it’s so cold.</w:t>
      </w:r>
    </w:p>
    <w:p w14:paraId="2452E042" w14:textId="77777777" w:rsidR="00E2747B" w:rsidRPr="00BF7253" w:rsidRDefault="00E2747B">
      <w:pPr>
        <w:pStyle w:val="p2"/>
        <w:spacing w:before="0" w:beforeAutospacing="0" w:after="0" w:afterAutospacing="0"/>
        <w:rPr>
          <w:rFonts w:ascii="Verdana" w:hAnsi="Verdana"/>
          <w:lang w:val="en-GB"/>
          <w:rPrChange w:id="277" w:author="Gareth Harding" w:date="2025-07-09T11:30:00Z" w16du:dateUtc="2025-07-09T09:30:00Z">
            <w:rPr>
              <w:rFonts w:ascii="Verdana" w:hAnsi="Verdana"/>
            </w:rPr>
          </w:rPrChange>
        </w:rPr>
        <w:pPrChange w:id="278" w:author="Gareth Harding" w:date="2025-07-10T09:51:00Z" w16du:dateUtc="2025-07-10T07:51:00Z">
          <w:pPr>
            <w:pStyle w:val="p2"/>
          </w:pPr>
        </w:pPrChange>
      </w:pPr>
    </w:p>
    <w:p w14:paraId="1A720E88" w14:textId="77777777" w:rsidR="00E2747B" w:rsidRPr="00BF7253" w:rsidRDefault="00E2747B">
      <w:pPr>
        <w:pStyle w:val="p3"/>
        <w:spacing w:before="0" w:beforeAutospacing="0" w:after="0" w:afterAutospacing="0"/>
        <w:rPr>
          <w:rFonts w:ascii="Verdana" w:hAnsi="Verdana"/>
          <w:lang w:val="en-GB"/>
          <w:rPrChange w:id="279" w:author="Gareth Harding" w:date="2025-07-09T11:30:00Z" w16du:dateUtc="2025-07-09T09:30:00Z">
            <w:rPr>
              <w:rFonts w:ascii="Verdana" w:hAnsi="Verdana"/>
            </w:rPr>
          </w:rPrChange>
        </w:rPr>
        <w:pPrChange w:id="280" w:author="Gareth Harding" w:date="2025-07-10T09:51:00Z" w16du:dateUtc="2025-07-10T07:51:00Z">
          <w:pPr>
            <w:pStyle w:val="p3"/>
          </w:pPr>
        </w:pPrChange>
      </w:pPr>
      <w:r w:rsidRPr="00BF7253">
        <w:rPr>
          <w:rFonts w:ascii="Verdana" w:hAnsi="Verdana"/>
          <w:lang w:val="en-GB"/>
          <w:rPrChange w:id="281" w:author="Gareth Harding" w:date="2025-07-09T11:30:00Z" w16du:dateUtc="2025-07-09T09:30:00Z">
            <w:rPr>
              <w:rFonts w:ascii="Verdana" w:hAnsi="Verdana"/>
            </w:rPr>
          </w:rPrChange>
        </w:rPr>
        <w:t>Luna loves all seasons.</w:t>
      </w:r>
    </w:p>
    <w:p w14:paraId="24A446FB" w14:textId="77777777" w:rsidR="00E2747B" w:rsidRPr="00BF7253" w:rsidRDefault="00E2747B">
      <w:pPr>
        <w:pStyle w:val="p1"/>
        <w:spacing w:before="0" w:beforeAutospacing="0" w:after="0" w:afterAutospacing="0"/>
        <w:rPr>
          <w:rFonts w:ascii="Verdana" w:hAnsi="Verdana"/>
          <w:lang w:val="en-GB"/>
          <w:rPrChange w:id="282" w:author="Gareth Harding" w:date="2025-07-09T11:30:00Z" w16du:dateUtc="2025-07-09T09:30:00Z">
            <w:rPr>
              <w:rFonts w:ascii="Verdana" w:hAnsi="Verdana"/>
            </w:rPr>
          </w:rPrChange>
        </w:rPr>
        <w:pPrChange w:id="283" w:author="Gareth Harding" w:date="2025-07-10T09:51:00Z" w16du:dateUtc="2025-07-10T07:51:00Z">
          <w:pPr>
            <w:pStyle w:val="p1"/>
          </w:pPr>
        </w:pPrChange>
      </w:pPr>
      <w:r w:rsidRPr="00BF7253">
        <w:rPr>
          <w:rFonts w:ascii="Verdana" w:hAnsi="Verdana"/>
          <w:b/>
          <w:bCs/>
          <w:lang w:val="en-GB"/>
          <w:rPrChange w:id="284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season is it today?</w:t>
      </w:r>
    </w:p>
    <w:p w14:paraId="5A7F8897" w14:textId="77777777" w:rsidR="00E2710C" w:rsidRPr="009E0CD7" w:rsidRDefault="00E2710C" w:rsidP="007200E5">
      <w:pPr>
        <w:rPr>
          <w:rFonts w:ascii="Verdana" w:hAnsi="Verdana"/>
        </w:rPr>
      </w:pPr>
    </w:p>
    <w:p w14:paraId="5F00DA1F" w14:textId="77777777" w:rsidR="00E2710C" w:rsidRPr="009E0CD7" w:rsidRDefault="00E2710C" w:rsidP="007200E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t>Comprehension Questions</w:t>
      </w:r>
    </w:p>
    <w:p w14:paraId="0FB2F229" w14:textId="77777777" w:rsidR="00E2710C" w:rsidRPr="009E0CD7" w:rsidRDefault="00E2710C" w:rsidP="007200E5">
      <w:pPr>
        <w:rPr>
          <w:rFonts w:ascii="Verdana" w:hAnsi="Verdana"/>
        </w:rPr>
      </w:pPr>
    </w:p>
    <w:p w14:paraId="3D6E6832" w14:textId="7A56103E" w:rsidR="00E2710C" w:rsidRPr="009E0CD7" w:rsidDel="007200E5" w:rsidRDefault="00E2710C" w:rsidP="007200E5">
      <w:pPr>
        <w:rPr>
          <w:del w:id="285" w:author="Gareth Harding" w:date="2025-07-10T09:55:00Z" w16du:dateUtc="2025-07-10T07:55:00Z"/>
          <w:rFonts w:ascii="Verdana" w:hAnsi="Verdana"/>
        </w:rPr>
      </w:pPr>
    </w:p>
    <w:p w14:paraId="0F0A8870" w14:textId="77777777" w:rsidR="00E2710C" w:rsidRPr="009E0CD7" w:rsidRDefault="00E2710C">
      <w:pPr>
        <w:pStyle w:val="p1"/>
        <w:numPr>
          <w:ilvl w:val="0"/>
          <w:numId w:val="32"/>
        </w:numPr>
        <w:spacing w:before="0" w:beforeAutospacing="0" w:after="0" w:afterAutospacing="0"/>
        <w:rPr>
          <w:rFonts w:ascii="Verdana" w:hAnsi="Verdana"/>
          <w:b/>
          <w:bCs/>
        </w:rPr>
        <w:pPrChange w:id="286" w:author="Gareth Harding" w:date="2025-07-10T09:51:00Z" w16du:dateUtc="2025-07-10T07:51:00Z">
          <w:pPr/>
        </w:pPrChange>
      </w:pPr>
      <w:r w:rsidRPr="009E0CD7">
        <w:rPr>
          <w:rFonts w:ascii="Verdana" w:hAnsi="Verdana"/>
          <w:b/>
          <w:bCs/>
        </w:rPr>
        <w:tab/>
      </w:r>
      <w:del w:id="287" w:author="Gareth Harding" w:date="2025-07-09T11:50:00Z" w16du:dateUtc="2025-07-09T09:50:00Z">
        <w:r w:rsidRPr="009E0CD7" w:rsidDel="005F48EB">
          <w:rPr>
            <w:rFonts w:ascii="Verdana" w:hAnsi="Verdana"/>
            <w:b/>
            <w:bCs/>
          </w:rPr>
          <w:delText>1.</w:delText>
        </w:r>
        <w:r w:rsidRPr="009E0CD7" w:rsidDel="005F48EB">
          <w:rPr>
            <w:rFonts w:ascii="Verdana" w:hAnsi="Verdana"/>
            <w:b/>
            <w:bCs/>
          </w:rPr>
          <w:tab/>
        </w:r>
      </w:del>
      <w:proofErr w:type="spellStart"/>
      <w:r w:rsidRPr="009E0CD7">
        <w:rPr>
          <w:rFonts w:ascii="Verdana" w:hAnsi="Verdana"/>
          <w:b/>
          <w:bCs/>
        </w:rPr>
        <w:t>How</w:t>
      </w:r>
      <w:proofErr w:type="spellEnd"/>
      <w:r w:rsidRPr="009E0CD7">
        <w:rPr>
          <w:rFonts w:ascii="Verdana" w:hAnsi="Verdana"/>
          <w:b/>
          <w:bCs/>
        </w:rPr>
        <w:t xml:space="preserve"> </w:t>
      </w:r>
      <w:proofErr w:type="spellStart"/>
      <w:r w:rsidRPr="009E0CD7">
        <w:rPr>
          <w:rFonts w:ascii="Verdana" w:hAnsi="Verdana"/>
          <w:b/>
          <w:bCs/>
        </w:rPr>
        <w:t>old</w:t>
      </w:r>
      <w:proofErr w:type="spellEnd"/>
      <w:r w:rsidRPr="009E0CD7">
        <w:rPr>
          <w:rFonts w:ascii="Verdana" w:hAnsi="Verdana"/>
          <w:b/>
          <w:bCs/>
        </w:rPr>
        <w:t xml:space="preserve"> </w:t>
      </w:r>
      <w:proofErr w:type="spellStart"/>
      <w:r w:rsidRPr="009E0CD7">
        <w:rPr>
          <w:rFonts w:ascii="Verdana" w:hAnsi="Verdana"/>
          <w:b/>
          <w:bCs/>
        </w:rPr>
        <w:t>is</w:t>
      </w:r>
      <w:proofErr w:type="spellEnd"/>
      <w:r w:rsidRPr="009E0CD7">
        <w:rPr>
          <w:rFonts w:ascii="Verdana" w:hAnsi="Verdana"/>
          <w:b/>
          <w:bCs/>
        </w:rPr>
        <w:t xml:space="preserve"> Luna?</w:t>
      </w:r>
    </w:p>
    <w:p w14:paraId="2220F9AB" w14:textId="77777777" w:rsidR="00E2710C" w:rsidRPr="009E0CD7" w:rsidRDefault="00E2710C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9 years old</w:t>
      </w:r>
    </w:p>
    <w:p w14:paraId="6616EBD0" w14:textId="77777777" w:rsidR="00E2710C" w:rsidRPr="009E0CD7" w:rsidRDefault="00E2710C" w:rsidP="007200E5">
      <w:pPr>
        <w:rPr>
          <w:rFonts w:ascii="Verdana" w:hAnsi="Verdana"/>
        </w:rPr>
      </w:pPr>
      <w:r w:rsidRPr="009E0CD7">
        <w:rPr>
          <w:rFonts w:ascii="Verdana" w:hAnsi="Verdana"/>
        </w:rPr>
        <w:t>8 years old</w:t>
      </w:r>
    </w:p>
    <w:p w14:paraId="18616A79" w14:textId="77777777" w:rsidR="00E2710C" w:rsidRDefault="00E2710C" w:rsidP="007200E5">
      <w:pPr>
        <w:rPr>
          <w:ins w:id="288" w:author="Gareth Harding" w:date="2025-07-10T09:55:00Z" w16du:dateUtc="2025-07-10T07:55:00Z"/>
          <w:rFonts w:ascii="Verdana" w:hAnsi="Verdana"/>
        </w:rPr>
      </w:pPr>
      <w:r w:rsidRPr="009E0CD7">
        <w:rPr>
          <w:rFonts w:ascii="Verdana" w:hAnsi="Verdana"/>
        </w:rPr>
        <w:t>10 years old</w:t>
      </w:r>
    </w:p>
    <w:p w14:paraId="0B3A0368" w14:textId="77777777" w:rsidR="007200E5" w:rsidRPr="009E0CD7" w:rsidRDefault="007200E5" w:rsidP="007200E5">
      <w:pPr>
        <w:rPr>
          <w:rFonts w:ascii="Verdana" w:hAnsi="Verdana"/>
        </w:rPr>
      </w:pPr>
    </w:p>
    <w:p w14:paraId="62FD594A" w14:textId="77777777" w:rsidR="005F48EB" w:rsidRPr="007200E5" w:rsidRDefault="00E2710C">
      <w:pPr>
        <w:pStyle w:val="p1"/>
        <w:numPr>
          <w:ilvl w:val="0"/>
          <w:numId w:val="33"/>
        </w:numPr>
        <w:spacing w:before="0" w:beforeAutospacing="0" w:after="0" w:afterAutospacing="0"/>
        <w:rPr>
          <w:ins w:id="289" w:author="Gareth Harding" w:date="2025-07-09T11:51:00Z" w16du:dateUtc="2025-07-09T09:51:00Z"/>
          <w:rFonts w:ascii="Verdana" w:hAnsi="Verdana"/>
          <w:b/>
          <w:bCs/>
          <w:lang w:val="en-GB"/>
          <w:rPrChange w:id="290" w:author="Gareth Harding" w:date="2025-07-10T09:51:00Z" w16du:dateUtc="2025-07-10T07:51:00Z">
            <w:rPr>
              <w:ins w:id="291" w:author="Gareth Harding" w:date="2025-07-09T11:51:00Z" w16du:dateUtc="2025-07-09T09:51:00Z"/>
              <w:rFonts w:ascii="Verdana" w:hAnsi="Verdana"/>
              <w:b/>
              <w:bCs/>
            </w:rPr>
          </w:rPrChange>
        </w:rPr>
        <w:pPrChange w:id="292" w:author="Gareth Harding" w:date="2025-07-10T09:51:00Z" w16du:dateUtc="2025-07-10T07:51:00Z">
          <w:pPr>
            <w:pStyle w:val="p1"/>
            <w:numPr>
              <w:numId w:val="31"/>
            </w:numPr>
            <w:ind w:left="700" w:hanging="700"/>
          </w:pPr>
        </w:pPrChange>
      </w:pPr>
      <w:r w:rsidRPr="007200E5">
        <w:rPr>
          <w:rFonts w:ascii="Verdana" w:hAnsi="Verdana"/>
          <w:b/>
          <w:bCs/>
          <w:lang w:val="en-GB"/>
          <w:rPrChange w:id="293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ab/>
      </w:r>
      <w:del w:id="294" w:author="Gareth Harding" w:date="2025-07-09T11:51:00Z" w16du:dateUtc="2025-07-09T09:51:00Z">
        <w:r w:rsidRPr="007200E5" w:rsidDel="005F48EB">
          <w:rPr>
            <w:rFonts w:ascii="Verdana" w:hAnsi="Verdana"/>
            <w:b/>
            <w:bCs/>
            <w:lang w:val="en-GB"/>
            <w:rPrChange w:id="295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delText>2.</w:delText>
        </w:r>
        <w:r w:rsidRPr="007200E5" w:rsidDel="005F48EB">
          <w:rPr>
            <w:rFonts w:ascii="Verdana" w:hAnsi="Verdana"/>
            <w:b/>
            <w:bCs/>
            <w:lang w:val="en-GB"/>
            <w:rPrChange w:id="296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tab/>
        </w:r>
      </w:del>
      <w:r w:rsidRPr="007200E5">
        <w:rPr>
          <w:rFonts w:ascii="Verdana" w:hAnsi="Verdana"/>
          <w:b/>
          <w:bCs/>
          <w:lang w:val="en-GB"/>
          <w:rPrChange w:id="297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does Luna wear in spring?</w:t>
      </w:r>
    </w:p>
    <w:p w14:paraId="6C3E6A9D" w14:textId="2C5763FF" w:rsidR="00E2710C" w:rsidRPr="009E0CD7" w:rsidDel="005F48EB" w:rsidRDefault="00E2710C">
      <w:pPr>
        <w:rPr>
          <w:del w:id="298" w:author="Gareth Harding" w:date="2025-07-09T11:51:00Z" w16du:dateUtc="2025-07-09T09:51:00Z"/>
          <w:rFonts w:ascii="Verdana" w:hAnsi="Verdana"/>
          <w:b/>
          <w:bCs/>
        </w:rPr>
      </w:pPr>
    </w:p>
    <w:p w14:paraId="318CEDE4" w14:textId="77777777" w:rsidR="00E2710C" w:rsidRPr="009E0CD7" w:rsidRDefault="00E2710C" w:rsidP="007200E5">
      <w:pPr>
        <w:rPr>
          <w:rFonts w:ascii="Verdana" w:hAnsi="Verdana"/>
        </w:rPr>
      </w:pPr>
      <w:r w:rsidRPr="009E0CD7">
        <w:rPr>
          <w:rFonts w:ascii="Verdana" w:hAnsi="Verdana"/>
        </w:rPr>
        <w:t>A swimsuit</w:t>
      </w:r>
    </w:p>
    <w:p w14:paraId="068F0A0A" w14:textId="77777777" w:rsidR="00E2710C" w:rsidRPr="009E0CD7" w:rsidRDefault="00E2710C" w:rsidP="007200E5">
      <w:pPr>
        <w:rPr>
          <w:rFonts w:ascii="Verdana" w:hAnsi="Verdana"/>
          <w:highlight w:val="yellow"/>
        </w:rPr>
      </w:pPr>
      <w:r w:rsidRPr="009E0CD7">
        <w:rPr>
          <w:rFonts w:ascii="Verdana" w:hAnsi="Verdana"/>
          <w:highlight w:val="yellow"/>
        </w:rPr>
        <w:t>Boots</w:t>
      </w:r>
    </w:p>
    <w:p w14:paraId="3880DCAD" w14:textId="77777777" w:rsidR="00E2710C" w:rsidRDefault="00E2710C" w:rsidP="007200E5">
      <w:pPr>
        <w:rPr>
          <w:ins w:id="299" w:author="Gareth Harding" w:date="2025-07-10T09:55:00Z" w16du:dateUtc="2025-07-10T07:55:00Z"/>
          <w:rFonts w:ascii="Verdana" w:hAnsi="Verdana"/>
        </w:rPr>
      </w:pPr>
      <w:r w:rsidRPr="009E0CD7">
        <w:rPr>
          <w:rFonts w:ascii="Verdana" w:hAnsi="Verdana"/>
        </w:rPr>
        <w:t>Flip flops</w:t>
      </w:r>
    </w:p>
    <w:p w14:paraId="73122BFC" w14:textId="77777777" w:rsidR="007200E5" w:rsidRPr="009E0CD7" w:rsidRDefault="007200E5" w:rsidP="007200E5">
      <w:pPr>
        <w:rPr>
          <w:rFonts w:ascii="Verdana" w:hAnsi="Verdana"/>
        </w:rPr>
      </w:pPr>
    </w:p>
    <w:p w14:paraId="429EB7C8" w14:textId="77777777" w:rsidR="00E2710C" w:rsidRPr="00742B91" w:rsidRDefault="00E2710C">
      <w:pPr>
        <w:pStyle w:val="p1"/>
        <w:numPr>
          <w:ilvl w:val="0"/>
          <w:numId w:val="33"/>
        </w:numPr>
        <w:spacing w:before="0" w:beforeAutospacing="0" w:after="0" w:afterAutospacing="0"/>
        <w:rPr>
          <w:rFonts w:ascii="Verdana" w:hAnsi="Verdana"/>
          <w:b/>
          <w:bCs/>
        </w:rPr>
        <w:pPrChange w:id="300" w:author="Gareth Harding" w:date="2025-07-10T09:51:00Z" w16du:dateUtc="2025-07-10T07:51:00Z">
          <w:pPr/>
        </w:pPrChange>
      </w:pPr>
      <w:r w:rsidRPr="007200E5">
        <w:rPr>
          <w:rFonts w:ascii="Verdana" w:hAnsi="Verdana"/>
          <w:b/>
          <w:bCs/>
          <w:lang w:val="en-GB"/>
          <w:rPrChange w:id="301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ab/>
      </w:r>
      <w:del w:id="302" w:author="Gareth Harding" w:date="2025-07-09T11:52:00Z" w16du:dateUtc="2025-07-09T09:52:00Z">
        <w:r w:rsidRPr="007200E5" w:rsidDel="005F48EB">
          <w:rPr>
            <w:rFonts w:ascii="Verdana" w:hAnsi="Verdana"/>
            <w:b/>
            <w:bCs/>
            <w:lang w:val="en-GB"/>
            <w:rPrChange w:id="303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delText>3.</w:delText>
        </w:r>
        <w:r w:rsidRPr="007200E5" w:rsidDel="005F48EB">
          <w:rPr>
            <w:rFonts w:ascii="Verdana" w:hAnsi="Verdana"/>
            <w:b/>
            <w:bCs/>
            <w:lang w:val="en-GB"/>
            <w:rPrChange w:id="304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tab/>
        </w:r>
      </w:del>
      <w:r w:rsidRPr="007200E5">
        <w:rPr>
          <w:rFonts w:ascii="Verdana" w:hAnsi="Verdana"/>
          <w:b/>
          <w:bCs/>
          <w:lang w:val="en-GB"/>
          <w:rPrChange w:id="305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Where does Luna go in summer?</w:t>
      </w:r>
    </w:p>
    <w:p w14:paraId="5DFD52D0" w14:textId="77777777" w:rsidR="00E2710C" w:rsidRPr="009E0CD7" w:rsidRDefault="00E2710C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To school</w:t>
      </w:r>
    </w:p>
    <w:p w14:paraId="5A5EE9A0" w14:textId="77777777" w:rsidR="00E2710C" w:rsidRPr="009E0CD7" w:rsidRDefault="00E2710C" w:rsidP="007200E5">
      <w:pPr>
        <w:rPr>
          <w:rFonts w:ascii="Verdana" w:hAnsi="Verdana"/>
          <w:highlight w:val="yellow"/>
        </w:rPr>
      </w:pPr>
      <w:r w:rsidRPr="009E0CD7">
        <w:rPr>
          <w:rFonts w:ascii="Verdana" w:hAnsi="Verdana"/>
          <w:highlight w:val="yellow"/>
        </w:rPr>
        <w:t>To the beach</w:t>
      </w:r>
    </w:p>
    <w:p w14:paraId="063586D4" w14:textId="77777777" w:rsidR="00E2710C" w:rsidRDefault="00E2710C" w:rsidP="007200E5">
      <w:pPr>
        <w:rPr>
          <w:ins w:id="306" w:author="Gareth Harding" w:date="2025-07-10T09:55:00Z" w16du:dateUtc="2025-07-10T07:55:00Z"/>
          <w:rFonts w:ascii="Verdana" w:hAnsi="Verdana"/>
        </w:rPr>
      </w:pPr>
      <w:r w:rsidRPr="009E0CD7">
        <w:rPr>
          <w:rFonts w:ascii="Verdana" w:hAnsi="Verdana"/>
        </w:rPr>
        <w:t>To the forest</w:t>
      </w:r>
    </w:p>
    <w:p w14:paraId="5EA39593" w14:textId="77777777" w:rsidR="007200E5" w:rsidRPr="009E0CD7" w:rsidRDefault="007200E5" w:rsidP="007200E5">
      <w:pPr>
        <w:rPr>
          <w:rFonts w:ascii="Verdana" w:hAnsi="Verdana"/>
        </w:rPr>
      </w:pPr>
    </w:p>
    <w:p w14:paraId="4E82357A" w14:textId="511AABCA" w:rsidR="00E2710C" w:rsidRPr="007200E5" w:rsidRDefault="00E2710C">
      <w:pPr>
        <w:pStyle w:val="p1"/>
        <w:numPr>
          <w:ilvl w:val="0"/>
          <w:numId w:val="33"/>
        </w:numPr>
        <w:spacing w:before="0" w:beforeAutospacing="0" w:after="0" w:afterAutospacing="0"/>
        <w:rPr>
          <w:rFonts w:ascii="Verdana" w:hAnsi="Verdana"/>
          <w:b/>
          <w:bCs/>
        </w:rPr>
        <w:pPrChange w:id="307" w:author="Gareth Harding" w:date="2025-07-10T09:51:00Z" w16du:dateUtc="2025-07-10T07:51:00Z">
          <w:pPr/>
        </w:pPrChange>
      </w:pPr>
      <w:r w:rsidRPr="007200E5">
        <w:rPr>
          <w:rFonts w:ascii="Verdana" w:hAnsi="Verdana"/>
          <w:b/>
          <w:bCs/>
          <w:lang w:val="en-GB"/>
          <w:rPrChange w:id="308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ab/>
      </w:r>
      <w:del w:id="309" w:author="Gareth Harding" w:date="2025-07-09T11:52:00Z" w16du:dateUtc="2025-07-09T09:52:00Z">
        <w:r w:rsidRPr="005F48EB" w:rsidDel="005F48EB">
          <w:rPr>
            <w:rFonts w:ascii="Verdana" w:hAnsi="Verdana"/>
            <w:b/>
            <w:bCs/>
            <w:lang w:val="en-GB"/>
            <w:rPrChange w:id="310" w:author="Gareth Harding" w:date="2025-07-09T11:52:00Z" w16du:dateUtc="2025-07-09T09:52:00Z">
              <w:rPr>
                <w:rFonts w:ascii="Verdana" w:hAnsi="Verdana"/>
                <w:b/>
                <w:bCs/>
              </w:rPr>
            </w:rPrChange>
          </w:rPr>
          <w:delText>4.</w:delText>
        </w:r>
        <w:r w:rsidRPr="005F48EB" w:rsidDel="005F48EB">
          <w:rPr>
            <w:rFonts w:ascii="Verdana" w:hAnsi="Verdana"/>
            <w:b/>
            <w:bCs/>
            <w:lang w:val="en-GB"/>
            <w:rPrChange w:id="311" w:author="Gareth Harding" w:date="2025-07-09T11:52:00Z" w16du:dateUtc="2025-07-09T09:52:00Z">
              <w:rPr>
                <w:rFonts w:ascii="Verdana" w:hAnsi="Verdana"/>
                <w:b/>
                <w:bCs/>
              </w:rPr>
            </w:rPrChange>
          </w:rPr>
          <w:tab/>
        </w:r>
      </w:del>
      <w:r w:rsidRPr="005F48EB">
        <w:rPr>
          <w:rFonts w:ascii="Verdana" w:hAnsi="Verdana"/>
          <w:b/>
          <w:bCs/>
          <w:lang w:val="en-GB"/>
          <w:rPrChange w:id="312" w:author="Gareth Harding" w:date="2025-07-09T11:52:00Z" w16du:dateUtc="2025-07-09T09:52:00Z">
            <w:rPr>
              <w:rFonts w:ascii="Verdana" w:hAnsi="Verdana"/>
              <w:b/>
              <w:bCs/>
            </w:rPr>
          </w:rPrChange>
        </w:rPr>
        <w:t>What colour are the</w:t>
      </w:r>
      <w:ins w:id="313" w:author="Gareth Harding" w:date="2025-07-09T11:52:00Z" w16du:dateUtc="2025-07-09T09:52:00Z">
        <w:r w:rsidR="005F48EB" w:rsidRPr="005F48EB">
          <w:rPr>
            <w:rFonts w:ascii="Verdana" w:hAnsi="Verdana"/>
            <w:b/>
            <w:bCs/>
            <w:lang w:val="en-GB"/>
            <w:rPrChange w:id="314" w:author="Gareth Harding" w:date="2025-07-09T11:52:00Z" w16du:dateUtc="2025-07-09T09:52:00Z">
              <w:rPr>
                <w:rFonts w:ascii="Verdana" w:hAnsi="Verdana"/>
                <w:b/>
                <w:bCs/>
              </w:rPr>
            </w:rPrChange>
          </w:rPr>
          <w:t xml:space="preserve"> leaves on the</w:t>
        </w:r>
      </w:ins>
      <w:r w:rsidRPr="005F48EB">
        <w:rPr>
          <w:rFonts w:ascii="Verdana" w:hAnsi="Verdana"/>
          <w:b/>
          <w:bCs/>
          <w:lang w:val="en-GB"/>
          <w:rPrChange w:id="315" w:author="Gareth Harding" w:date="2025-07-09T11:52:00Z" w16du:dateUtc="2025-07-09T09:52:00Z">
            <w:rPr>
              <w:rFonts w:ascii="Verdana" w:hAnsi="Verdana"/>
              <w:b/>
              <w:bCs/>
            </w:rPr>
          </w:rPrChange>
        </w:rPr>
        <w:t xml:space="preserve"> trees in autumn?</w:t>
      </w:r>
    </w:p>
    <w:p w14:paraId="744A6794" w14:textId="77777777" w:rsidR="00E2710C" w:rsidRPr="009E0CD7" w:rsidRDefault="00E2710C" w:rsidP="007200E5">
      <w:pPr>
        <w:rPr>
          <w:rFonts w:ascii="Verdana" w:hAnsi="Verdana"/>
        </w:rPr>
      </w:pPr>
      <w:r w:rsidRPr="009E0CD7">
        <w:rPr>
          <w:rFonts w:ascii="Verdana" w:hAnsi="Verdana"/>
        </w:rPr>
        <w:t>Blue and pink</w:t>
      </w:r>
    </w:p>
    <w:p w14:paraId="657485EF" w14:textId="77777777" w:rsidR="00E2710C" w:rsidRPr="009E0CD7" w:rsidRDefault="00E2710C" w:rsidP="007200E5">
      <w:pPr>
        <w:rPr>
          <w:rFonts w:ascii="Verdana" w:hAnsi="Verdana"/>
        </w:rPr>
      </w:pPr>
      <w:r w:rsidRPr="009E0CD7">
        <w:rPr>
          <w:rFonts w:ascii="Verdana" w:hAnsi="Verdana"/>
        </w:rPr>
        <w:t>Green and purple</w:t>
      </w:r>
    </w:p>
    <w:p w14:paraId="424314B1" w14:textId="77777777" w:rsidR="00E2710C" w:rsidRDefault="00E2710C" w:rsidP="007200E5">
      <w:pPr>
        <w:rPr>
          <w:ins w:id="316" w:author="Gareth Harding" w:date="2025-07-10T09:55:00Z" w16du:dateUtc="2025-07-10T07:55:00Z"/>
          <w:rFonts w:ascii="Verdana" w:hAnsi="Verdana"/>
          <w:highlight w:val="yellow"/>
        </w:rPr>
      </w:pPr>
      <w:r w:rsidRPr="009E0CD7">
        <w:rPr>
          <w:rFonts w:ascii="Verdana" w:hAnsi="Verdana"/>
          <w:highlight w:val="yellow"/>
        </w:rPr>
        <w:t>Orange and brown</w:t>
      </w:r>
    </w:p>
    <w:p w14:paraId="740960A9" w14:textId="77777777" w:rsidR="007200E5" w:rsidRPr="009E0CD7" w:rsidRDefault="007200E5" w:rsidP="007200E5">
      <w:pPr>
        <w:rPr>
          <w:rFonts w:ascii="Verdana" w:hAnsi="Verdana"/>
          <w:highlight w:val="yellow"/>
        </w:rPr>
      </w:pPr>
    </w:p>
    <w:p w14:paraId="13271424" w14:textId="4898262D" w:rsidR="00E2710C" w:rsidRPr="007200E5" w:rsidRDefault="00E2710C">
      <w:pPr>
        <w:pStyle w:val="p1"/>
        <w:numPr>
          <w:ilvl w:val="0"/>
          <w:numId w:val="33"/>
        </w:numPr>
        <w:spacing w:before="0" w:beforeAutospacing="0" w:after="0" w:afterAutospacing="0"/>
        <w:rPr>
          <w:rFonts w:ascii="Verdana" w:hAnsi="Verdana"/>
          <w:b/>
          <w:bCs/>
        </w:rPr>
        <w:pPrChange w:id="317" w:author="Gareth Harding" w:date="2025-07-10T09:51:00Z" w16du:dateUtc="2025-07-10T07:51:00Z">
          <w:pPr>
            <w:pStyle w:val="Prrafodelista"/>
            <w:numPr>
              <w:numId w:val="9"/>
            </w:numPr>
            <w:ind w:left="108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318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does Luna do in winter?</w:t>
      </w:r>
    </w:p>
    <w:p w14:paraId="5D3C6F6F" w14:textId="77777777" w:rsidR="00E2710C" w:rsidRPr="009E0CD7" w:rsidRDefault="00E2710C" w:rsidP="007200E5">
      <w:pPr>
        <w:rPr>
          <w:rFonts w:ascii="Verdana" w:hAnsi="Verdana"/>
        </w:rPr>
      </w:pPr>
      <w:r w:rsidRPr="009E0CD7">
        <w:rPr>
          <w:rFonts w:ascii="Verdana" w:hAnsi="Verdana"/>
        </w:rPr>
        <w:t>She swims in the sea</w:t>
      </w:r>
    </w:p>
    <w:p w14:paraId="728BE4AA" w14:textId="77777777" w:rsidR="00E2710C" w:rsidRPr="009E0CD7" w:rsidRDefault="00E2710C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She makes a snowman</w:t>
      </w:r>
    </w:p>
    <w:p w14:paraId="7BD04ACF" w14:textId="77777777" w:rsidR="00E2710C" w:rsidRDefault="00E2710C" w:rsidP="007200E5">
      <w:pPr>
        <w:rPr>
          <w:ins w:id="319" w:author="Gareth Harding" w:date="2025-07-10T09:55:00Z" w16du:dateUtc="2025-07-10T07:55:00Z"/>
          <w:rFonts w:ascii="Verdana" w:hAnsi="Verdana"/>
        </w:rPr>
      </w:pPr>
      <w:r w:rsidRPr="009E0CD7">
        <w:rPr>
          <w:rFonts w:ascii="Verdana" w:hAnsi="Verdana"/>
        </w:rPr>
        <w:lastRenderedPageBreak/>
        <w:t>She rides her bike</w:t>
      </w:r>
    </w:p>
    <w:p w14:paraId="5808E327" w14:textId="77777777" w:rsidR="007200E5" w:rsidRPr="009E0CD7" w:rsidRDefault="007200E5" w:rsidP="007200E5">
      <w:pPr>
        <w:rPr>
          <w:rFonts w:ascii="Verdana" w:hAnsi="Verdana"/>
        </w:rPr>
      </w:pPr>
    </w:p>
    <w:p w14:paraId="00D2ED8D" w14:textId="23F635B1" w:rsidR="00E2710C" w:rsidRPr="007200E5" w:rsidRDefault="00E2710C">
      <w:pPr>
        <w:pStyle w:val="p1"/>
        <w:numPr>
          <w:ilvl w:val="0"/>
          <w:numId w:val="33"/>
        </w:numPr>
        <w:spacing w:before="0" w:beforeAutospacing="0" w:after="0" w:afterAutospacing="0"/>
        <w:rPr>
          <w:rFonts w:ascii="Verdana" w:hAnsi="Verdana"/>
          <w:b/>
          <w:bCs/>
        </w:rPr>
        <w:pPrChange w:id="320" w:author="Gareth Harding" w:date="2025-07-10T09:51:00Z" w16du:dateUtc="2025-07-10T07:51:00Z">
          <w:pPr>
            <w:pStyle w:val="Prrafodelista"/>
            <w:numPr>
              <w:numId w:val="9"/>
            </w:numPr>
            <w:ind w:left="108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321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ab/>
        <w:t>In summer, Luna drinks hot chocolate.</w:t>
      </w:r>
    </w:p>
    <w:p w14:paraId="36EFE190" w14:textId="77777777" w:rsidR="00E2710C" w:rsidRPr="009E0CD7" w:rsidRDefault="00E2710C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False</w:t>
      </w:r>
    </w:p>
    <w:p w14:paraId="2BAD12A7" w14:textId="77777777" w:rsidR="00E2710C" w:rsidRPr="009E0CD7" w:rsidRDefault="00E2710C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True</w:t>
      </w:r>
    </w:p>
    <w:p w14:paraId="31A5F236" w14:textId="77777777" w:rsidR="0070501C" w:rsidRPr="009E0CD7" w:rsidRDefault="0070501C" w:rsidP="007200E5">
      <w:pPr>
        <w:rPr>
          <w:rFonts w:ascii="Verdana" w:hAnsi="Verdana"/>
        </w:rPr>
      </w:pPr>
    </w:p>
    <w:p w14:paraId="00612C64" w14:textId="77777777" w:rsidR="000124B1" w:rsidRPr="009E0CD7" w:rsidRDefault="000124B1" w:rsidP="007200E5">
      <w:pPr>
        <w:rPr>
          <w:rFonts w:ascii="Verdana" w:hAnsi="Verdana"/>
        </w:rPr>
      </w:pPr>
    </w:p>
    <w:p w14:paraId="00868E41" w14:textId="3E042B66" w:rsidR="000124B1" w:rsidRDefault="000124B1">
      <w:pPr>
        <w:pStyle w:val="Prrafodelista"/>
        <w:numPr>
          <w:ilvl w:val="0"/>
          <w:numId w:val="29"/>
        </w:numPr>
        <w:adjustRightInd w:val="0"/>
        <w:snapToGrid w:val="0"/>
        <w:ind w:left="426" w:hanging="426"/>
        <w:rPr>
          <w:ins w:id="322" w:author="Gareth Harding" w:date="2025-07-10T09:55:00Z" w16du:dateUtc="2025-07-10T07:55:00Z"/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323" w:author="Gareth Harding" w:date="2025-07-10T09:55:00Z" w16du:dateUtc="2025-07-10T07:55:00Z">
          <w:pPr>
            <w:pStyle w:val="Prrafodelista"/>
            <w:numPr>
              <w:numId w:val="29"/>
            </w:numPr>
            <w:adjustRightInd w:val="0"/>
            <w:snapToGrid w:val="0"/>
            <w:ind w:left="1134" w:hanging="360"/>
          </w:pPr>
        </w:pPrChange>
      </w:pPr>
      <w:r w:rsidRPr="00CE6F5A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Sara Shows</w:t>
      </w:r>
      <w:ins w:id="324" w:author="Gareth Harding" w:date="2025-07-09T12:48:00Z" w16du:dateUtc="2025-07-09T10:48:00Z">
        <w:r w:rsidR="00892E6C">
          <w:rPr>
            <w:rFonts w:ascii="Verdana" w:eastAsia="Times New Roman" w:hAnsi="Verdana" w:cs="Times New Roman"/>
            <w:b/>
            <w:bCs/>
            <w:color w:val="215E99" w:themeColor="text2" w:themeTint="BF"/>
            <w:kern w:val="0"/>
            <w:lang w:eastAsia="es-ES_tradnl"/>
            <w14:ligatures w14:val="none"/>
          </w:rPr>
          <w:t xml:space="preserve"> Us</w:t>
        </w:r>
      </w:ins>
      <w:r w:rsidRPr="00CE6F5A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 xml:space="preserve"> Her House</w:t>
      </w:r>
    </w:p>
    <w:p w14:paraId="30076347" w14:textId="77777777" w:rsidR="007200E5" w:rsidRPr="007200E5" w:rsidRDefault="007200E5">
      <w:pPr>
        <w:adjustRightInd w:val="0"/>
        <w:snapToGrid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  <w:rPrChange w:id="325" w:author="Gareth Harding" w:date="2025-07-10T09:55:00Z" w16du:dateUtc="2025-07-10T07:55:00Z">
            <w:rPr>
              <w:lang w:eastAsia="es-ES_tradnl"/>
            </w:rPr>
          </w:rPrChange>
        </w:rPr>
        <w:pPrChange w:id="326" w:author="Gareth Harding" w:date="2025-07-10T09:55:00Z" w16du:dateUtc="2025-07-10T07:55:00Z">
          <w:pPr>
            <w:pStyle w:val="Prrafodelista"/>
            <w:numPr>
              <w:numId w:val="29"/>
            </w:numPr>
            <w:adjustRightInd w:val="0"/>
            <w:snapToGrid w:val="0"/>
            <w:ind w:left="1440" w:hanging="360"/>
          </w:pPr>
        </w:pPrChange>
      </w:pPr>
    </w:p>
    <w:p w14:paraId="7B6B2E79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27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28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29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“Hello!” says Sara. “Come with me! I want to show </w:t>
      </w:r>
      <w:proofErr w:type="gramStart"/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30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you</w:t>
      </w:r>
      <w:proofErr w:type="gramEnd"/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31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my bedroom!”</w:t>
      </w:r>
    </w:p>
    <w:p w14:paraId="59E2CD38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32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33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3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She stands at the door of her home.</w:t>
      </w:r>
    </w:p>
    <w:p w14:paraId="6CE7C185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35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36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37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Sara walks to the bedroom.</w:t>
      </w:r>
    </w:p>
    <w:p w14:paraId="11F805E7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38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39" w:author="Gareth Harding" w:date="2025-07-10T09:51:00Z" w16du:dateUtc="2025-07-10T07:51:00Z">
          <w:pPr>
            <w:spacing w:before="100" w:beforeAutospacing="1" w:after="100" w:afterAutospacing="1"/>
          </w:pPr>
        </w:pPrChange>
      </w:pPr>
    </w:p>
    <w:p w14:paraId="730728AF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40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41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42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“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43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This is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4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my homework,” she says. “I study every day.”</w:t>
      </w:r>
    </w:p>
    <w:p w14:paraId="74B0C37F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45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46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47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“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48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These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49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50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are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51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my toys. I love my robot and my bear!”</w:t>
      </w:r>
    </w:p>
    <w:p w14:paraId="3C48DDFE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52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53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5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“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55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That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56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57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is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58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the sea in the poster. Look! The water is blue!”</w:t>
      </w:r>
    </w:p>
    <w:p w14:paraId="527920AE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59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60" w:author="Gareth Harding" w:date="2025-07-10T09:51:00Z" w16du:dateUtc="2025-07-10T07:51:00Z">
          <w:pPr>
            <w:spacing w:before="100" w:beforeAutospacing="1" w:after="100" w:afterAutospacing="1"/>
          </w:pPr>
        </w:pPrChange>
      </w:pPr>
    </w:p>
    <w:p w14:paraId="0BE79106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61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62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63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Now Sara opens her pencil case.</w:t>
      </w:r>
    </w:p>
    <w:p w14:paraId="4DB3568A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6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65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66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“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67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These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68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69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are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70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my marker pens. They are orange, green and yellow.”</w:t>
      </w:r>
    </w:p>
    <w:p w14:paraId="740BD148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71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72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73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“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74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These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75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76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are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77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scissors. I cut paper for art.”</w:t>
      </w:r>
    </w:p>
    <w:p w14:paraId="0468BF9B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78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79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80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“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81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This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82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83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is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8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my racket. I play tennis with my sister.”</w:t>
      </w:r>
    </w:p>
    <w:p w14:paraId="418B47F1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85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86" w:author="Gareth Harding" w:date="2025-07-10T09:51:00Z" w16du:dateUtc="2025-07-10T07:51:00Z">
          <w:pPr>
            <w:spacing w:before="100" w:beforeAutospacing="1" w:after="100" w:afterAutospacing="1"/>
          </w:pPr>
        </w:pPrChange>
      </w:pPr>
    </w:p>
    <w:p w14:paraId="1753CFF4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87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88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89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She looks out of the window.</w:t>
      </w:r>
    </w:p>
    <w:p w14:paraId="055D9099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90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91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92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“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93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Those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9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395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are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96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the stars. Wow! They shine!”</w:t>
      </w:r>
    </w:p>
    <w:p w14:paraId="7180DF99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397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398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399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“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400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That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401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402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is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403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the moon. Hello, moon!”</w:t>
      </w:r>
    </w:p>
    <w:p w14:paraId="780EDC40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40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405" w:author="Gareth Harding" w:date="2025-07-10T09:51:00Z" w16du:dateUtc="2025-07-10T07:51:00Z">
          <w:pPr>
            <w:spacing w:before="100" w:beforeAutospacing="1" w:after="100" w:afterAutospacing="1"/>
          </w:pPr>
        </w:pPrChange>
      </w:pPr>
    </w:p>
    <w:p w14:paraId="6D248433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406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407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408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Sara smiles.</w:t>
      </w:r>
    </w:p>
    <w:p w14:paraId="2CF08998" w14:textId="77777777" w:rsidR="00543197" w:rsidRPr="00BF7253" w:rsidRDefault="00543197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409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pPrChange w:id="410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411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“I like my bedroom. Do you like it?”</w:t>
      </w:r>
    </w:p>
    <w:p w14:paraId="11F4EC58" w14:textId="327CF384" w:rsidR="008169E1" w:rsidRPr="00BF7253" w:rsidDel="00A053A0" w:rsidRDefault="00543197">
      <w:pPr>
        <w:rPr>
          <w:del w:id="412" w:author="48105" w:date="2025-07-24T18:04:00Z" w16du:dateUtc="2025-07-24T16:04:00Z"/>
          <w:rFonts w:ascii="Verdana" w:eastAsia="Times New Roman" w:hAnsi="Verdana" w:cs="Times New Roman"/>
          <w:color w:val="FF0000"/>
          <w:kern w:val="0"/>
          <w:lang w:eastAsia="es-ES_tradnl"/>
          <w14:ligatures w14:val="none"/>
          <w:rPrChange w:id="413" w:author="Gareth Harding" w:date="2025-07-09T11:30:00Z" w16du:dateUtc="2025-07-09T09:30:00Z">
            <w:rPr>
              <w:del w:id="414" w:author="48105" w:date="2025-07-24T18:04:00Z" w16du:dateUtc="2025-07-24T16:04:00Z"/>
              <w:rFonts w:ascii="Verdana" w:eastAsia="Times New Roman" w:hAnsi="Verdana" w:cs="Times New Roman"/>
              <w:color w:val="FF0000"/>
              <w:kern w:val="0"/>
              <w:lang w:val="es-ES" w:eastAsia="es-ES_tradnl"/>
              <w14:ligatures w14:val="none"/>
            </w:rPr>
          </w:rPrChange>
        </w:rPr>
        <w:pPrChange w:id="415" w:author="Gareth Harding" w:date="2025-07-10T09:51:00Z" w16du:dateUtc="2025-07-10T07:51:00Z">
          <w:pPr>
            <w:spacing w:before="100" w:beforeAutospacing="1" w:after="100" w:afterAutospacing="1"/>
          </w:pPr>
        </w:pPrChange>
      </w:pPr>
      <w:del w:id="416" w:author="48105" w:date="2025-07-24T18:04:00Z" w16du:dateUtc="2025-07-24T16:04:00Z">
        <w:r w:rsidRPr="00BF7253" w:rsidDel="00A053A0">
          <w:rPr>
            <w:rFonts w:ascii="Verdana" w:eastAsia="Times New Roman" w:hAnsi="Verdana" w:cs="Times New Roman"/>
            <w:color w:val="FF0000"/>
            <w:kern w:val="0"/>
            <w:lang w:eastAsia="es-ES_tradnl"/>
            <w14:ligatures w14:val="none"/>
            <w:rPrChange w:id="417" w:author="Gareth Harding" w:date="2025-07-09T11:30:00Z" w16du:dateUtc="2025-07-09T09:30:00Z">
              <w:rPr>
                <w:rFonts w:ascii="Verdana" w:eastAsia="Times New Roman" w:hAnsi="Verdana" w:cs="Times New Roman"/>
                <w:color w:val="FF0000"/>
                <w:kern w:val="0"/>
                <w:lang w:val="es-ES" w:eastAsia="es-ES_tradnl"/>
                <w14:ligatures w14:val="none"/>
              </w:rPr>
            </w:rPrChange>
          </w:rPr>
          <w:delText>“What is your bedroom like?”</w:delText>
        </w:r>
      </w:del>
    </w:p>
    <w:p w14:paraId="7001383A" w14:textId="77777777" w:rsidR="000124B1" w:rsidRPr="009E0CD7" w:rsidRDefault="000124B1" w:rsidP="007200E5">
      <w:pPr>
        <w:rPr>
          <w:rFonts w:ascii="Verdana" w:hAnsi="Verdana"/>
        </w:rPr>
      </w:pPr>
    </w:p>
    <w:p w14:paraId="5A8F5332" w14:textId="77777777" w:rsidR="000124B1" w:rsidRPr="009E0CD7" w:rsidRDefault="000124B1" w:rsidP="007200E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t>Comprehension Questions</w:t>
      </w:r>
    </w:p>
    <w:p w14:paraId="364E1D49" w14:textId="77777777" w:rsidR="00543197" w:rsidRPr="009E0CD7" w:rsidRDefault="00543197" w:rsidP="007200E5">
      <w:pPr>
        <w:rPr>
          <w:rFonts w:ascii="Verdana" w:hAnsi="Verdana"/>
        </w:rPr>
      </w:pPr>
    </w:p>
    <w:p w14:paraId="004DE58E" w14:textId="385D9F08" w:rsidR="009D40A7" w:rsidRPr="007200E5" w:rsidRDefault="009D40A7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  <w:b/>
          <w:bCs/>
        </w:rPr>
        <w:pPrChange w:id="418" w:author="Gareth Harding" w:date="2025-07-10T09:51:00Z" w16du:dateUtc="2025-07-10T07:51:00Z">
          <w:pPr>
            <w:pStyle w:val="Prrafodelista"/>
            <w:numPr>
              <w:numId w:val="12"/>
            </w:numPr>
            <w:ind w:hanging="720"/>
          </w:pPr>
        </w:pPrChange>
      </w:pPr>
      <w:r w:rsidRPr="007200E5">
        <w:rPr>
          <w:rFonts w:ascii="Verdana" w:hAnsi="Verdana"/>
          <w:b/>
          <w:bCs/>
          <w:lang w:val="en-GB"/>
          <w:rPrChange w:id="419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Where is Sara at the start of the story?</w:t>
      </w:r>
    </w:p>
    <w:p w14:paraId="476C1F79" w14:textId="5442A35D" w:rsidR="009D40A7" w:rsidRPr="009E0CD7" w:rsidRDefault="009D40A7" w:rsidP="007200E5">
      <w:pPr>
        <w:rPr>
          <w:rFonts w:ascii="Verdana" w:hAnsi="Verdana"/>
        </w:rPr>
      </w:pPr>
      <w:del w:id="420" w:author="Gareth Harding" w:date="2025-07-09T12:51:00Z" w16du:dateUtc="2025-07-09T10:51:00Z">
        <w:r w:rsidRPr="009E0CD7" w:rsidDel="00892E6C">
          <w:rPr>
            <w:rFonts w:ascii="Verdana" w:hAnsi="Verdana"/>
          </w:rPr>
          <w:delText xml:space="preserve">at </w:delText>
        </w:r>
      </w:del>
      <w:ins w:id="421" w:author="Gareth Harding" w:date="2025-07-09T12:51:00Z" w16du:dateUtc="2025-07-09T10:51:00Z">
        <w:r w:rsidR="00892E6C">
          <w:rPr>
            <w:rFonts w:ascii="Verdana" w:hAnsi="Verdana"/>
          </w:rPr>
          <w:t>A</w:t>
        </w:r>
        <w:r w:rsidR="00892E6C" w:rsidRPr="009E0CD7">
          <w:rPr>
            <w:rFonts w:ascii="Verdana" w:hAnsi="Verdana"/>
          </w:rPr>
          <w:t xml:space="preserve">t </w:t>
        </w:r>
      </w:ins>
      <w:r w:rsidRPr="009E0CD7">
        <w:rPr>
          <w:rFonts w:ascii="Verdana" w:hAnsi="Verdana"/>
        </w:rPr>
        <w:t>the park</w:t>
      </w:r>
    </w:p>
    <w:p w14:paraId="1A004937" w14:textId="31CB19A6" w:rsidR="009D40A7" w:rsidRPr="009E0CD7" w:rsidRDefault="009D40A7" w:rsidP="007200E5">
      <w:pPr>
        <w:rPr>
          <w:rFonts w:ascii="Verdana" w:hAnsi="Verdana"/>
        </w:rPr>
      </w:pPr>
      <w:del w:id="422" w:author="Gareth Harding" w:date="2025-07-09T12:51:00Z" w16du:dateUtc="2025-07-09T10:51:00Z">
        <w:r w:rsidRPr="009E0CD7" w:rsidDel="00892E6C">
          <w:rPr>
            <w:rFonts w:ascii="Verdana" w:hAnsi="Verdana"/>
          </w:rPr>
          <w:delText xml:space="preserve">in </w:delText>
        </w:r>
      </w:del>
      <w:ins w:id="423" w:author="Gareth Harding" w:date="2025-07-09T12:51:00Z" w16du:dateUtc="2025-07-09T10:51:00Z">
        <w:r w:rsidR="00892E6C">
          <w:rPr>
            <w:rFonts w:ascii="Verdana" w:hAnsi="Verdana"/>
          </w:rPr>
          <w:t>I</w:t>
        </w:r>
        <w:r w:rsidR="00892E6C" w:rsidRPr="009E0CD7">
          <w:rPr>
            <w:rFonts w:ascii="Verdana" w:hAnsi="Verdana"/>
          </w:rPr>
          <w:t xml:space="preserve">n </w:t>
        </w:r>
      </w:ins>
      <w:r w:rsidRPr="009E0CD7">
        <w:rPr>
          <w:rFonts w:ascii="Verdana" w:hAnsi="Verdana"/>
        </w:rPr>
        <w:t>the kitchen</w:t>
      </w:r>
    </w:p>
    <w:p w14:paraId="18058632" w14:textId="0C83E59F" w:rsidR="009D40A7" w:rsidRDefault="009D40A7" w:rsidP="007200E5">
      <w:pPr>
        <w:rPr>
          <w:ins w:id="424" w:author="Gareth Harding" w:date="2025-07-10T09:57:00Z" w16du:dateUtc="2025-07-10T07:57:00Z"/>
          <w:rFonts w:ascii="Verdana" w:hAnsi="Verdana"/>
        </w:rPr>
      </w:pPr>
      <w:del w:id="425" w:author="Gareth Harding" w:date="2025-07-09T12:51:00Z" w16du:dateUtc="2025-07-09T10:51:00Z">
        <w:r w:rsidRPr="009E0CD7" w:rsidDel="00892E6C">
          <w:rPr>
            <w:rFonts w:ascii="Verdana" w:hAnsi="Verdana"/>
            <w:highlight w:val="yellow"/>
          </w:rPr>
          <w:delText xml:space="preserve">at </w:delText>
        </w:r>
      </w:del>
      <w:ins w:id="426" w:author="Gareth Harding" w:date="2025-07-09T12:51:00Z" w16du:dateUtc="2025-07-09T10:51:00Z">
        <w:r w:rsidR="00892E6C">
          <w:rPr>
            <w:rFonts w:ascii="Verdana" w:hAnsi="Verdana"/>
            <w:highlight w:val="yellow"/>
          </w:rPr>
          <w:t>A</w:t>
        </w:r>
        <w:r w:rsidR="00892E6C" w:rsidRPr="009E0CD7">
          <w:rPr>
            <w:rFonts w:ascii="Verdana" w:hAnsi="Verdana"/>
            <w:highlight w:val="yellow"/>
          </w:rPr>
          <w:t xml:space="preserve">t </w:t>
        </w:r>
      </w:ins>
      <w:r w:rsidRPr="009E0CD7">
        <w:rPr>
          <w:rFonts w:ascii="Verdana" w:hAnsi="Verdana"/>
          <w:highlight w:val="yellow"/>
        </w:rPr>
        <w:t>the door of her home</w:t>
      </w:r>
    </w:p>
    <w:p w14:paraId="752C9FAF" w14:textId="77777777" w:rsidR="007200E5" w:rsidRPr="009E0CD7" w:rsidRDefault="007200E5" w:rsidP="007200E5">
      <w:pPr>
        <w:rPr>
          <w:rFonts w:ascii="Verdana" w:hAnsi="Verdana"/>
        </w:rPr>
      </w:pPr>
    </w:p>
    <w:p w14:paraId="39D16DAD" w14:textId="1F19DFB4" w:rsidR="009D40A7" w:rsidRPr="007200E5" w:rsidRDefault="009D40A7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  <w:b/>
          <w:bCs/>
        </w:rPr>
        <w:pPrChange w:id="427" w:author="Gareth Harding" w:date="2025-07-10T09:51:00Z" w16du:dateUtc="2025-07-10T07:51:00Z">
          <w:pPr>
            <w:pStyle w:val="Prrafodelista"/>
            <w:numPr>
              <w:numId w:val="12"/>
            </w:numPr>
            <w:ind w:hanging="720"/>
          </w:pPr>
        </w:pPrChange>
      </w:pPr>
      <w:r w:rsidRPr="009E0CD7">
        <w:rPr>
          <w:rFonts w:ascii="Verdana" w:hAnsi="Verdana"/>
          <w:b/>
          <w:bCs/>
        </w:rPr>
        <w:t>What does Sara love?</w:t>
      </w:r>
    </w:p>
    <w:p w14:paraId="32694A1C" w14:textId="335987F4" w:rsidR="009D40A7" w:rsidRPr="009E0CD7" w:rsidRDefault="009D40A7" w:rsidP="007200E5">
      <w:pPr>
        <w:rPr>
          <w:rFonts w:ascii="Verdana" w:hAnsi="Verdana"/>
        </w:rPr>
      </w:pPr>
      <w:del w:id="428" w:author="Gareth Harding" w:date="2025-07-09T12:52:00Z" w16du:dateUtc="2025-07-09T10:52:00Z">
        <w:r w:rsidRPr="009E0CD7" w:rsidDel="00892E6C">
          <w:rPr>
            <w:rFonts w:ascii="Verdana" w:hAnsi="Verdana"/>
          </w:rPr>
          <w:delText xml:space="preserve">books </w:delText>
        </w:r>
      </w:del>
      <w:ins w:id="429" w:author="Gareth Harding" w:date="2025-07-09T12:52:00Z" w16du:dateUtc="2025-07-09T10:52:00Z">
        <w:r w:rsidR="00892E6C">
          <w:rPr>
            <w:rFonts w:ascii="Verdana" w:hAnsi="Verdana"/>
          </w:rPr>
          <w:t>B</w:t>
        </w:r>
        <w:r w:rsidR="00892E6C" w:rsidRPr="009E0CD7">
          <w:rPr>
            <w:rFonts w:ascii="Verdana" w:hAnsi="Verdana"/>
          </w:rPr>
          <w:t xml:space="preserve">ooks </w:t>
        </w:r>
      </w:ins>
      <w:r w:rsidRPr="009E0CD7">
        <w:rPr>
          <w:rFonts w:ascii="Verdana" w:hAnsi="Verdana"/>
        </w:rPr>
        <w:t>and pencils</w:t>
      </w:r>
    </w:p>
    <w:p w14:paraId="0C4CD9DC" w14:textId="5DB37573" w:rsidR="009D40A7" w:rsidRPr="009E0CD7" w:rsidRDefault="009D40A7" w:rsidP="007200E5">
      <w:pPr>
        <w:rPr>
          <w:rFonts w:ascii="Verdana" w:hAnsi="Verdana"/>
          <w:highlight w:val="yellow"/>
        </w:rPr>
      </w:pPr>
      <w:del w:id="430" w:author="Gareth Harding" w:date="2025-07-09T12:52:00Z" w16du:dateUtc="2025-07-09T10:52:00Z">
        <w:r w:rsidRPr="009E0CD7" w:rsidDel="00892E6C">
          <w:rPr>
            <w:rFonts w:ascii="Verdana" w:hAnsi="Verdana"/>
            <w:highlight w:val="yellow"/>
          </w:rPr>
          <w:delText xml:space="preserve">her </w:delText>
        </w:r>
      </w:del>
      <w:ins w:id="431" w:author="Gareth Harding" w:date="2025-07-09T12:52:00Z" w16du:dateUtc="2025-07-09T10:52:00Z">
        <w:r w:rsidR="00892E6C">
          <w:rPr>
            <w:rFonts w:ascii="Verdana" w:hAnsi="Verdana"/>
            <w:highlight w:val="yellow"/>
          </w:rPr>
          <w:t>H</w:t>
        </w:r>
        <w:r w:rsidR="00892E6C" w:rsidRPr="009E0CD7">
          <w:rPr>
            <w:rFonts w:ascii="Verdana" w:hAnsi="Verdana"/>
            <w:highlight w:val="yellow"/>
          </w:rPr>
          <w:t xml:space="preserve">er </w:t>
        </w:r>
      </w:ins>
      <w:r w:rsidRPr="009E0CD7">
        <w:rPr>
          <w:rFonts w:ascii="Verdana" w:hAnsi="Verdana"/>
          <w:highlight w:val="yellow"/>
        </w:rPr>
        <w:t>robot and her bear</w:t>
      </w:r>
    </w:p>
    <w:p w14:paraId="7B4E7D8C" w14:textId="05370B8E" w:rsidR="009D40A7" w:rsidRDefault="009D40A7" w:rsidP="007200E5">
      <w:pPr>
        <w:rPr>
          <w:ins w:id="432" w:author="Gareth Harding" w:date="2025-07-10T09:57:00Z" w16du:dateUtc="2025-07-10T07:57:00Z"/>
          <w:rFonts w:ascii="Verdana" w:hAnsi="Verdana"/>
        </w:rPr>
      </w:pPr>
      <w:del w:id="433" w:author="Gareth Harding" w:date="2025-07-09T12:52:00Z" w16du:dateUtc="2025-07-09T10:52:00Z">
        <w:r w:rsidRPr="009E0CD7" w:rsidDel="00892E6C">
          <w:rPr>
            <w:rFonts w:ascii="Verdana" w:hAnsi="Verdana"/>
          </w:rPr>
          <w:delText xml:space="preserve">sandwiches </w:delText>
        </w:r>
      </w:del>
      <w:ins w:id="434" w:author="Gareth Harding" w:date="2025-07-09T12:52:00Z" w16du:dateUtc="2025-07-09T10:52:00Z">
        <w:r w:rsidR="00892E6C">
          <w:rPr>
            <w:rFonts w:ascii="Verdana" w:hAnsi="Verdana"/>
          </w:rPr>
          <w:t>S</w:t>
        </w:r>
        <w:r w:rsidR="00892E6C" w:rsidRPr="009E0CD7">
          <w:rPr>
            <w:rFonts w:ascii="Verdana" w:hAnsi="Verdana"/>
          </w:rPr>
          <w:t xml:space="preserve">andwiches </w:t>
        </w:r>
      </w:ins>
      <w:r w:rsidRPr="009E0CD7">
        <w:rPr>
          <w:rFonts w:ascii="Verdana" w:hAnsi="Verdana"/>
        </w:rPr>
        <w:t>and soup</w:t>
      </w:r>
    </w:p>
    <w:p w14:paraId="20A8F4E5" w14:textId="77777777" w:rsidR="007200E5" w:rsidRPr="009E0CD7" w:rsidRDefault="007200E5" w:rsidP="007200E5">
      <w:pPr>
        <w:rPr>
          <w:rFonts w:ascii="Verdana" w:hAnsi="Verdana"/>
        </w:rPr>
      </w:pPr>
    </w:p>
    <w:p w14:paraId="1779CCFE" w14:textId="208EA953" w:rsidR="009D40A7" w:rsidRPr="007200E5" w:rsidRDefault="009D40A7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  <w:b/>
          <w:bCs/>
        </w:rPr>
        <w:pPrChange w:id="435" w:author="Gareth Harding" w:date="2025-07-10T09:51:00Z" w16du:dateUtc="2025-07-10T07:51:00Z">
          <w:pPr>
            <w:pStyle w:val="Prrafodelista"/>
            <w:numPr>
              <w:numId w:val="12"/>
            </w:numPr>
            <w:ind w:hanging="720"/>
          </w:pPr>
        </w:pPrChange>
      </w:pPr>
      <w:r w:rsidRPr="007200E5">
        <w:rPr>
          <w:rFonts w:ascii="Verdana" w:hAnsi="Verdana"/>
          <w:b/>
          <w:bCs/>
          <w:lang w:val="en-GB"/>
          <w:rPrChange w:id="436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does Sara use to cut paper?</w:t>
      </w:r>
    </w:p>
    <w:p w14:paraId="36B9EC57" w14:textId="2A9EC215" w:rsidR="009D40A7" w:rsidRPr="009E0CD7" w:rsidRDefault="009D40A7" w:rsidP="007200E5">
      <w:pPr>
        <w:rPr>
          <w:rFonts w:ascii="Verdana" w:hAnsi="Verdana"/>
        </w:rPr>
      </w:pPr>
      <w:del w:id="437" w:author="Gareth Harding" w:date="2025-07-09T12:52:00Z" w16du:dateUtc="2025-07-09T10:52:00Z">
        <w:r w:rsidRPr="009E0CD7" w:rsidDel="00892E6C">
          <w:rPr>
            <w:rFonts w:ascii="Verdana" w:hAnsi="Verdana"/>
          </w:rPr>
          <w:delText xml:space="preserve">a </w:delText>
        </w:r>
      </w:del>
      <w:ins w:id="438" w:author="Gareth Harding" w:date="2025-07-09T12:52:00Z" w16du:dateUtc="2025-07-09T10:52:00Z">
        <w:r w:rsidR="00892E6C">
          <w:rPr>
            <w:rFonts w:ascii="Verdana" w:hAnsi="Verdana"/>
          </w:rPr>
          <w:t>A</w:t>
        </w:r>
        <w:r w:rsidR="00892E6C" w:rsidRPr="009E0CD7">
          <w:rPr>
            <w:rFonts w:ascii="Verdana" w:hAnsi="Verdana"/>
          </w:rPr>
          <w:t xml:space="preserve"> </w:t>
        </w:r>
      </w:ins>
      <w:r w:rsidRPr="009E0CD7">
        <w:rPr>
          <w:rFonts w:ascii="Verdana" w:hAnsi="Verdana"/>
        </w:rPr>
        <w:t>spoon</w:t>
      </w:r>
    </w:p>
    <w:p w14:paraId="15AC84B3" w14:textId="335FAE0F" w:rsidR="009D40A7" w:rsidRPr="009E0CD7" w:rsidRDefault="009D40A7" w:rsidP="007200E5">
      <w:pPr>
        <w:rPr>
          <w:rFonts w:ascii="Verdana" w:hAnsi="Verdana"/>
        </w:rPr>
      </w:pPr>
      <w:del w:id="439" w:author="Gareth Harding" w:date="2025-07-09T12:52:00Z" w16du:dateUtc="2025-07-09T10:52:00Z">
        <w:r w:rsidRPr="009E0CD7" w:rsidDel="00892E6C">
          <w:rPr>
            <w:rFonts w:ascii="Verdana" w:hAnsi="Verdana"/>
          </w:rPr>
          <w:delText xml:space="preserve">her </w:delText>
        </w:r>
      </w:del>
      <w:ins w:id="440" w:author="Gareth Harding" w:date="2025-07-09T12:52:00Z" w16du:dateUtc="2025-07-09T10:52:00Z">
        <w:r w:rsidR="00892E6C">
          <w:rPr>
            <w:rFonts w:ascii="Verdana" w:hAnsi="Verdana"/>
          </w:rPr>
          <w:t>H</w:t>
        </w:r>
        <w:r w:rsidR="00892E6C" w:rsidRPr="009E0CD7">
          <w:rPr>
            <w:rFonts w:ascii="Verdana" w:hAnsi="Verdana"/>
          </w:rPr>
          <w:t xml:space="preserve">er </w:t>
        </w:r>
      </w:ins>
      <w:r w:rsidRPr="009E0CD7">
        <w:rPr>
          <w:rFonts w:ascii="Verdana" w:hAnsi="Verdana"/>
        </w:rPr>
        <w:t>hands</w:t>
      </w:r>
    </w:p>
    <w:p w14:paraId="166B7842" w14:textId="14409153" w:rsidR="009D40A7" w:rsidRDefault="009D40A7" w:rsidP="007200E5">
      <w:pPr>
        <w:rPr>
          <w:ins w:id="441" w:author="Gareth Harding" w:date="2025-07-10T09:57:00Z" w16du:dateUtc="2025-07-10T07:57:00Z"/>
          <w:rFonts w:ascii="Verdana" w:hAnsi="Verdana"/>
          <w:highlight w:val="yellow"/>
        </w:rPr>
      </w:pPr>
      <w:del w:id="442" w:author="Gareth Harding" w:date="2025-07-09T12:52:00Z" w16du:dateUtc="2025-07-09T10:52:00Z">
        <w:r w:rsidRPr="009E0CD7" w:rsidDel="00892E6C">
          <w:rPr>
            <w:rFonts w:ascii="Verdana" w:hAnsi="Verdana"/>
            <w:highlight w:val="yellow"/>
          </w:rPr>
          <w:delText>scissors</w:delText>
        </w:r>
      </w:del>
      <w:ins w:id="443" w:author="Gareth Harding" w:date="2025-07-09T12:52:00Z" w16du:dateUtc="2025-07-09T10:52:00Z">
        <w:r w:rsidR="00892E6C">
          <w:rPr>
            <w:rFonts w:ascii="Verdana" w:hAnsi="Verdana"/>
            <w:highlight w:val="yellow"/>
          </w:rPr>
          <w:t>S</w:t>
        </w:r>
        <w:r w:rsidR="00892E6C" w:rsidRPr="009E0CD7">
          <w:rPr>
            <w:rFonts w:ascii="Verdana" w:hAnsi="Verdana"/>
            <w:highlight w:val="yellow"/>
          </w:rPr>
          <w:t>cissors</w:t>
        </w:r>
      </w:ins>
    </w:p>
    <w:p w14:paraId="146C8CDD" w14:textId="77777777" w:rsidR="007200E5" w:rsidRPr="009E0CD7" w:rsidRDefault="007200E5" w:rsidP="007200E5">
      <w:pPr>
        <w:rPr>
          <w:rFonts w:ascii="Verdana" w:hAnsi="Verdana"/>
          <w:highlight w:val="yellow"/>
        </w:rPr>
      </w:pPr>
    </w:p>
    <w:p w14:paraId="33F13C6A" w14:textId="67F75EBE" w:rsidR="009D40A7" w:rsidRPr="007200E5" w:rsidRDefault="009D40A7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  <w:b/>
          <w:bCs/>
        </w:rPr>
        <w:pPrChange w:id="444" w:author="Gareth Harding" w:date="2025-07-10T09:51:00Z" w16du:dateUtc="2025-07-10T07:51:00Z">
          <w:pPr>
            <w:pStyle w:val="Prrafodelista"/>
            <w:numPr>
              <w:numId w:val="12"/>
            </w:numPr>
            <w:ind w:hanging="720"/>
          </w:pPr>
        </w:pPrChange>
      </w:pPr>
      <w:r w:rsidRPr="007200E5">
        <w:rPr>
          <w:rFonts w:ascii="Verdana" w:hAnsi="Verdana"/>
          <w:b/>
          <w:bCs/>
          <w:lang w:val="en-GB"/>
          <w:rPrChange w:id="445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sport does Sara play with her sister?</w:t>
      </w:r>
    </w:p>
    <w:p w14:paraId="48A79070" w14:textId="08EB466B" w:rsidR="009D40A7" w:rsidRPr="009E0CD7" w:rsidRDefault="009D40A7" w:rsidP="007200E5">
      <w:pPr>
        <w:rPr>
          <w:rFonts w:ascii="Verdana" w:hAnsi="Verdana"/>
          <w:highlight w:val="yellow"/>
        </w:rPr>
      </w:pPr>
      <w:del w:id="446" w:author="Gareth Harding" w:date="2025-07-09T12:52:00Z" w16du:dateUtc="2025-07-09T10:52:00Z">
        <w:r w:rsidRPr="009E0CD7" w:rsidDel="00892E6C">
          <w:rPr>
            <w:rFonts w:ascii="Verdana" w:hAnsi="Verdana"/>
            <w:highlight w:val="yellow"/>
          </w:rPr>
          <w:delText>tennis</w:delText>
        </w:r>
      </w:del>
      <w:ins w:id="447" w:author="Gareth Harding" w:date="2025-07-09T12:52:00Z" w16du:dateUtc="2025-07-09T10:52:00Z">
        <w:r w:rsidR="00892E6C">
          <w:rPr>
            <w:rFonts w:ascii="Verdana" w:hAnsi="Verdana"/>
            <w:highlight w:val="yellow"/>
          </w:rPr>
          <w:t>T</w:t>
        </w:r>
        <w:r w:rsidR="00892E6C" w:rsidRPr="009E0CD7">
          <w:rPr>
            <w:rFonts w:ascii="Verdana" w:hAnsi="Verdana"/>
            <w:highlight w:val="yellow"/>
          </w:rPr>
          <w:t>ennis</w:t>
        </w:r>
      </w:ins>
    </w:p>
    <w:p w14:paraId="5F5D0209" w14:textId="791E5ABB" w:rsidR="009D40A7" w:rsidRPr="009E0CD7" w:rsidRDefault="009D40A7" w:rsidP="007200E5">
      <w:pPr>
        <w:rPr>
          <w:rFonts w:ascii="Verdana" w:hAnsi="Verdana"/>
        </w:rPr>
      </w:pPr>
      <w:del w:id="448" w:author="Gareth Harding" w:date="2025-07-09T12:52:00Z" w16du:dateUtc="2025-07-09T10:52:00Z">
        <w:r w:rsidRPr="009E0CD7" w:rsidDel="00892E6C">
          <w:rPr>
            <w:rFonts w:ascii="Verdana" w:hAnsi="Verdana"/>
          </w:rPr>
          <w:delText>basketball</w:delText>
        </w:r>
      </w:del>
      <w:ins w:id="449" w:author="Gareth Harding" w:date="2025-07-09T12:52:00Z" w16du:dateUtc="2025-07-09T10:52:00Z">
        <w:r w:rsidR="00892E6C">
          <w:rPr>
            <w:rFonts w:ascii="Verdana" w:hAnsi="Verdana"/>
          </w:rPr>
          <w:t>B</w:t>
        </w:r>
        <w:r w:rsidR="00892E6C" w:rsidRPr="009E0CD7">
          <w:rPr>
            <w:rFonts w:ascii="Verdana" w:hAnsi="Verdana"/>
          </w:rPr>
          <w:t>asketball</w:t>
        </w:r>
      </w:ins>
    </w:p>
    <w:p w14:paraId="0E23FBF3" w14:textId="72757065" w:rsidR="009D40A7" w:rsidRDefault="009D40A7" w:rsidP="007200E5">
      <w:pPr>
        <w:rPr>
          <w:ins w:id="450" w:author="Gareth Harding" w:date="2025-07-10T09:57:00Z" w16du:dateUtc="2025-07-10T07:57:00Z"/>
          <w:rFonts w:ascii="Verdana" w:hAnsi="Verdana"/>
        </w:rPr>
      </w:pPr>
      <w:del w:id="451" w:author="Gareth Harding" w:date="2025-07-09T12:52:00Z" w16du:dateUtc="2025-07-09T10:52:00Z">
        <w:r w:rsidRPr="009E0CD7" w:rsidDel="00892E6C">
          <w:rPr>
            <w:rFonts w:ascii="Verdana" w:hAnsi="Verdana"/>
          </w:rPr>
          <w:delText>swimming</w:delText>
        </w:r>
      </w:del>
      <w:ins w:id="452" w:author="Gareth Harding" w:date="2025-07-09T12:52:00Z" w16du:dateUtc="2025-07-09T10:52:00Z">
        <w:r w:rsidR="00892E6C">
          <w:rPr>
            <w:rFonts w:ascii="Verdana" w:hAnsi="Verdana"/>
          </w:rPr>
          <w:t>S</w:t>
        </w:r>
        <w:r w:rsidR="00892E6C" w:rsidRPr="009E0CD7">
          <w:rPr>
            <w:rFonts w:ascii="Verdana" w:hAnsi="Verdana"/>
          </w:rPr>
          <w:t>wimming</w:t>
        </w:r>
      </w:ins>
    </w:p>
    <w:p w14:paraId="12D5A828" w14:textId="77777777" w:rsidR="007200E5" w:rsidRPr="009E0CD7" w:rsidRDefault="007200E5" w:rsidP="007200E5">
      <w:pPr>
        <w:rPr>
          <w:rFonts w:ascii="Verdana" w:hAnsi="Verdana"/>
        </w:rPr>
      </w:pPr>
    </w:p>
    <w:p w14:paraId="1585433D" w14:textId="79742834" w:rsidR="009D40A7" w:rsidRPr="007200E5" w:rsidRDefault="009D40A7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  <w:b/>
          <w:bCs/>
        </w:rPr>
        <w:pPrChange w:id="453" w:author="Gareth Harding" w:date="2025-07-10T09:51:00Z" w16du:dateUtc="2025-07-10T07:51:00Z">
          <w:pPr>
            <w:pStyle w:val="Prrafodelista"/>
            <w:numPr>
              <w:numId w:val="12"/>
            </w:numPr>
            <w:ind w:hanging="720"/>
          </w:pPr>
        </w:pPrChange>
      </w:pPr>
      <w:r w:rsidRPr="007200E5">
        <w:rPr>
          <w:rFonts w:ascii="Verdana" w:hAnsi="Verdana"/>
          <w:b/>
          <w:bCs/>
          <w:lang w:val="en-GB"/>
          <w:rPrChange w:id="454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Sara has a poster of the sea in her bedroom.</w:t>
      </w:r>
    </w:p>
    <w:p w14:paraId="34714A36" w14:textId="77777777" w:rsidR="009D40A7" w:rsidRPr="009E0CD7" w:rsidRDefault="009D40A7" w:rsidP="007200E5">
      <w:pPr>
        <w:rPr>
          <w:rFonts w:ascii="Verdana" w:hAnsi="Verdana"/>
          <w:highlight w:val="yellow"/>
        </w:rPr>
      </w:pPr>
      <w:r w:rsidRPr="009E0CD7">
        <w:rPr>
          <w:rFonts w:ascii="Verdana" w:hAnsi="Verdana"/>
          <w:highlight w:val="yellow"/>
        </w:rPr>
        <w:t>True</w:t>
      </w:r>
    </w:p>
    <w:p w14:paraId="7938C54B" w14:textId="77777777" w:rsidR="009D40A7" w:rsidRDefault="009D40A7" w:rsidP="007200E5">
      <w:pPr>
        <w:rPr>
          <w:ins w:id="455" w:author="Gareth Harding" w:date="2025-07-10T09:57:00Z" w16du:dateUtc="2025-07-10T07:57:00Z"/>
          <w:rFonts w:ascii="Verdana" w:hAnsi="Verdana"/>
        </w:rPr>
      </w:pPr>
      <w:r w:rsidRPr="009E0CD7">
        <w:rPr>
          <w:rFonts w:ascii="Verdana" w:hAnsi="Verdana"/>
        </w:rPr>
        <w:t>False</w:t>
      </w:r>
    </w:p>
    <w:p w14:paraId="0C4F665E" w14:textId="77777777" w:rsidR="007200E5" w:rsidRPr="009E0CD7" w:rsidRDefault="007200E5" w:rsidP="007200E5">
      <w:pPr>
        <w:rPr>
          <w:rFonts w:ascii="Verdana" w:hAnsi="Verdana"/>
        </w:rPr>
      </w:pPr>
    </w:p>
    <w:p w14:paraId="11F5B99F" w14:textId="222C84A9" w:rsidR="009D40A7" w:rsidRPr="007200E5" w:rsidRDefault="009D40A7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  <w:b/>
          <w:bCs/>
        </w:rPr>
        <w:pPrChange w:id="456" w:author="Gareth Harding" w:date="2025-07-10T09:51:00Z" w16du:dateUtc="2025-07-10T07:51:00Z">
          <w:pPr>
            <w:pStyle w:val="Prrafodelista"/>
            <w:numPr>
              <w:numId w:val="12"/>
            </w:numPr>
            <w:ind w:hanging="720"/>
          </w:pPr>
        </w:pPrChange>
      </w:pPr>
      <w:r w:rsidRPr="007200E5">
        <w:rPr>
          <w:rFonts w:ascii="Verdana" w:hAnsi="Verdana"/>
          <w:b/>
          <w:bCs/>
          <w:lang w:val="en-GB"/>
          <w:rPrChange w:id="457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Sara sees the sun and the clouds.</w:t>
      </w:r>
    </w:p>
    <w:p w14:paraId="1ADEC77B" w14:textId="77777777" w:rsidR="009D40A7" w:rsidRPr="009E0CD7" w:rsidRDefault="009D40A7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True</w:t>
      </w:r>
    </w:p>
    <w:p w14:paraId="6BE348D1" w14:textId="6F976E6E" w:rsidR="00543197" w:rsidRPr="009E0CD7" w:rsidRDefault="009D40A7" w:rsidP="007200E5">
      <w:pPr>
        <w:rPr>
          <w:rFonts w:ascii="Verdana" w:hAnsi="Verdana"/>
          <w:highlight w:val="yellow"/>
        </w:rPr>
      </w:pPr>
      <w:r w:rsidRPr="009E0CD7">
        <w:rPr>
          <w:rFonts w:ascii="Verdana" w:hAnsi="Verdana"/>
          <w:highlight w:val="yellow"/>
        </w:rPr>
        <w:t>False</w:t>
      </w:r>
    </w:p>
    <w:p w14:paraId="4F4E55BB" w14:textId="77777777" w:rsidR="00457E63" w:rsidRPr="009E0CD7" w:rsidRDefault="00457E63" w:rsidP="007200E5">
      <w:pPr>
        <w:rPr>
          <w:rFonts w:ascii="Verdana" w:hAnsi="Verdana"/>
          <w:highlight w:val="yellow"/>
        </w:rPr>
      </w:pPr>
    </w:p>
    <w:p w14:paraId="7D2F007F" w14:textId="77777777" w:rsidR="00457E63" w:rsidRPr="009E0CD7" w:rsidRDefault="00457E63" w:rsidP="007200E5">
      <w:pPr>
        <w:rPr>
          <w:rFonts w:ascii="Verdana" w:hAnsi="Verdana"/>
          <w:highlight w:val="yellow"/>
        </w:rPr>
      </w:pPr>
    </w:p>
    <w:p w14:paraId="1DCAE155" w14:textId="77777777" w:rsidR="00457E63" w:rsidRPr="009E0CD7" w:rsidRDefault="00457E63">
      <w:pPr>
        <w:pStyle w:val="Prrafodelista"/>
        <w:numPr>
          <w:ilvl w:val="0"/>
          <w:numId w:val="29"/>
        </w:numPr>
        <w:adjustRightInd w:val="0"/>
        <w:snapToGrid w:val="0"/>
        <w:ind w:left="426" w:hanging="425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458" w:author="Gareth Harding" w:date="2025-07-10T09:58:00Z" w16du:dateUtc="2025-07-10T07:58:00Z">
          <w:pPr>
            <w:pStyle w:val="Prrafodelista"/>
            <w:numPr>
              <w:numId w:val="29"/>
            </w:numPr>
            <w:adjustRightInd w:val="0"/>
            <w:snapToGrid w:val="0"/>
            <w:ind w:left="1440" w:hanging="360"/>
          </w:pPr>
        </w:pPrChange>
      </w:pPr>
      <w:r w:rsidRPr="009E0CD7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My Birthday Book</w:t>
      </w:r>
    </w:p>
    <w:p w14:paraId="0B333A65" w14:textId="77777777" w:rsidR="00457E63" w:rsidRPr="009E0CD7" w:rsidRDefault="00457E63" w:rsidP="007200E5">
      <w:pPr>
        <w:rPr>
          <w:rFonts w:ascii="Verdana" w:hAnsi="Verdana"/>
        </w:rPr>
      </w:pPr>
    </w:p>
    <w:p w14:paraId="4753F73A" w14:textId="5AEB4F0E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Sofia has got a big book.</w:t>
      </w:r>
    </w:p>
    <w:p w14:paraId="7B40514C" w14:textId="77777777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It’s a birthday book!</w:t>
      </w:r>
    </w:p>
    <w:p w14:paraId="6D7BB9A8" w14:textId="77777777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She writes all her friends’ birthdays in it.</w:t>
      </w:r>
    </w:p>
    <w:p w14:paraId="3E8E5532" w14:textId="77777777" w:rsidR="00457E63" w:rsidRPr="009E0CD7" w:rsidRDefault="00457E63" w:rsidP="007200E5">
      <w:pPr>
        <w:rPr>
          <w:rFonts w:ascii="Verdana" w:hAnsi="Verdana"/>
        </w:rPr>
      </w:pPr>
    </w:p>
    <w:p w14:paraId="7567400B" w14:textId="77777777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“My birthday is in </w:t>
      </w:r>
      <w:r w:rsidRPr="009E0CD7">
        <w:rPr>
          <w:rFonts w:ascii="Verdana" w:hAnsi="Verdana"/>
          <w:b/>
          <w:bCs/>
        </w:rPr>
        <w:t>May</w:t>
      </w:r>
      <w:r w:rsidRPr="009E0CD7">
        <w:rPr>
          <w:rFonts w:ascii="Verdana" w:hAnsi="Verdana"/>
        </w:rPr>
        <w:t>,” she writes.</w:t>
      </w:r>
    </w:p>
    <w:p w14:paraId="1510E0E2" w14:textId="77777777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“It’s sunny, and I play in the garden!”</w:t>
      </w:r>
    </w:p>
    <w:p w14:paraId="438FED62" w14:textId="77777777" w:rsidR="00457E63" w:rsidRPr="009E0CD7" w:rsidRDefault="00457E63" w:rsidP="007200E5">
      <w:pPr>
        <w:rPr>
          <w:rFonts w:ascii="Verdana" w:hAnsi="Verdana"/>
        </w:rPr>
      </w:pPr>
    </w:p>
    <w:p w14:paraId="039293AF" w14:textId="77777777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Her friend Carlos says,</w:t>
      </w:r>
    </w:p>
    <w:p w14:paraId="29385434" w14:textId="77777777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“My birthday is in </w:t>
      </w:r>
      <w:r w:rsidRPr="009E0CD7">
        <w:rPr>
          <w:rFonts w:ascii="Verdana" w:hAnsi="Verdana"/>
          <w:b/>
          <w:bCs/>
        </w:rPr>
        <w:t>October</w:t>
      </w:r>
      <w:r w:rsidRPr="009E0CD7">
        <w:rPr>
          <w:rFonts w:ascii="Verdana" w:hAnsi="Verdana"/>
        </w:rPr>
        <w:t>, but it always rains!”</w:t>
      </w:r>
    </w:p>
    <w:p w14:paraId="71030822" w14:textId="3659E237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Sofia draws a cloud next to his name in </w:t>
      </w:r>
      <w:r w:rsidR="00C10D17" w:rsidRPr="009E0CD7">
        <w:rPr>
          <w:rFonts w:ascii="Verdana" w:hAnsi="Verdana"/>
        </w:rPr>
        <w:t>the</w:t>
      </w:r>
      <w:r w:rsidRPr="009E0CD7">
        <w:rPr>
          <w:rFonts w:ascii="Verdana" w:hAnsi="Verdana"/>
        </w:rPr>
        <w:t xml:space="preserve"> book.</w:t>
      </w:r>
    </w:p>
    <w:p w14:paraId="1C5BF7DD" w14:textId="77777777" w:rsidR="00457E63" w:rsidRPr="009E0CD7" w:rsidRDefault="00457E63" w:rsidP="007200E5">
      <w:pPr>
        <w:rPr>
          <w:rFonts w:ascii="Verdana" w:hAnsi="Verdana"/>
        </w:rPr>
      </w:pPr>
    </w:p>
    <w:p w14:paraId="0F40A856" w14:textId="77777777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Luna says, “My birthday is in </w:t>
      </w:r>
      <w:r w:rsidRPr="009E0CD7">
        <w:rPr>
          <w:rFonts w:ascii="Verdana" w:hAnsi="Verdana"/>
          <w:b/>
          <w:bCs/>
        </w:rPr>
        <w:t>February</w:t>
      </w:r>
      <w:r w:rsidRPr="009E0CD7">
        <w:rPr>
          <w:rFonts w:ascii="Verdana" w:hAnsi="Verdana"/>
        </w:rPr>
        <w:t>, and I eat chocolate cake!”</w:t>
      </w:r>
    </w:p>
    <w:p w14:paraId="3E86B6EC" w14:textId="3FF50D3F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Sofia draws a heart and a cake in </w:t>
      </w:r>
      <w:r w:rsidR="00C10D17" w:rsidRPr="009E0CD7">
        <w:rPr>
          <w:rFonts w:ascii="Verdana" w:hAnsi="Verdana"/>
        </w:rPr>
        <w:t>the</w:t>
      </w:r>
      <w:r w:rsidRPr="009E0CD7">
        <w:rPr>
          <w:rFonts w:ascii="Verdana" w:hAnsi="Verdana"/>
        </w:rPr>
        <w:t xml:space="preserve"> book.</w:t>
      </w:r>
    </w:p>
    <w:p w14:paraId="512440BE" w14:textId="77777777" w:rsidR="00457E63" w:rsidRPr="009E0CD7" w:rsidRDefault="00457E63" w:rsidP="007200E5">
      <w:pPr>
        <w:rPr>
          <w:rFonts w:ascii="Verdana" w:hAnsi="Verdana"/>
        </w:rPr>
      </w:pPr>
    </w:p>
    <w:p w14:paraId="76D49E06" w14:textId="47B24B39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To</w:t>
      </w:r>
      <w:r w:rsidR="00C10D17" w:rsidRPr="009E0CD7">
        <w:rPr>
          <w:rFonts w:ascii="Verdana" w:hAnsi="Verdana"/>
        </w:rPr>
        <w:t>ny</w:t>
      </w:r>
      <w:r w:rsidRPr="009E0CD7">
        <w:rPr>
          <w:rFonts w:ascii="Verdana" w:hAnsi="Verdana"/>
        </w:rPr>
        <w:t xml:space="preserve"> says, “My birthday is in </w:t>
      </w:r>
      <w:r w:rsidRPr="009E0CD7">
        <w:rPr>
          <w:rFonts w:ascii="Verdana" w:hAnsi="Verdana"/>
          <w:b/>
          <w:bCs/>
        </w:rPr>
        <w:t>August</w:t>
      </w:r>
      <w:r w:rsidRPr="009E0CD7">
        <w:rPr>
          <w:rFonts w:ascii="Verdana" w:hAnsi="Verdana"/>
        </w:rPr>
        <w:t>, and I go to the beach!”</w:t>
      </w:r>
    </w:p>
    <w:p w14:paraId="55BF46B0" w14:textId="77777777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Sofia draws the sun and the sea.</w:t>
      </w:r>
    </w:p>
    <w:p w14:paraId="2607A72E" w14:textId="77777777" w:rsidR="00457E63" w:rsidRPr="009E0CD7" w:rsidRDefault="00457E63" w:rsidP="007200E5">
      <w:pPr>
        <w:rPr>
          <w:rFonts w:ascii="Verdana" w:hAnsi="Verdana"/>
        </w:rPr>
      </w:pPr>
    </w:p>
    <w:p w14:paraId="0EA55001" w14:textId="77777777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Sofia smiles. “I love birthdays, because they are fun!”</w:t>
      </w:r>
    </w:p>
    <w:p w14:paraId="3360C887" w14:textId="76FAE3FE" w:rsidR="00457E63" w:rsidRPr="009E0CD7" w:rsidRDefault="00457E6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She closes her book and says, “Now let’s plan a party!”</w:t>
      </w:r>
    </w:p>
    <w:p w14:paraId="74AE7A64" w14:textId="77777777" w:rsidR="00457E63" w:rsidRPr="009E0CD7" w:rsidRDefault="00457E63" w:rsidP="007200E5">
      <w:pPr>
        <w:rPr>
          <w:rFonts w:ascii="Verdana" w:hAnsi="Verdana"/>
        </w:rPr>
      </w:pPr>
    </w:p>
    <w:p w14:paraId="75F0C7A2" w14:textId="6C35A6FA" w:rsidR="00C10D17" w:rsidRPr="009E0CD7" w:rsidDel="007200E5" w:rsidRDefault="00C10D17" w:rsidP="007200E5">
      <w:pPr>
        <w:rPr>
          <w:del w:id="459" w:author="Gareth Harding" w:date="2025-07-10T09:58:00Z" w16du:dateUtc="2025-07-10T07:58:00Z"/>
          <w:rFonts w:ascii="Verdana" w:hAnsi="Verdana"/>
        </w:rPr>
      </w:pPr>
    </w:p>
    <w:p w14:paraId="2D8C3C58" w14:textId="77777777" w:rsidR="00457E63" w:rsidRPr="009E0CD7" w:rsidRDefault="00457E63" w:rsidP="007200E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t>Comprehension Questions</w:t>
      </w:r>
    </w:p>
    <w:p w14:paraId="0FB4FE4B" w14:textId="77777777" w:rsidR="00457E63" w:rsidRPr="009E0CD7" w:rsidRDefault="00457E63" w:rsidP="007200E5">
      <w:pPr>
        <w:rPr>
          <w:rFonts w:ascii="Verdana" w:hAnsi="Verdana"/>
          <w:highlight w:val="yellow"/>
        </w:rPr>
      </w:pPr>
    </w:p>
    <w:p w14:paraId="091F41B3" w14:textId="5280F145" w:rsidR="005F1293" w:rsidRPr="007200E5" w:rsidRDefault="005F1293">
      <w:pPr>
        <w:pStyle w:val="p1"/>
        <w:numPr>
          <w:ilvl w:val="0"/>
          <w:numId w:val="35"/>
        </w:numPr>
        <w:spacing w:before="0" w:beforeAutospacing="0" w:after="0" w:afterAutospacing="0"/>
        <w:rPr>
          <w:rFonts w:ascii="Verdana" w:hAnsi="Verdana"/>
          <w:b/>
          <w:bCs/>
        </w:rPr>
        <w:pPrChange w:id="460" w:author="Gareth Harding" w:date="2025-07-10T09:51:00Z" w16du:dateUtc="2025-07-10T07:51:00Z">
          <w:pPr>
            <w:pStyle w:val="Prrafodelista"/>
            <w:numPr>
              <w:numId w:val="13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461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does Sofia write in her book?</w:t>
      </w:r>
    </w:p>
    <w:p w14:paraId="0F281AE4" w14:textId="76240995" w:rsidR="005F1293" w:rsidRPr="009E0CD7" w:rsidRDefault="005F1293" w:rsidP="007200E5">
      <w:pPr>
        <w:rPr>
          <w:rFonts w:ascii="Verdana" w:hAnsi="Verdana"/>
        </w:rPr>
      </w:pPr>
      <w:del w:id="462" w:author="Gareth Harding" w:date="2025-07-09T12:54:00Z" w16du:dateUtc="2025-07-09T10:54:00Z">
        <w:r w:rsidRPr="009E0CD7" w:rsidDel="00892E6C">
          <w:rPr>
            <w:rFonts w:ascii="Verdana" w:hAnsi="Verdana"/>
            <w:highlight w:val="yellow"/>
          </w:rPr>
          <w:delText xml:space="preserve">friends’ </w:delText>
        </w:r>
      </w:del>
      <w:ins w:id="463" w:author="Gareth Harding" w:date="2025-07-09T12:54:00Z" w16du:dateUtc="2025-07-09T10:54:00Z">
        <w:r w:rsidR="00892E6C">
          <w:rPr>
            <w:rFonts w:ascii="Verdana" w:hAnsi="Verdana"/>
            <w:highlight w:val="yellow"/>
          </w:rPr>
          <w:t>Her f</w:t>
        </w:r>
        <w:r w:rsidR="00892E6C" w:rsidRPr="009E0CD7">
          <w:rPr>
            <w:rFonts w:ascii="Verdana" w:hAnsi="Verdana"/>
            <w:highlight w:val="yellow"/>
          </w:rPr>
          <w:t xml:space="preserve">riends’ </w:t>
        </w:r>
      </w:ins>
      <w:r w:rsidRPr="009E0CD7">
        <w:rPr>
          <w:rFonts w:ascii="Verdana" w:hAnsi="Verdana"/>
          <w:highlight w:val="yellow"/>
        </w:rPr>
        <w:t>birthdays</w:t>
      </w:r>
    </w:p>
    <w:p w14:paraId="109C4C69" w14:textId="53B2B43B" w:rsidR="005F1293" w:rsidRPr="009E0CD7" w:rsidRDefault="005F1293" w:rsidP="007200E5">
      <w:pPr>
        <w:rPr>
          <w:rFonts w:ascii="Verdana" w:hAnsi="Verdana"/>
        </w:rPr>
      </w:pPr>
      <w:del w:id="464" w:author="Gareth Harding" w:date="2025-07-09T12:55:00Z" w16du:dateUtc="2025-07-09T10:55:00Z">
        <w:r w:rsidRPr="009E0CD7" w:rsidDel="00892E6C">
          <w:rPr>
            <w:rFonts w:ascii="Verdana" w:hAnsi="Verdana"/>
          </w:rPr>
          <w:delText xml:space="preserve">favourite </w:delText>
        </w:r>
      </w:del>
      <w:ins w:id="465" w:author="Gareth Harding" w:date="2025-07-09T12:55:00Z" w16du:dateUtc="2025-07-09T10:55:00Z">
        <w:r w:rsidR="00892E6C">
          <w:rPr>
            <w:rFonts w:ascii="Verdana" w:hAnsi="Verdana"/>
          </w:rPr>
          <w:t>Her f</w:t>
        </w:r>
        <w:r w:rsidR="00892E6C" w:rsidRPr="009E0CD7">
          <w:rPr>
            <w:rFonts w:ascii="Verdana" w:hAnsi="Verdana"/>
          </w:rPr>
          <w:t xml:space="preserve">avourite </w:t>
        </w:r>
      </w:ins>
      <w:r w:rsidRPr="009E0CD7">
        <w:rPr>
          <w:rFonts w:ascii="Verdana" w:hAnsi="Verdana"/>
        </w:rPr>
        <w:t>songs</w:t>
      </w:r>
    </w:p>
    <w:p w14:paraId="57759287" w14:textId="68D1A4C5" w:rsidR="005F1293" w:rsidRPr="009E0CD7" w:rsidRDefault="005F1293" w:rsidP="007200E5">
      <w:pPr>
        <w:rPr>
          <w:rFonts w:ascii="Verdana" w:hAnsi="Verdana"/>
        </w:rPr>
      </w:pPr>
      <w:del w:id="466" w:author="Gareth Harding" w:date="2025-07-09T12:55:00Z" w16du:dateUtc="2025-07-09T10:55:00Z">
        <w:r w:rsidRPr="009E0CD7" w:rsidDel="00892E6C">
          <w:rPr>
            <w:rFonts w:ascii="Verdana" w:hAnsi="Verdana"/>
          </w:rPr>
          <w:delText xml:space="preserve">favourite </w:delText>
        </w:r>
      </w:del>
      <w:ins w:id="467" w:author="Gareth Harding" w:date="2025-07-09T12:55:00Z" w16du:dateUtc="2025-07-09T10:55:00Z">
        <w:r w:rsidR="00892E6C">
          <w:rPr>
            <w:rFonts w:ascii="Verdana" w:hAnsi="Verdana"/>
          </w:rPr>
          <w:t>Her f</w:t>
        </w:r>
        <w:r w:rsidR="00892E6C" w:rsidRPr="009E0CD7">
          <w:rPr>
            <w:rFonts w:ascii="Verdana" w:hAnsi="Verdana"/>
          </w:rPr>
          <w:t xml:space="preserve">avourite </w:t>
        </w:r>
      </w:ins>
      <w:r w:rsidRPr="009E0CD7">
        <w:rPr>
          <w:rFonts w:ascii="Verdana" w:hAnsi="Verdana"/>
        </w:rPr>
        <w:t>food</w:t>
      </w:r>
    </w:p>
    <w:p w14:paraId="2D16935E" w14:textId="77777777" w:rsidR="005F1293" w:rsidRPr="009E0CD7" w:rsidRDefault="005F1293" w:rsidP="007200E5">
      <w:pPr>
        <w:rPr>
          <w:rFonts w:ascii="Verdana" w:hAnsi="Verdana"/>
        </w:rPr>
      </w:pPr>
    </w:p>
    <w:p w14:paraId="51BDADCD" w14:textId="07F34B2F" w:rsidR="005F1293" w:rsidRPr="007200E5" w:rsidRDefault="005F1293">
      <w:pPr>
        <w:pStyle w:val="p1"/>
        <w:numPr>
          <w:ilvl w:val="0"/>
          <w:numId w:val="35"/>
        </w:numPr>
        <w:spacing w:before="0" w:beforeAutospacing="0" w:after="0" w:afterAutospacing="0"/>
        <w:rPr>
          <w:rFonts w:ascii="Verdana" w:hAnsi="Verdana"/>
          <w:b/>
          <w:bCs/>
        </w:rPr>
        <w:pPrChange w:id="468" w:author="Gareth Harding" w:date="2025-07-10T09:51:00Z" w16du:dateUtc="2025-07-10T07:51:00Z">
          <w:pPr>
            <w:pStyle w:val="Prrafodelista"/>
            <w:numPr>
              <w:numId w:val="13"/>
            </w:numPr>
            <w:ind w:left="360" w:hanging="360"/>
          </w:pPr>
        </w:pPrChange>
      </w:pPr>
      <w:r w:rsidRPr="009E0CD7">
        <w:rPr>
          <w:rFonts w:ascii="Verdana" w:hAnsi="Verdana"/>
          <w:b/>
          <w:bCs/>
        </w:rPr>
        <w:t>When is Sofia’s birthday?</w:t>
      </w:r>
    </w:p>
    <w:p w14:paraId="74C17294" w14:textId="77777777" w:rsidR="005F1293" w:rsidRPr="009E0CD7" w:rsidRDefault="005F129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October</w:t>
      </w:r>
    </w:p>
    <w:p w14:paraId="3C558131" w14:textId="77777777" w:rsidR="005F1293" w:rsidRPr="009E0CD7" w:rsidRDefault="005F129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March</w:t>
      </w:r>
    </w:p>
    <w:p w14:paraId="3749FE28" w14:textId="77777777" w:rsidR="005F1293" w:rsidRDefault="005F1293" w:rsidP="007200E5">
      <w:pPr>
        <w:rPr>
          <w:ins w:id="469" w:author="Gareth Harding" w:date="2025-07-10T09:58:00Z" w16du:dateUtc="2025-07-10T07:58:00Z"/>
          <w:rFonts w:ascii="Verdana" w:hAnsi="Verdana"/>
        </w:rPr>
      </w:pPr>
      <w:r w:rsidRPr="009E0CD7">
        <w:rPr>
          <w:rFonts w:ascii="Verdana" w:hAnsi="Verdana"/>
          <w:highlight w:val="yellow"/>
        </w:rPr>
        <w:t>May</w:t>
      </w:r>
    </w:p>
    <w:p w14:paraId="5E00158E" w14:textId="77777777" w:rsidR="007200E5" w:rsidRPr="009E0CD7" w:rsidRDefault="007200E5" w:rsidP="007200E5">
      <w:pPr>
        <w:rPr>
          <w:rFonts w:ascii="Verdana" w:hAnsi="Verdana"/>
        </w:rPr>
      </w:pPr>
    </w:p>
    <w:p w14:paraId="2CA817B4" w14:textId="30F3B7E3" w:rsidR="005F1293" w:rsidRPr="007200E5" w:rsidRDefault="005F1293">
      <w:pPr>
        <w:pStyle w:val="p1"/>
        <w:numPr>
          <w:ilvl w:val="0"/>
          <w:numId w:val="35"/>
        </w:numPr>
        <w:spacing w:before="0" w:beforeAutospacing="0" w:after="0" w:afterAutospacing="0"/>
        <w:rPr>
          <w:rFonts w:ascii="Verdana" w:hAnsi="Verdana"/>
          <w:b/>
          <w:bCs/>
        </w:rPr>
        <w:pPrChange w:id="470" w:author="Gareth Harding" w:date="2025-07-10T09:51:00Z" w16du:dateUtc="2025-07-10T07:51:00Z">
          <w:pPr>
            <w:pStyle w:val="Prrafodelista"/>
            <w:numPr>
              <w:numId w:val="13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471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does Sofia draw for Carlos?</w:t>
      </w:r>
    </w:p>
    <w:p w14:paraId="47A21FB2" w14:textId="143A8C29" w:rsidR="005F1293" w:rsidRPr="009E0CD7" w:rsidRDefault="005F1293" w:rsidP="007200E5">
      <w:pPr>
        <w:rPr>
          <w:rFonts w:ascii="Verdana" w:hAnsi="Verdana"/>
        </w:rPr>
      </w:pPr>
      <w:del w:id="472" w:author="Gareth Harding" w:date="2025-07-09T12:55:00Z" w16du:dateUtc="2025-07-09T10:55:00Z">
        <w:r w:rsidRPr="009E0CD7" w:rsidDel="00892E6C">
          <w:rPr>
            <w:rFonts w:ascii="Verdana" w:hAnsi="Verdana"/>
            <w:highlight w:val="yellow"/>
          </w:rPr>
          <w:delText xml:space="preserve">a </w:delText>
        </w:r>
      </w:del>
      <w:ins w:id="473" w:author="Gareth Harding" w:date="2025-07-09T12:55:00Z" w16du:dateUtc="2025-07-09T10:55:00Z">
        <w:r w:rsidR="00892E6C">
          <w:rPr>
            <w:rFonts w:ascii="Verdana" w:hAnsi="Verdana"/>
            <w:highlight w:val="yellow"/>
          </w:rPr>
          <w:t>A</w:t>
        </w:r>
        <w:r w:rsidR="00892E6C" w:rsidRPr="009E0CD7">
          <w:rPr>
            <w:rFonts w:ascii="Verdana" w:hAnsi="Verdana"/>
            <w:highlight w:val="yellow"/>
          </w:rPr>
          <w:t xml:space="preserve"> </w:t>
        </w:r>
      </w:ins>
      <w:r w:rsidRPr="009E0CD7">
        <w:rPr>
          <w:rFonts w:ascii="Verdana" w:hAnsi="Verdana"/>
          <w:highlight w:val="yellow"/>
        </w:rPr>
        <w:t>cloud</w:t>
      </w:r>
    </w:p>
    <w:p w14:paraId="31A6B832" w14:textId="5A9CF557" w:rsidR="005F1293" w:rsidRPr="009E0CD7" w:rsidRDefault="005F1293" w:rsidP="007200E5">
      <w:pPr>
        <w:rPr>
          <w:rFonts w:ascii="Verdana" w:hAnsi="Verdana"/>
        </w:rPr>
      </w:pPr>
      <w:del w:id="474" w:author="Gareth Harding" w:date="2025-07-09T12:55:00Z" w16du:dateUtc="2025-07-09T10:55:00Z">
        <w:r w:rsidRPr="009E0CD7" w:rsidDel="00892E6C">
          <w:rPr>
            <w:rFonts w:ascii="Verdana" w:hAnsi="Verdana"/>
          </w:rPr>
          <w:delText xml:space="preserve">a </w:delText>
        </w:r>
      </w:del>
      <w:ins w:id="475" w:author="Gareth Harding" w:date="2025-07-09T12:55:00Z" w16du:dateUtc="2025-07-09T10:55:00Z">
        <w:r w:rsidR="00892E6C">
          <w:rPr>
            <w:rFonts w:ascii="Verdana" w:hAnsi="Verdana"/>
          </w:rPr>
          <w:t>A</w:t>
        </w:r>
        <w:r w:rsidR="00892E6C" w:rsidRPr="009E0CD7">
          <w:rPr>
            <w:rFonts w:ascii="Verdana" w:hAnsi="Verdana"/>
          </w:rPr>
          <w:t xml:space="preserve"> </w:t>
        </w:r>
      </w:ins>
      <w:r w:rsidRPr="009E0CD7">
        <w:rPr>
          <w:rFonts w:ascii="Verdana" w:hAnsi="Verdana"/>
        </w:rPr>
        <w:t>sun</w:t>
      </w:r>
    </w:p>
    <w:p w14:paraId="63F52968" w14:textId="40F89708" w:rsidR="005F1293" w:rsidRDefault="005F1293" w:rsidP="007200E5">
      <w:pPr>
        <w:rPr>
          <w:ins w:id="476" w:author="Gareth Harding" w:date="2025-07-10T09:58:00Z" w16du:dateUtc="2025-07-10T07:58:00Z"/>
          <w:rFonts w:ascii="Verdana" w:hAnsi="Verdana"/>
        </w:rPr>
      </w:pPr>
      <w:del w:id="477" w:author="Gareth Harding" w:date="2025-07-09T12:55:00Z" w16du:dateUtc="2025-07-09T10:55:00Z">
        <w:r w:rsidRPr="009E0CD7" w:rsidDel="00892E6C">
          <w:rPr>
            <w:rFonts w:ascii="Verdana" w:hAnsi="Verdana"/>
          </w:rPr>
          <w:delText xml:space="preserve">a </w:delText>
        </w:r>
      </w:del>
      <w:ins w:id="478" w:author="Gareth Harding" w:date="2025-07-09T12:55:00Z" w16du:dateUtc="2025-07-09T10:55:00Z">
        <w:r w:rsidR="00892E6C">
          <w:rPr>
            <w:rFonts w:ascii="Verdana" w:hAnsi="Verdana"/>
          </w:rPr>
          <w:t>A</w:t>
        </w:r>
        <w:r w:rsidR="00892E6C" w:rsidRPr="009E0CD7">
          <w:rPr>
            <w:rFonts w:ascii="Verdana" w:hAnsi="Verdana"/>
          </w:rPr>
          <w:t xml:space="preserve"> </w:t>
        </w:r>
      </w:ins>
      <w:r w:rsidRPr="009E0CD7">
        <w:rPr>
          <w:rFonts w:ascii="Verdana" w:hAnsi="Verdana"/>
        </w:rPr>
        <w:t>cat</w:t>
      </w:r>
    </w:p>
    <w:p w14:paraId="044D0590" w14:textId="77777777" w:rsidR="007200E5" w:rsidRPr="009E0CD7" w:rsidRDefault="007200E5" w:rsidP="007200E5">
      <w:pPr>
        <w:rPr>
          <w:rFonts w:ascii="Verdana" w:hAnsi="Verdana"/>
        </w:rPr>
      </w:pPr>
    </w:p>
    <w:p w14:paraId="4F42736A" w14:textId="528C88BA" w:rsidR="005F1293" w:rsidRPr="007200E5" w:rsidRDefault="005F1293">
      <w:pPr>
        <w:pStyle w:val="p1"/>
        <w:numPr>
          <w:ilvl w:val="0"/>
          <w:numId w:val="35"/>
        </w:numPr>
        <w:spacing w:before="0" w:beforeAutospacing="0" w:after="0" w:afterAutospacing="0"/>
        <w:rPr>
          <w:rFonts w:ascii="Verdana" w:hAnsi="Verdana"/>
          <w:b/>
          <w:bCs/>
        </w:rPr>
        <w:pPrChange w:id="479" w:author="Gareth Harding" w:date="2025-07-10T09:51:00Z" w16du:dateUtc="2025-07-10T07:51:00Z">
          <w:pPr>
            <w:pStyle w:val="Prrafodelista"/>
            <w:numPr>
              <w:numId w:val="13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480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Luna eats chocolate cake on her birthday.</w:t>
      </w:r>
    </w:p>
    <w:p w14:paraId="43529448" w14:textId="77777777" w:rsidR="005F1293" w:rsidRPr="009E0CD7" w:rsidRDefault="005F1293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lastRenderedPageBreak/>
        <w:t>True</w:t>
      </w:r>
    </w:p>
    <w:p w14:paraId="520F61C7" w14:textId="77777777" w:rsidR="005F1293" w:rsidRDefault="005F1293" w:rsidP="007200E5">
      <w:pPr>
        <w:rPr>
          <w:ins w:id="481" w:author="Gareth Harding" w:date="2025-07-10T09:58:00Z" w16du:dateUtc="2025-07-10T07:58:00Z"/>
          <w:rFonts w:ascii="Verdana" w:hAnsi="Verdana"/>
        </w:rPr>
      </w:pPr>
      <w:r w:rsidRPr="009E0CD7">
        <w:rPr>
          <w:rFonts w:ascii="Verdana" w:hAnsi="Verdana"/>
        </w:rPr>
        <w:t>False</w:t>
      </w:r>
    </w:p>
    <w:p w14:paraId="7F6593CD" w14:textId="77777777" w:rsidR="007200E5" w:rsidRPr="009E0CD7" w:rsidRDefault="007200E5" w:rsidP="007200E5">
      <w:pPr>
        <w:rPr>
          <w:rFonts w:ascii="Verdana" w:hAnsi="Verdana"/>
        </w:rPr>
      </w:pPr>
    </w:p>
    <w:p w14:paraId="1B2BAEB8" w14:textId="1ADA08BA" w:rsidR="005F1293" w:rsidRPr="007200E5" w:rsidRDefault="005F1293">
      <w:pPr>
        <w:pStyle w:val="p1"/>
        <w:numPr>
          <w:ilvl w:val="0"/>
          <w:numId w:val="35"/>
        </w:numPr>
        <w:spacing w:before="0" w:beforeAutospacing="0" w:after="0" w:afterAutospacing="0"/>
        <w:rPr>
          <w:rFonts w:ascii="Verdana" w:hAnsi="Verdana"/>
          <w:b/>
          <w:bCs/>
        </w:rPr>
        <w:pPrChange w:id="482" w:author="Gareth Harding" w:date="2025-07-10T09:51:00Z" w16du:dateUtc="2025-07-10T07:51:00Z">
          <w:pPr>
            <w:pStyle w:val="Prrafodelista"/>
            <w:numPr>
              <w:numId w:val="13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483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month is Tony’s birthday?</w:t>
      </w:r>
    </w:p>
    <w:p w14:paraId="75DA7D37" w14:textId="77777777" w:rsidR="005F1293" w:rsidRPr="009E0CD7" w:rsidRDefault="005F1293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August</w:t>
      </w:r>
    </w:p>
    <w:p w14:paraId="5A02A5E8" w14:textId="77777777" w:rsidR="005F1293" w:rsidRPr="009E0CD7" w:rsidRDefault="005F129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April</w:t>
      </w:r>
    </w:p>
    <w:p w14:paraId="32A3A9F2" w14:textId="77777777" w:rsidR="005F1293" w:rsidRDefault="005F1293" w:rsidP="007200E5">
      <w:pPr>
        <w:rPr>
          <w:ins w:id="484" w:author="Gareth Harding" w:date="2025-07-10T09:58:00Z" w16du:dateUtc="2025-07-10T07:58:00Z"/>
          <w:rFonts w:ascii="Verdana" w:hAnsi="Verdana"/>
        </w:rPr>
      </w:pPr>
      <w:r w:rsidRPr="009E0CD7">
        <w:rPr>
          <w:rFonts w:ascii="Verdana" w:hAnsi="Verdana"/>
        </w:rPr>
        <w:t>November</w:t>
      </w:r>
    </w:p>
    <w:p w14:paraId="3CAFBAE8" w14:textId="77777777" w:rsidR="007200E5" w:rsidRPr="009E0CD7" w:rsidRDefault="007200E5" w:rsidP="007200E5">
      <w:pPr>
        <w:rPr>
          <w:rFonts w:ascii="Verdana" w:hAnsi="Verdana"/>
        </w:rPr>
      </w:pPr>
    </w:p>
    <w:p w14:paraId="40F5C936" w14:textId="008A009A" w:rsidR="005F1293" w:rsidRPr="007200E5" w:rsidRDefault="005F1293">
      <w:pPr>
        <w:pStyle w:val="p1"/>
        <w:numPr>
          <w:ilvl w:val="0"/>
          <w:numId w:val="35"/>
        </w:numPr>
        <w:spacing w:before="0" w:beforeAutospacing="0" w:after="0" w:afterAutospacing="0"/>
        <w:rPr>
          <w:rFonts w:ascii="Verdana" w:hAnsi="Verdana"/>
          <w:b/>
          <w:bCs/>
        </w:rPr>
        <w:pPrChange w:id="485" w:author="Gareth Harding" w:date="2025-07-10T09:51:00Z" w16du:dateUtc="2025-07-10T07:51:00Z">
          <w:pPr>
            <w:pStyle w:val="Prrafodelista"/>
            <w:numPr>
              <w:numId w:val="13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486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Carlos’s birthday is in summer.</w:t>
      </w:r>
    </w:p>
    <w:p w14:paraId="3034E992" w14:textId="77777777" w:rsidR="005F1293" w:rsidRPr="009E0CD7" w:rsidRDefault="005F1293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True</w:t>
      </w:r>
    </w:p>
    <w:p w14:paraId="13070A83" w14:textId="78F14E6B" w:rsidR="005F1293" w:rsidRPr="009E0CD7" w:rsidRDefault="005F1293" w:rsidP="007200E5">
      <w:pPr>
        <w:rPr>
          <w:rFonts w:ascii="Verdana" w:hAnsi="Verdana"/>
        </w:rPr>
      </w:pPr>
      <w:r w:rsidRPr="009E0CD7">
        <w:rPr>
          <w:rFonts w:ascii="Verdana" w:hAnsi="Verdana"/>
        </w:rPr>
        <w:t>False</w:t>
      </w:r>
    </w:p>
    <w:p w14:paraId="51DA0AA8" w14:textId="77777777" w:rsidR="005F1293" w:rsidRPr="009E0CD7" w:rsidRDefault="005F1293" w:rsidP="007200E5">
      <w:pPr>
        <w:rPr>
          <w:rFonts w:ascii="Verdana" w:hAnsi="Verdana"/>
        </w:rPr>
      </w:pPr>
    </w:p>
    <w:p w14:paraId="448B60DE" w14:textId="77777777" w:rsidR="00DE6D2D" w:rsidRPr="009E0CD7" w:rsidRDefault="00DE6D2D" w:rsidP="007200E5">
      <w:pPr>
        <w:rPr>
          <w:rFonts w:ascii="Verdana" w:hAnsi="Verdana"/>
          <w:highlight w:val="yellow"/>
        </w:rPr>
      </w:pPr>
    </w:p>
    <w:p w14:paraId="56E61261" w14:textId="77777777" w:rsidR="00944501" w:rsidRPr="009E0CD7" w:rsidRDefault="00944501">
      <w:pPr>
        <w:pStyle w:val="Prrafodelista"/>
        <w:numPr>
          <w:ilvl w:val="0"/>
          <w:numId w:val="29"/>
        </w:numPr>
        <w:adjustRightInd w:val="0"/>
        <w:snapToGrid w:val="0"/>
        <w:ind w:left="426" w:hanging="425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487" w:author="Gareth Harding" w:date="2025-07-10T09:58:00Z" w16du:dateUtc="2025-07-10T07:58:00Z">
          <w:pPr>
            <w:pStyle w:val="Prrafodelista"/>
            <w:numPr>
              <w:numId w:val="29"/>
            </w:numPr>
            <w:adjustRightInd w:val="0"/>
            <w:snapToGrid w:val="0"/>
            <w:ind w:left="1440" w:hanging="360"/>
            <w:contextualSpacing w:val="0"/>
          </w:pPr>
        </w:pPrChange>
      </w:pPr>
      <w:r w:rsidRPr="009E0CD7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What’s the Matter?</w:t>
      </w:r>
    </w:p>
    <w:p w14:paraId="5B23ED98" w14:textId="77777777" w:rsidR="00DE6D2D" w:rsidRPr="009E0CD7" w:rsidRDefault="00DE6D2D" w:rsidP="007200E5">
      <w:pPr>
        <w:rPr>
          <w:rFonts w:ascii="Verdana" w:hAnsi="Verdana"/>
        </w:rPr>
      </w:pPr>
    </w:p>
    <w:p w14:paraId="0C5ECD8B" w14:textId="77777777" w:rsidR="00DE6D2D" w:rsidRPr="009E0CD7" w:rsidRDefault="00DE6D2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Tony is at school today, but he doesn’t feel well.</w:t>
      </w:r>
    </w:p>
    <w:p w14:paraId="2C00017F" w14:textId="77777777" w:rsidR="00DE6D2D" w:rsidRPr="009E0CD7" w:rsidRDefault="00DE6D2D" w:rsidP="007200E5">
      <w:pPr>
        <w:rPr>
          <w:rFonts w:ascii="Verdana" w:hAnsi="Verdana"/>
        </w:rPr>
      </w:pPr>
    </w:p>
    <w:p w14:paraId="1746413A" w14:textId="77777777" w:rsidR="00DE6D2D" w:rsidRPr="009E0CD7" w:rsidRDefault="00DE6D2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His teacher says, “What’s the matter, Tony?”</w:t>
      </w:r>
    </w:p>
    <w:p w14:paraId="7D410A9C" w14:textId="77777777" w:rsidR="00DE6D2D" w:rsidRPr="009E0CD7" w:rsidRDefault="00DE6D2D" w:rsidP="007200E5">
      <w:pPr>
        <w:rPr>
          <w:rFonts w:ascii="Verdana" w:hAnsi="Verdana"/>
        </w:rPr>
      </w:pPr>
    </w:p>
    <w:p w14:paraId="4340F9E2" w14:textId="77777777" w:rsidR="00DE6D2D" w:rsidRPr="009E0CD7" w:rsidRDefault="00DE6D2D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Tony says, “I have got a </w:t>
      </w:r>
      <w:r w:rsidRPr="009E0CD7">
        <w:rPr>
          <w:rFonts w:ascii="Verdana" w:hAnsi="Verdana"/>
          <w:b/>
          <w:bCs/>
        </w:rPr>
        <w:t>headache</w:t>
      </w:r>
      <w:r w:rsidRPr="009E0CD7">
        <w:rPr>
          <w:rFonts w:ascii="Verdana" w:hAnsi="Verdana"/>
        </w:rPr>
        <w:t xml:space="preserve">, and I feel </w:t>
      </w:r>
      <w:r w:rsidRPr="009E0CD7">
        <w:rPr>
          <w:rFonts w:ascii="Verdana" w:hAnsi="Verdana"/>
          <w:b/>
          <w:bCs/>
        </w:rPr>
        <w:t>dizzy</w:t>
      </w:r>
      <w:r w:rsidRPr="009E0CD7">
        <w:rPr>
          <w:rFonts w:ascii="Verdana" w:hAnsi="Verdana"/>
        </w:rPr>
        <w:t>.”</w:t>
      </w:r>
    </w:p>
    <w:p w14:paraId="2EBF2CA4" w14:textId="77777777" w:rsidR="00DE6D2D" w:rsidRPr="009E0CD7" w:rsidRDefault="00DE6D2D" w:rsidP="007200E5">
      <w:pPr>
        <w:rPr>
          <w:rFonts w:ascii="Verdana" w:hAnsi="Verdana"/>
        </w:rPr>
      </w:pPr>
    </w:p>
    <w:p w14:paraId="77206BBD" w14:textId="77777777" w:rsidR="00DE6D2D" w:rsidRPr="009E0CD7" w:rsidRDefault="00DE6D2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“Oh dear,” says the teacher. “Let’s go to the nurse.”</w:t>
      </w:r>
    </w:p>
    <w:p w14:paraId="31D21B89" w14:textId="77777777" w:rsidR="00DE6D2D" w:rsidRPr="009E0CD7" w:rsidRDefault="00DE6D2D" w:rsidP="007200E5">
      <w:pPr>
        <w:rPr>
          <w:rFonts w:ascii="Verdana" w:hAnsi="Verdana"/>
        </w:rPr>
      </w:pPr>
    </w:p>
    <w:p w14:paraId="64772392" w14:textId="77777777" w:rsidR="00DE6D2D" w:rsidRPr="009E0CD7" w:rsidRDefault="00DE6D2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At the nurse’s room, Tony sees his friends!</w:t>
      </w:r>
    </w:p>
    <w:p w14:paraId="499C78D9" w14:textId="77777777" w:rsidR="00DE6D2D" w:rsidRPr="009E0CD7" w:rsidRDefault="00DE6D2D" w:rsidP="007200E5">
      <w:pPr>
        <w:rPr>
          <w:rFonts w:ascii="Verdana" w:hAnsi="Verdana"/>
        </w:rPr>
      </w:pPr>
    </w:p>
    <w:p w14:paraId="12D4EA63" w14:textId="77777777" w:rsidR="00DE6D2D" w:rsidRPr="009E0CD7" w:rsidRDefault="00DE6D2D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Anna says, “I have got a </w:t>
      </w:r>
      <w:r w:rsidRPr="009E0CD7">
        <w:rPr>
          <w:rFonts w:ascii="Verdana" w:hAnsi="Verdana"/>
          <w:b/>
          <w:bCs/>
        </w:rPr>
        <w:t>sore throat</w:t>
      </w:r>
      <w:r w:rsidRPr="009E0CD7">
        <w:rPr>
          <w:rFonts w:ascii="Verdana" w:hAnsi="Verdana"/>
        </w:rPr>
        <w:t xml:space="preserve">, and I have got a </w:t>
      </w:r>
      <w:r w:rsidRPr="009E0CD7">
        <w:rPr>
          <w:rFonts w:ascii="Verdana" w:hAnsi="Verdana"/>
          <w:b/>
          <w:bCs/>
        </w:rPr>
        <w:t>cough</w:t>
      </w:r>
      <w:r w:rsidRPr="009E0CD7">
        <w:rPr>
          <w:rFonts w:ascii="Verdana" w:hAnsi="Verdana"/>
        </w:rPr>
        <w:t>.”</w:t>
      </w:r>
    </w:p>
    <w:p w14:paraId="0D308B5E" w14:textId="77777777" w:rsidR="00DE6D2D" w:rsidRPr="009E0CD7" w:rsidRDefault="00DE6D2D" w:rsidP="007200E5">
      <w:pPr>
        <w:rPr>
          <w:rFonts w:ascii="Verdana" w:hAnsi="Verdana"/>
        </w:rPr>
      </w:pPr>
    </w:p>
    <w:p w14:paraId="1A5F5FDB" w14:textId="77777777" w:rsidR="00DE6D2D" w:rsidRPr="009E0CD7" w:rsidRDefault="00DE6D2D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Ben says, “I have got a </w:t>
      </w:r>
      <w:r w:rsidRPr="009E0CD7">
        <w:rPr>
          <w:rFonts w:ascii="Verdana" w:hAnsi="Verdana"/>
          <w:b/>
          <w:bCs/>
        </w:rPr>
        <w:t>black eye</w:t>
      </w:r>
      <w:r w:rsidRPr="009E0CD7">
        <w:rPr>
          <w:rFonts w:ascii="Verdana" w:hAnsi="Verdana"/>
        </w:rPr>
        <w:t>! A ball hit my face!”</w:t>
      </w:r>
    </w:p>
    <w:p w14:paraId="57ED0BB4" w14:textId="77777777" w:rsidR="00DE6D2D" w:rsidRPr="009E0CD7" w:rsidRDefault="00DE6D2D" w:rsidP="007200E5">
      <w:pPr>
        <w:rPr>
          <w:rFonts w:ascii="Verdana" w:hAnsi="Verdana"/>
        </w:rPr>
      </w:pPr>
    </w:p>
    <w:p w14:paraId="3BE6EC9B" w14:textId="36127739" w:rsidR="00DE6D2D" w:rsidRPr="009E0CD7" w:rsidRDefault="00DE6D2D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Lucy laughs and says, “I have got a </w:t>
      </w:r>
      <w:proofErr w:type="gramStart"/>
      <w:r w:rsidRPr="009E0CD7">
        <w:rPr>
          <w:rFonts w:ascii="Verdana" w:hAnsi="Verdana"/>
          <w:b/>
          <w:bCs/>
        </w:rPr>
        <w:t>stomach ache</w:t>
      </w:r>
      <w:proofErr w:type="gramEnd"/>
      <w:r w:rsidR="00244519" w:rsidRPr="009E0CD7">
        <w:rPr>
          <w:rFonts w:ascii="Verdana" w:hAnsi="Verdana"/>
        </w:rPr>
        <w:t xml:space="preserve"> because</w:t>
      </w:r>
      <w:r w:rsidRPr="009E0CD7">
        <w:rPr>
          <w:rFonts w:ascii="Verdana" w:hAnsi="Verdana"/>
        </w:rPr>
        <w:t xml:space="preserve"> I </w:t>
      </w:r>
      <w:r w:rsidR="00244519" w:rsidRPr="009E0CD7">
        <w:rPr>
          <w:rFonts w:ascii="Verdana" w:hAnsi="Verdana"/>
        </w:rPr>
        <w:t>eat</w:t>
      </w:r>
      <w:r w:rsidRPr="009E0CD7">
        <w:rPr>
          <w:rFonts w:ascii="Verdana" w:hAnsi="Verdana"/>
        </w:rPr>
        <w:t xml:space="preserve"> too many sweets!”</w:t>
      </w:r>
    </w:p>
    <w:p w14:paraId="250FC596" w14:textId="77777777" w:rsidR="00DE6D2D" w:rsidRPr="009E0CD7" w:rsidRDefault="00DE6D2D" w:rsidP="007200E5">
      <w:pPr>
        <w:rPr>
          <w:rFonts w:ascii="Verdana" w:hAnsi="Verdana"/>
        </w:rPr>
      </w:pPr>
    </w:p>
    <w:p w14:paraId="691BC5B6" w14:textId="77777777" w:rsidR="00DE6D2D" w:rsidRPr="009E0CD7" w:rsidRDefault="00DE6D2D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Tony smiles. “This is a funny place! We are all </w:t>
      </w:r>
      <w:r w:rsidRPr="009E0CD7">
        <w:rPr>
          <w:rFonts w:ascii="Verdana" w:hAnsi="Verdana"/>
          <w:b/>
          <w:bCs/>
        </w:rPr>
        <w:t>sick</w:t>
      </w:r>
      <w:r w:rsidRPr="009E0CD7">
        <w:rPr>
          <w:rFonts w:ascii="Verdana" w:hAnsi="Verdana"/>
        </w:rPr>
        <w:t>, but we are all together!”</w:t>
      </w:r>
    </w:p>
    <w:p w14:paraId="697CB620" w14:textId="77777777" w:rsidR="00DE6D2D" w:rsidRPr="009E0CD7" w:rsidRDefault="00DE6D2D" w:rsidP="007200E5">
      <w:pPr>
        <w:rPr>
          <w:rFonts w:ascii="Verdana" w:hAnsi="Verdana"/>
        </w:rPr>
      </w:pPr>
    </w:p>
    <w:p w14:paraId="7063CFC0" w14:textId="0266FD66" w:rsidR="00DE6D2D" w:rsidRPr="009E0CD7" w:rsidRDefault="00DE6D2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The nurse gives them water and a big smile.</w:t>
      </w:r>
    </w:p>
    <w:p w14:paraId="4025E8B1" w14:textId="77777777" w:rsidR="00DE6D2D" w:rsidRPr="009E0CD7" w:rsidRDefault="00DE6D2D" w:rsidP="007200E5">
      <w:pPr>
        <w:rPr>
          <w:rFonts w:ascii="Verdana" w:hAnsi="Verdana"/>
        </w:rPr>
      </w:pPr>
    </w:p>
    <w:p w14:paraId="2BAE270E" w14:textId="095CB661" w:rsidR="00DE6D2D" w:rsidRPr="009E0CD7" w:rsidRDefault="00DE6D2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“Next time,” she says, “be careful with sweets and footballs!”</w:t>
      </w:r>
    </w:p>
    <w:p w14:paraId="2C729F0A" w14:textId="77777777" w:rsidR="00883133" w:rsidRPr="009E0CD7" w:rsidRDefault="00883133" w:rsidP="007200E5">
      <w:pPr>
        <w:rPr>
          <w:rFonts w:ascii="Verdana" w:hAnsi="Verdana"/>
          <w:highlight w:val="yellow"/>
        </w:rPr>
      </w:pPr>
    </w:p>
    <w:p w14:paraId="1FB3F1E1" w14:textId="77777777" w:rsidR="00944501" w:rsidRPr="009E0CD7" w:rsidRDefault="00944501" w:rsidP="007200E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t>Comprehension Questions</w:t>
      </w:r>
    </w:p>
    <w:p w14:paraId="5E29F80B" w14:textId="77777777" w:rsidR="00244519" w:rsidRPr="009E0CD7" w:rsidRDefault="00244519" w:rsidP="007200E5">
      <w:pPr>
        <w:rPr>
          <w:rFonts w:ascii="Verdana" w:hAnsi="Verdana"/>
          <w:highlight w:val="yellow"/>
        </w:rPr>
      </w:pPr>
    </w:p>
    <w:p w14:paraId="01C199B7" w14:textId="7F698099" w:rsidR="00244519" w:rsidRPr="007200E5" w:rsidRDefault="00244519">
      <w:pPr>
        <w:pStyle w:val="p1"/>
        <w:numPr>
          <w:ilvl w:val="0"/>
          <w:numId w:val="36"/>
        </w:numPr>
        <w:spacing w:before="0" w:beforeAutospacing="0" w:after="0" w:afterAutospacing="0"/>
        <w:rPr>
          <w:rFonts w:ascii="Verdana" w:hAnsi="Verdana"/>
          <w:b/>
          <w:bCs/>
        </w:rPr>
        <w:pPrChange w:id="488" w:author="Gareth Harding" w:date="2025-07-10T09:51:00Z" w16du:dateUtc="2025-07-10T07:51:00Z">
          <w:pPr>
            <w:pStyle w:val="Prrafodelista"/>
            <w:numPr>
              <w:numId w:val="14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489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is wrong with Lucy?</w:t>
      </w:r>
    </w:p>
    <w:p w14:paraId="7B32C1FE" w14:textId="77777777" w:rsidR="00244519" w:rsidRPr="009E0CD7" w:rsidRDefault="00244519" w:rsidP="007200E5">
      <w:pPr>
        <w:rPr>
          <w:rFonts w:ascii="Verdana" w:hAnsi="Verdana"/>
        </w:rPr>
      </w:pPr>
      <w:r w:rsidRPr="009E0CD7">
        <w:rPr>
          <w:rFonts w:ascii="Verdana" w:hAnsi="Verdana"/>
        </w:rPr>
        <w:t>She has got a headache</w:t>
      </w:r>
    </w:p>
    <w:p w14:paraId="6549162C" w14:textId="77777777" w:rsidR="00244519" w:rsidRPr="009E0CD7" w:rsidRDefault="00244519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 xml:space="preserve">She has got a </w:t>
      </w:r>
      <w:proofErr w:type="gramStart"/>
      <w:r w:rsidRPr="009E0CD7">
        <w:rPr>
          <w:rFonts w:ascii="Verdana" w:hAnsi="Verdana"/>
          <w:highlight w:val="yellow"/>
        </w:rPr>
        <w:t>stomach ache</w:t>
      </w:r>
      <w:proofErr w:type="gramEnd"/>
    </w:p>
    <w:p w14:paraId="3FE49224" w14:textId="77777777" w:rsidR="00244519" w:rsidRDefault="00244519" w:rsidP="007200E5">
      <w:pPr>
        <w:rPr>
          <w:ins w:id="490" w:author="Gareth Harding" w:date="2025-07-10T09:59:00Z" w16du:dateUtc="2025-07-10T07:59:00Z"/>
          <w:rFonts w:ascii="Verdana" w:hAnsi="Verdana"/>
        </w:rPr>
      </w:pPr>
      <w:r w:rsidRPr="009E0CD7">
        <w:rPr>
          <w:rFonts w:ascii="Verdana" w:hAnsi="Verdana"/>
        </w:rPr>
        <w:t>She has got a broken leg</w:t>
      </w:r>
    </w:p>
    <w:p w14:paraId="72E5E118" w14:textId="77777777" w:rsidR="00886910" w:rsidRPr="009E0CD7" w:rsidRDefault="00886910" w:rsidP="007200E5">
      <w:pPr>
        <w:rPr>
          <w:rFonts w:ascii="Verdana" w:hAnsi="Verdana"/>
        </w:rPr>
      </w:pPr>
    </w:p>
    <w:p w14:paraId="3EC74818" w14:textId="4EED85BC" w:rsidR="00244519" w:rsidRPr="007200E5" w:rsidRDefault="00244519">
      <w:pPr>
        <w:pStyle w:val="p1"/>
        <w:numPr>
          <w:ilvl w:val="0"/>
          <w:numId w:val="36"/>
        </w:numPr>
        <w:spacing w:before="0" w:beforeAutospacing="0" w:after="0" w:afterAutospacing="0"/>
        <w:rPr>
          <w:rFonts w:ascii="Verdana" w:hAnsi="Verdana"/>
          <w:b/>
          <w:bCs/>
        </w:rPr>
        <w:pPrChange w:id="491" w:author="Gareth Harding" w:date="2025-07-10T09:51:00Z" w16du:dateUtc="2025-07-10T07:51:00Z">
          <w:pPr>
            <w:pStyle w:val="Prrafodelista"/>
            <w:numPr>
              <w:numId w:val="14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492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Who has got a black eye?</w:t>
      </w:r>
    </w:p>
    <w:p w14:paraId="7E259276" w14:textId="77777777" w:rsidR="00244519" w:rsidRPr="009E0CD7" w:rsidRDefault="00244519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Tony</w:t>
      </w:r>
    </w:p>
    <w:p w14:paraId="0270BF98" w14:textId="0653A542" w:rsidR="00244519" w:rsidRPr="009E0CD7" w:rsidRDefault="00DA5B0D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Ben</w:t>
      </w:r>
    </w:p>
    <w:p w14:paraId="3A72CDF6" w14:textId="67F8D250" w:rsidR="00244519" w:rsidRPr="009E0CD7" w:rsidRDefault="00244519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The </w:t>
      </w:r>
      <w:del w:id="493" w:author="Gareth Harding" w:date="2025-07-09T13:03:00Z" w16du:dateUtc="2025-07-09T11:03:00Z">
        <w:r w:rsidRPr="009E0CD7" w:rsidDel="007D17BB">
          <w:rPr>
            <w:rFonts w:ascii="Verdana" w:hAnsi="Verdana"/>
          </w:rPr>
          <w:delText>doctor</w:delText>
        </w:r>
      </w:del>
      <w:ins w:id="494" w:author="Gareth Harding" w:date="2025-07-09T13:03:00Z" w16du:dateUtc="2025-07-09T11:03:00Z">
        <w:r w:rsidR="007D17BB">
          <w:rPr>
            <w:rFonts w:ascii="Verdana" w:hAnsi="Verdana"/>
          </w:rPr>
          <w:t>nurse</w:t>
        </w:r>
      </w:ins>
    </w:p>
    <w:p w14:paraId="6154227F" w14:textId="3B67B64C" w:rsidR="00244519" w:rsidRPr="007200E5" w:rsidRDefault="00244519">
      <w:pPr>
        <w:pStyle w:val="p1"/>
        <w:numPr>
          <w:ilvl w:val="0"/>
          <w:numId w:val="36"/>
        </w:numPr>
        <w:spacing w:before="0" w:beforeAutospacing="0" w:after="0" w:afterAutospacing="0"/>
        <w:rPr>
          <w:rFonts w:ascii="Verdana" w:hAnsi="Verdana"/>
          <w:b/>
          <w:bCs/>
        </w:rPr>
        <w:pPrChange w:id="495" w:author="Gareth Harding" w:date="2025-07-10T09:51:00Z" w16du:dateUtc="2025-07-10T07:51:00Z">
          <w:pPr>
            <w:pStyle w:val="Prrafodelista"/>
            <w:numPr>
              <w:numId w:val="14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496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lastRenderedPageBreak/>
        <w:t xml:space="preserve">Tony has got </w:t>
      </w:r>
      <w:del w:id="497" w:author="48105" w:date="2025-07-24T18:05:00Z" w16du:dateUtc="2025-07-24T16:05:00Z">
        <w:r w:rsidRPr="007200E5" w:rsidDel="00A053A0">
          <w:rPr>
            <w:rFonts w:ascii="Verdana" w:hAnsi="Verdana"/>
            <w:b/>
            <w:bCs/>
            <w:lang w:val="en-GB"/>
            <w:rPrChange w:id="498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delText xml:space="preserve">a cough and </w:delText>
        </w:r>
      </w:del>
      <w:r w:rsidRPr="007200E5">
        <w:rPr>
          <w:rFonts w:ascii="Verdana" w:hAnsi="Verdana"/>
          <w:b/>
          <w:bCs/>
          <w:lang w:val="en-GB"/>
          <w:rPrChange w:id="499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 xml:space="preserve">a </w:t>
      </w:r>
      <w:r w:rsidRPr="007200E5">
        <w:rPr>
          <w:rFonts w:ascii="Verdana" w:hAnsi="Verdana"/>
          <w:b/>
          <w:bCs/>
          <w:color w:val="FF0000"/>
          <w:lang w:val="en-GB"/>
          <w:rPrChange w:id="500" w:author="Gareth Harding" w:date="2025-07-10T09:51:00Z" w16du:dateUtc="2025-07-10T07:51:00Z">
            <w:rPr>
              <w:rFonts w:ascii="Verdana" w:hAnsi="Verdana"/>
              <w:b/>
              <w:bCs/>
              <w:color w:val="FF0000"/>
            </w:rPr>
          </w:rPrChange>
        </w:rPr>
        <w:t>temperature</w:t>
      </w:r>
      <w:r w:rsidRPr="007200E5">
        <w:rPr>
          <w:rFonts w:ascii="Verdana" w:hAnsi="Verdana"/>
          <w:b/>
          <w:bCs/>
          <w:lang w:val="en-GB"/>
          <w:rPrChange w:id="501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.</w:t>
      </w:r>
    </w:p>
    <w:p w14:paraId="100B151A" w14:textId="2DC01763" w:rsidR="00DA5B0D" w:rsidRPr="009E0CD7" w:rsidRDefault="00DA5B0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True</w:t>
      </w:r>
    </w:p>
    <w:p w14:paraId="6728A61F" w14:textId="16DD43CD" w:rsidR="00DA5B0D" w:rsidRDefault="00DA5B0D" w:rsidP="007200E5">
      <w:pPr>
        <w:rPr>
          <w:ins w:id="502" w:author="Gareth Harding" w:date="2025-07-10T09:59:00Z" w16du:dateUtc="2025-07-10T07:59:00Z"/>
          <w:rFonts w:ascii="Verdana" w:hAnsi="Verdana"/>
        </w:rPr>
      </w:pPr>
      <w:r w:rsidRPr="009E0CD7">
        <w:rPr>
          <w:rFonts w:ascii="Verdana" w:hAnsi="Verdana"/>
          <w:highlight w:val="yellow"/>
        </w:rPr>
        <w:t>False</w:t>
      </w:r>
    </w:p>
    <w:p w14:paraId="2BEE4AC2" w14:textId="77777777" w:rsidR="00886910" w:rsidRPr="009E0CD7" w:rsidRDefault="00886910" w:rsidP="007200E5">
      <w:pPr>
        <w:rPr>
          <w:rFonts w:ascii="Verdana" w:hAnsi="Verdana"/>
        </w:rPr>
      </w:pPr>
    </w:p>
    <w:p w14:paraId="73BC4198" w14:textId="6292052C" w:rsidR="00244519" w:rsidRPr="007200E5" w:rsidRDefault="00244519">
      <w:pPr>
        <w:pStyle w:val="p1"/>
        <w:numPr>
          <w:ilvl w:val="0"/>
          <w:numId w:val="36"/>
        </w:numPr>
        <w:spacing w:before="0" w:beforeAutospacing="0" w:after="0" w:afterAutospacing="0"/>
        <w:rPr>
          <w:rFonts w:ascii="Verdana" w:hAnsi="Verdana"/>
          <w:b/>
          <w:bCs/>
        </w:rPr>
        <w:pPrChange w:id="503" w:author="Gareth Harding" w:date="2025-07-10T09:51:00Z" w16du:dateUtc="2025-07-10T07:51:00Z">
          <w:pPr>
            <w:pStyle w:val="Prrafodelista"/>
            <w:numPr>
              <w:numId w:val="14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504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Lucy feels dizzy</w:t>
      </w:r>
      <w:del w:id="505" w:author="48105" w:date="2025-07-24T18:05:00Z" w16du:dateUtc="2025-07-24T16:05:00Z">
        <w:r w:rsidRPr="007200E5" w:rsidDel="00A053A0">
          <w:rPr>
            <w:rFonts w:ascii="Verdana" w:hAnsi="Verdana"/>
            <w:b/>
            <w:bCs/>
            <w:lang w:val="en-GB"/>
            <w:rPrChange w:id="506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delText xml:space="preserve"> because she plays football</w:delText>
        </w:r>
      </w:del>
      <w:r w:rsidRPr="007200E5">
        <w:rPr>
          <w:rFonts w:ascii="Verdana" w:hAnsi="Verdana"/>
          <w:b/>
          <w:bCs/>
          <w:lang w:val="en-GB"/>
          <w:rPrChange w:id="507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.</w:t>
      </w:r>
    </w:p>
    <w:p w14:paraId="024F9FE3" w14:textId="77777777" w:rsidR="00DA5B0D" w:rsidRPr="009E0CD7" w:rsidRDefault="00DA5B0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True</w:t>
      </w:r>
    </w:p>
    <w:p w14:paraId="37E42C1F" w14:textId="2A2350BB" w:rsidR="00DA5B0D" w:rsidRDefault="00DA5B0D" w:rsidP="007200E5">
      <w:pPr>
        <w:rPr>
          <w:ins w:id="508" w:author="Gareth Harding" w:date="2025-07-10T09:59:00Z" w16du:dateUtc="2025-07-10T07:59:00Z"/>
          <w:rFonts w:ascii="Verdana" w:hAnsi="Verdana"/>
        </w:rPr>
      </w:pPr>
      <w:r w:rsidRPr="009E0CD7">
        <w:rPr>
          <w:rFonts w:ascii="Verdana" w:hAnsi="Verdana"/>
          <w:highlight w:val="yellow"/>
        </w:rPr>
        <w:t>False</w:t>
      </w:r>
    </w:p>
    <w:p w14:paraId="0F6001FF" w14:textId="77777777" w:rsidR="00886910" w:rsidRPr="009E0CD7" w:rsidRDefault="00886910" w:rsidP="007200E5">
      <w:pPr>
        <w:rPr>
          <w:rFonts w:ascii="Verdana" w:hAnsi="Verdana"/>
        </w:rPr>
      </w:pPr>
    </w:p>
    <w:p w14:paraId="7A56A252" w14:textId="7112F372" w:rsidR="00244519" w:rsidRPr="007200E5" w:rsidRDefault="00244519">
      <w:pPr>
        <w:pStyle w:val="p1"/>
        <w:numPr>
          <w:ilvl w:val="0"/>
          <w:numId w:val="36"/>
        </w:numPr>
        <w:spacing w:before="0" w:beforeAutospacing="0" w:after="0" w:afterAutospacing="0"/>
        <w:rPr>
          <w:rFonts w:ascii="Verdana" w:hAnsi="Verdana"/>
          <w:b/>
          <w:bCs/>
        </w:rPr>
        <w:pPrChange w:id="509" w:author="Gareth Harding" w:date="2025-07-10T09:51:00Z" w16du:dateUtc="2025-07-10T07:51:00Z">
          <w:pPr>
            <w:pStyle w:val="Prrafodelista"/>
            <w:numPr>
              <w:numId w:val="14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510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Who has got a sore throat?</w:t>
      </w:r>
    </w:p>
    <w:p w14:paraId="689E2BA2" w14:textId="518D1E2C" w:rsidR="00244519" w:rsidRPr="009E0CD7" w:rsidRDefault="00601EEA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Anna</w:t>
      </w:r>
    </w:p>
    <w:p w14:paraId="16FCCBD5" w14:textId="77777777" w:rsidR="00244519" w:rsidRPr="009E0CD7" w:rsidRDefault="00244519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Tony</w:t>
      </w:r>
    </w:p>
    <w:p w14:paraId="7B246605" w14:textId="77777777" w:rsidR="00244519" w:rsidRDefault="00244519" w:rsidP="007200E5">
      <w:pPr>
        <w:rPr>
          <w:ins w:id="511" w:author="Gareth Harding" w:date="2025-07-10T09:59:00Z" w16du:dateUtc="2025-07-10T07:59:00Z"/>
          <w:rFonts w:ascii="Verdana" w:hAnsi="Verdana"/>
        </w:rPr>
      </w:pPr>
      <w:r w:rsidRPr="009E0CD7">
        <w:rPr>
          <w:rFonts w:ascii="Verdana" w:hAnsi="Verdana"/>
        </w:rPr>
        <w:t>The nurse</w:t>
      </w:r>
    </w:p>
    <w:p w14:paraId="569F8491" w14:textId="77777777" w:rsidR="00886910" w:rsidRPr="009E0CD7" w:rsidRDefault="00886910" w:rsidP="007200E5">
      <w:pPr>
        <w:rPr>
          <w:rFonts w:ascii="Verdana" w:hAnsi="Verdana"/>
        </w:rPr>
      </w:pPr>
    </w:p>
    <w:p w14:paraId="3E6ABE22" w14:textId="24813595" w:rsidR="00244519" w:rsidRPr="007200E5" w:rsidRDefault="00244519">
      <w:pPr>
        <w:pStyle w:val="p1"/>
        <w:numPr>
          <w:ilvl w:val="0"/>
          <w:numId w:val="36"/>
        </w:numPr>
        <w:spacing w:before="0" w:beforeAutospacing="0" w:after="0" w:afterAutospacing="0"/>
        <w:rPr>
          <w:rFonts w:ascii="Verdana" w:hAnsi="Verdana"/>
          <w:b/>
          <w:bCs/>
        </w:rPr>
        <w:pPrChange w:id="512" w:author="Gareth Harding" w:date="2025-07-10T09:51:00Z" w16du:dateUtc="2025-07-10T07:51:00Z">
          <w:pPr>
            <w:pStyle w:val="Prrafodelista"/>
            <w:numPr>
              <w:numId w:val="14"/>
            </w:numPr>
            <w:ind w:left="360" w:hanging="360"/>
          </w:pPr>
        </w:pPrChange>
      </w:pPr>
      <w:r w:rsidRPr="007D17BB">
        <w:rPr>
          <w:rFonts w:ascii="Verdana" w:hAnsi="Verdana"/>
          <w:b/>
          <w:bCs/>
          <w:lang w:val="en-GB"/>
          <w:rPrChange w:id="513" w:author="Gareth Harding" w:date="2025-07-09T13:03:00Z" w16du:dateUtc="2025-07-09T11:03:00Z">
            <w:rPr>
              <w:rFonts w:ascii="Verdana" w:hAnsi="Verdana"/>
              <w:b/>
              <w:bCs/>
            </w:rPr>
          </w:rPrChange>
        </w:rPr>
        <w:t xml:space="preserve">What does Tony say to the </w:t>
      </w:r>
      <w:del w:id="514" w:author="Gareth Harding" w:date="2025-07-09T13:02:00Z" w16du:dateUtc="2025-07-09T11:02:00Z">
        <w:r w:rsidRPr="007D17BB" w:rsidDel="007D17BB">
          <w:rPr>
            <w:rFonts w:ascii="Verdana" w:hAnsi="Verdana"/>
            <w:b/>
            <w:bCs/>
            <w:lang w:val="en-GB"/>
            <w:rPrChange w:id="515" w:author="Gareth Harding" w:date="2025-07-09T13:03:00Z" w16du:dateUtc="2025-07-09T11:03:00Z">
              <w:rPr>
                <w:rFonts w:ascii="Verdana" w:hAnsi="Verdana"/>
                <w:b/>
                <w:bCs/>
              </w:rPr>
            </w:rPrChange>
          </w:rPr>
          <w:delText>doctor</w:delText>
        </w:r>
      </w:del>
      <w:ins w:id="516" w:author="Gareth Harding" w:date="2025-07-09T13:02:00Z" w16du:dateUtc="2025-07-09T11:02:00Z">
        <w:r w:rsidR="007D17BB" w:rsidRPr="007D17BB">
          <w:rPr>
            <w:rFonts w:ascii="Verdana" w:hAnsi="Verdana"/>
            <w:b/>
            <w:bCs/>
            <w:lang w:val="en-GB"/>
            <w:rPrChange w:id="517" w:author="Gareth Harding" w:date="2025-07-09T13:03:00Z" w16du:dateUtc="2025-07-09T11:03:00Z">
              <w:rPr>
                <w:rFonts w:ascii="Verdana" w:hAnsi="Verdana"/>
                <w:b/>
                <w:bCs/>
              </w:rPr>
            </w:rPrChange>
          </w:rPr>
          <w:t>nurse</w:t>
        </w:r>
      </w:ins>
      <w:r w:rsidRPr="007D17BB">
        <w:rPr>
          <w:rFonts w:ascii="Verdana" w:hAnsi="Verdana"/>
          <w:b/>
          <w:bCs/>
          <w:lang w:val="en-GB"/>
          <w:rPrChange w:id="518" w:author="Gareth Harding" w:date="2025-07-09T13:03:00Z" w16du:dateUtc="2025-07-09T11:03:00Z">
            <w:rPr>
              <w:rFonts w:ascii="Verdana" w:hAnsi="Verdana"/>
              <w:b/>
              <w:bCs/>
            </w:rPr>
          </w:rPrChange>
        </w:rPr>
        <w:t>?</w:t>
      </w:r>
    </w:p>
    <w:p w14:paraId="200D02FC" w14:textId="77777777" w:rsidR="00244519" w:rsidRPr="009E0CD7" w:rsidRDefault="00244519" w:rsidP="007200E5">
      <w:pPr>
        <w:rPr>
          <w:rFonts w:ascii="Verdana" w:hAnsi="Verdana"/>
        </w:rPr>
      </w:pPr>
      <w:r w:rsidRPr="009E0CD7">
        <w:rPr>
          <w:rFonts w:ascii="Verdana" w:hAnsi="Verdana"/>
        </w:rPr>
        <w:t>“I have got a broken arm.”</w:t>
      </w:r>
    </w:p>
    <w:p w14:paraId="2E382EDA" w14:textId="77777777" w:rsidR="00244519" w:rsidRPr="009E0CD7" w:rsidRDefault="00244519" w:rsidP="007200E5">
      <w:pPr>
        <w:rPr>
          <w:rFonts w:ascii="Verdana" w:hAnsi="Verdana"/>
        </w:rPr>
      </w:pPr>
      <w:r w:rsidRPr="009E0CD7">
        <w:rPr>
          <w:rFonts w:ascii="Verdana" w:hAnsi="Verdana"/>
        </w:rPr>
        <w:t>“I have got a cold.”</w:t>
      </w:r>
    </w:p>
    <w:p w14:paraId="0C44FCAA" w14:textId="3C6A289A" w:rsidR="00244519" w:rsidRPr="009E0CD7" w:rsidRDefault="00244519" w:rsidP="007200E5">
      <w:pPr>
        <w:rPr>
          <w:rFonts w:ascii="Verdana" w:hAnsi="Verdana"/>
          <w:highlight w:val="yellow"/>
        </w:rPr>
      </w:pPr>
      <w:r w:rsidRPr="009E0CD7">
        <w:rPr>
          <w:rFonts w:ascii="Verdana" w:hAnsi="Verdana"/>
          <w:highlight w:val="yellow"/>
        </w:rPr>
        <w:t>“I have got a headache.”</w:t>
      </w:r>
    </w:p>
    <w:p w14:paraId="5197BF4D" w14:textId="77777777" w:rsidR="009B17A5" w:rsidRDefault="009B17A5" w:rsidP="007200E5">
      <w:pPr>
        <w:rPr>
          <w:ins w:id="519" w:author="48105" w:date="2025-07-24T18:05:00Z" w16du:dateUtc="2025-07-24T16:05:00Z"/>
          <w:rFonts w:ascii="Verdana" w:hAnsi="Verdana"/>
          <w:highlight w:val="yellow"/>
        </w:rPr>
      </w:pPr>
    </w:p>
    <w:p w14:paraId="71245A01" w14:textId="77777777" w:rsidR="00A053A0" w:rsidRPr="009E0CD7" w:rsidRDefault="00A053A0" w:rsidP="007200E5">
      <w:pPr>
        <w:rPr>
          <w:rFonts w:ascii="Verdana" w:hAnsi="Verdana"/>
          <w:highlight w:val="yellow"/>
        </w:rPr>
      </w:pPr>
    </w:p>
    <w:p w14:paraId="2CF2D371" w14:textId="77777777" w:rsidR="009B17A5" w:rsidRPr="009E0CD7" w:rsidRDefault="009B17A5" w:rsidP="007200E5">
      <w:pPr>
        <w:rPr>
          <w:rFonts w:ascii="Verdana" w:hAnsi="Verdana"/>
          <w:highlight w:val="yellow"/>
        </w:rPr>
      </w:pPr>
    </w:p>
    <w:p w14:paraId="2EE4E672" w14:textId="77777777" w:rsidR="00FC3028" w:rsidRPr="009E0CD7" w:rsidRDefault="00FC3028" w:rsidP="007200E5">
      <w:pPr>
        <w:rPr>
          <w:rFonts w:ascii="Verdana" w:hAnsi="Verdana"/>
          <w:highlight w:val="yellow"/>
        </w:rPr>
      </w:pPr>
    </w:p>
    <w:p w14:paraId="3172E5B2" w14:textId="77777777" w:rsidR="00FC3028" w:rsidRPr="009E0CD7" w:rsidRDefault="00FC3028">
      <w:pPr>
        <w:pStyle w:val="Prrafodelista"/>
        <w:numPr>
          <w:ilvl w:val="0"/>
          <w:numId w:val="29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520" w:author="Gareth Harding" w:date="2025-07-10T10:00:00Z" w16du:dateUtc="2025-07-10T08:00:00Z">
          <w:pPr>
            <w:pStyle w:val="Prrafodelista"/>
            <w:numPr>
              <w:numId w:val="29"/>
            </w:numPr>
            <w:adjustRightInd w:val="0"/>
            <w:snapToGrid w:val="0"/>
            <w:ind w:left="1440" w:hanging="360"/>
            <w:contextualSpacing w:val="0"/>
          </w:pPr>
        </w:pPrChange>
      </w:pPr>
      <w:r w:rsidRPr="009E0CD7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Lisa is talking to her dad.</w:t>
      </w:r>
    </w:p>
    <w:p w14:paraId="1FE2AAEB" w14:textId="77777777" w:rsidR="00FC3028" w:rsidRPr="009E0CD7" w:rsidRDefault="00FC3028" w:rsidP="007200E5">
      <w:pPr>
        <w:rPr>
          <w:rFonts w:ascii="Verdana" w:hAnsi="Verdana"/>
        </w:rPr>
      </w:pPr>
    </w:p>
    <w:p w14:paraId="55C3B743" w14:textId="29C7D3ED" w:rsidR="00FC3028" w:rsidRPr="009E0CD7" w:rsidRDefault="00FC3028" w:rsidP="007200E5">
      <w:pPr>
        <w:rPr>
          <w:rFonts w:ascii="Verdana" w:hAnsi="Verdana"/>
        </w:rPr>
      </w:pPr>
      <w:r w:rsidRPr="009E0CD7">
        <w:rPr>
          <w:rFonts w:ascii="Verdana" w:hAnsi="Verdana"/>
        </w:rPr>
        <w:t>Lisa says, “Dad, what did you like when you were a boy?”</w:t>
      </w:r>
    </w:p>
    <w:p w14:paraId="505A6087" w14:textId="77777777" w:rsidR="00FC3028" w:rsidRPr="009E0CD7" w:rsidRDefault="00FC3028" w:rsidP="007200E5">
      <w:pPr>
        <w:rPr>
          <w:rFonts w:ascii="Verdana" w:hAnsi="Verdana"/>
        </w:rPr>
      </w:pPr>
    </w:p>
    <w:p w14:paraId="3635F70E" w14:textId="68791CAC" w:rsidR="00FC3028" w:rsidRPr="009E0CD7" w:rsidRDefault="00FC3028" w:rsidP="007200E5">
      <w:pPr>
        <w:rPr>
          <w:rFonts w:ascii="Verdana" w:hAnsi="Verdana"/>
        </w:rPr>
      </w:pPr>
      <w:r w:rsidRPr="009E0CD7">
        <w:rPr>
          <w:rFonts w:ascii="Verdana" w:hAnsi="Verdana"/>
        </w:rPr>
        <w:t>Dad smiles and says, “When I was a boy, I liked playing football and eating pizza.”</w:t>
      </w:r>
    </w:p>
    <w:p w14:paraId="4F53B006" w14:textId="77777777" w:rsidR="00FC3028" w:rsidRPr="009E0CD7" w:rsidRDefault="00FC3028" w:rsidP="007200E5">
      <w:pPr>
        <w:rPr>
          <w:rFonts w:ascii="Verdana" w:hAnsi="Verdana"/>
        </w:rPr>
      </w:pPr>
    </w:p>
    <w:p w14:paraId="5894AB26" w14:textId="77777777" w:rsidR="00FC3028" w:rsidRPr="009E0CD7" w:rsidRDefault="00FC3028" w:rsidP="007200E5">
      <w:pPr>
        <w:rPr>
          <w:rFonts w:ascii="Verdana" w:hAnsi="Verdana"/>
        </w:rPr>
      </w:pPr>
      <w:r w:rsidRPr="009E0CD7">
        <w:rPr>
          <w:rFonts w:ascii="Verdana" w:hAnsi="Verdana"/>
        </w:rPr>
        <w:t>Lisa laughs. “Did you like doing homework?”</w:t>
      </w:r>
    </w:p>
    <w:p w14:paraId="5A76A9E5" w14:textId="77777777" w:rsidR="00FC3028" w:rsidRPr="009E0CD7" w:rsidRDefault="00FC3028" w:rsidP="007200E5">
      <w:pPr>
        <w:rPr>
          <w:rFonts w:ascii="Verdana" w:hAnsi="Verdana"/>
        </w:rPr>
      </w:pPr>
    </w:p>
    <w:p w14:paraId="15608EE9" w14:textId="77777777" w:rsidR="00FC3028" w:rsidRPr="009E0CD7" w:rsidRDefault="00FC3028" w:rsidP="007200E5">
      <w:pPr>
        <w:rPr>
          <w:rFonts w:ascii="Verdana" w:hAnsi="Verdana"/>
        </w:rPr>
      </w:pPr>
      <w:r w:rsidRPr="009E0CD7">
        <w:rPr>
          <w:rFonts w:ascii="Verdana" w:hAnsi="Verdana"/>
        </w:rPr>
        <w:t>Dad shakes his head. “No! I didn’t like doing my homework. I always wanted to go outside!”</w:t>
      </w:r>
    </w:p>
    <w:p w14:paraId="34573685" w14:textId="77777777" w:rsidR="00FC3028" w:rsidRPr="009E0CD7" w:rsidRDefault="00FC3028" w:rsidP="007200E5">
      <w:pPr>
        <w:rPr>
          <w:rFonts w:ascii="Verdana" w:hAnsi="Verdana"/>
        </w:rPr>
      </w:pPr>
    </w:p>
    <w:p w14:paraId="10D356CC" w14:textId="31FDA522" w:rsidR="00FC3028" w:rsidRPr="009E0CD7" w:rsidRDefault="00FC3028" w:rsidP="007200E5">
      <w:pPr>
        <w:rPr>
          <w:rFonts w:ascii="Verdana" w:hAnsi="Verdana"/>
        </w:rPr>
      </w:pPr>
      <w:r w:rsidRPr="009E0CD7">
        <w:rPr>
          <w:rFonts w:ascii="Verdana" w:hAnsi="Verdana"/>
        </w:rPr>
        <w:t>“Did you like school?”</w:t>
      </w:r>
    </w:p>
    <w:p w14:paraId="16B598B8" w14:textId="77777777" w:rsidR="00FC3028" w:rsidRPr="009E0CD7" w:rsidRDefault="00FC3028" w:rsidP="007200E5">
      <w:pPr>
        <w:rPr>
          <w:rFonts w:ascii="Verdana" w:hAnsi="Verdana"/>
        </w:rPr>
      </w:pPr>
    </w:p>
    <w:p w14:paraId="4FB07EB2" w14:textId="3959F684" w:rsidR="00FC3028" w:rsidRPr="009E0CD7" w:rsidRDefault="00FC3028" w:rsidP="007200E5">
      <w:pPr>
        <w:rPr>
          <w:rFonts w:ascii="Verdana" w:hAnsi="Verdana"/>
        </w:rPr>
      </w:pPr>
      <w:r w:rsidRPr="009E0CD7">
        <w:rPr>
          <w:rFonts w:ascii="Verdana" w:hAnsi="Verdana"/>
        </w:rPr>
        <w:t>“Hmm… When I was young, I didn’t like going to school, but I liked running in the playground.”</w:t>
      </w:r>
    </w:p>
    <w:p w14:paraId="40F940D1" w14:textId="77777777" w:rsidR="00FC3028" w:rsidRPr="009E0CD7" w:rsidRDefault="00FC3028" w:rsidP="007200E5">
      <w:pPr>
        <w:rPr>
          <w:rFonts w:ascii="Verdana" w:hAnsi="Verdana"/>
        </w:rPr>
      </w:pPr>
    </w:p>
    <w:p w14:paraId="353856B6" w14:textId="77777777" w:rsidR="00FC3028" w:rsidRPr="009E0CD7" w:rsidRDefault="00FC3028" w:rsidP="007200E5">
      <w:pPr>
        <w:rPr>
          <w:rFonts w:ascii="Verdana" w:hAnsi="Verdana"/>
        </w:rPr>
      </w:pPr>
      <w:r w:rsidRPr="009E0CD7">
        <w:rPr>
          <w:rFonts w:ascii="Verdana" w:hAnsi="Verdana"/>
        </w:rPr>
        <w:t>Lisa thinks. “When I was a little girl, I didn’t like swimming.”</w:t>
      </w:r>
    </w:p>
    <w:p w14:paraId="4D635437" w14:textId="77777777" w:rsidR="00FC3028" w:rsidRPr="009E0CD7" w:rsidRDefault="00FC3028" w:rsidP="007200E5">
      <w:pPr>
        <w:rPr>
          <w:rFonts w:ascii="Verdana" w:hAnsi="Verdana"/>
        </w:rPr>
      </w:pPr>
    </w:p>
    <w:p w14:paraId="76A2A27C" w14:textId="77777777" w:rsidR="00FC3028" w:rsidRPr="009E0CD7" w:rsidRDefault="00FC3028" w:rsidP="007200E5">
      <w:pPr>
        <w:rPr>
          <w:rFonts w:ascii="Verdana" w:hAnsi="Verdana"/>
        </w:rPr>
      </w:pPr>
      <w:r w:rsidRPr="009E0CD7">
        <w:rPr>
          <w:rFonts w:ascii="Verdana" w:hAnsi="Verdana"/>
        </w:rPr>
        <w:t>Dad says, “But now you love swimming!”</w:t>
      </w:r>
    </w:p>
    <w:p w14:paraId="58406D73" w14:textId="77777777" w:rsidR="00FC3028" w:rsidRPr="009E0CD7" w:rsidRDefault="00FC3028" w:rsidP="007200E5">
      <w:pPr>
        <w:rPr>
          <w:rFonts w:ascii="Verdana" w:hAnsi="Verdana"/>
        </w:rPr>
      </w:pPr>
    </w:p>
    <w:p w14:paraId="1CB7189F" w14:textId="1A6B481E" w:rsidR="00FC3028" w:rsidRPr="009E0CD7" w:rsidRDefault="00FC3028" w:rsidP="007200E5">
      <w:pPr>
        <w:rPr>
          <w:rFonts w:ascii="Verdana" w:hAnsi="Verdana"/>
        </w:rPr>
      </w:pPr>
      <w:r w:rsidRPr="009E0CD7">
        <w:rPr>
          <w:rFonts w:ascii="Verdana" w:hAnsi="Verdana"/>
        </w:rPr>
        <w:t>“Yes! And I like playing chess too.”</w:t>
      </w:r>
    </w:p>
    <w:p w14:paraId="4F4A800B" w14:textId="65966FFE" w:rsidR="00FC3028" w:rsidRPr="009E0CD7" w:rsidRDefault="00FC3028" w:rsidP="007200E5">
      <w:pPr>
        <w:rPr>
          <w:rFonts w:ascii="Verdana" w:hAnsi="Verdana"/>
        </w:rPr>
      </w:pPr>
    </w:p>
    <w:p w14:paraId="73945CCA" w14:textId="77777777" w:rsidR="00442EDD" w:rsidRPr="009E0CD7" w:rsidRDefault="008F4071" w:rsidP="007200E5">
      <w:pPr>
        <w:rPr>
          <w:rFonts w:ascii="Verdana" w:hAnsi="Verdana"/>
        </w:rPr>
      </w:pPr>
      <w:r w:rsidRPr="009E0CD7">
        <w:rPr>
          <w:rFonts w:ascii="Verdana" w:hAnsi="Verdana"/>
        </w:rPr>
        <w:t xml:space="preserve">They sit on the carpet and play together. </w:t>
      </w:r>
    </w:p>
    <w:p w14:paraId="50B58258" w14:textId="77777777" w:rsidR="00442EDD" w:rsidRPr="009E0CD7" w:rsidRDefault="00442EDD" w:rsidP="007200E5">
      <w:pPr>
        <w:rPr>
          <w:rFonts w:ascii="Verdana" w:hAnsi="Verdana"/>
        </w:rPr>
      </w:pPr>
    </w:p>
    <w:p w14:paraId="2FFA6C18" w14:textId="1DB8AC45" w:rsidR="008F4071" w:rsidRPr="009E0CD7" w:rsidRDefault="008F4071" w:rsidP="007200E5">
      <w:pPr>
        <w:rPr>
          <w:rFonts w:ascii="Verdana" w:hAnsi="Verdana"/>
        </w:rPr>
      </w:pPr>
      <w:r w:rsidRPr="009E0CD7">
        <w:rPr>
          <w:rFonts w:ascii="Verdana" w:hAnsi="Verdana"/>
        </w:rPr>
        <w:t>The dog watches and wags its tail.</w:t>
      </w:r>
    </w:p>
    <w:p w14:paraId="72A7F647" w14:textId="77777777" w:rsidR="008F4071" w:rsidRPr="009E0CD7" w:rsidRDefault="008F4071" w:rsidP="007200E5">
      <w:pPr>
        <w:rPr>
          <w:rFonts w:ascii="Verdana" w:hAnsi="Verdana"/>
        </w:rPr>
      </w:pPr>
    </w:p>
    <w:p w14:paraId="6EEA8317" w14:textId="77777777" w:rsidR="00442EDD" w:rsidRPr="009E0CD7" w:rsidRDefault="00442EDD" w:rsidP="007200E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t>Comprehension Questions</w:t>
      </w:r>
    </w:p>
    <w:p w14:paraId="06709A44" w14:textId="77777777" w:rsidR="008F4071" w:rsidRPr="009E0CD7" w:rsidRDefault="008F4071" w:rsidP="007200E5">
      <w:pPr>
        <w:rPr>
          <w:rFonts w:ascii="Verdana" w:hAnsi="Verdana"/>
          <w:highlight w:val="yellow"/>
        </w:rPr>
      </w:pPr>
    </w:p>
    <w:p w14:paraId="2F3851F6" w14:textId="2AFD2DB4" w:rsidR="00442EDD" w:rsidRPr="007200E5" w:rsidRDefault="00442EDD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</w:rPr>
        <w:pPrChange w:id="521" w:author="Gareth Harding" w:date="2025-07-10T09:51:00Z" w16du:dateUtc="2025-07-10T07:51:00Z">
          <w:pPr>
            <w:pStyle w:val="Prrafodelista"/>
            <w:numPr>
              <w:numId w:val="16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522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lastRenderedPageBreak/>
        <w:t>What does Lisa like doing?</w:t>
      </w:r>
    </w:p>
    <w:p w14:paraId="1EAD22DC" w14:textId="77777777" w:rsidR="00442EDD" w:rsidRPr="009E0CD7" w:rsidRDefault="00442ED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Walking the dog</w:t>
      </w:r>
    </w:p>
    <w:p w14:paraId="731F1940" w14:textId="77777777" w:rsidR="00442EDD" w:rsidRPr="009E0CD7" w:rsidRDefault="00442EDD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Playing chess</w:t>
      </w:r>
    </w:p>
    <w:p w14:paraId="0B18A975" w14:textId="77777777" w:rsidR="00442EDD" w:rsidRDefault="00442EDD" w:rsidP="007200E5">
      <w:pPr>
        <w:rPr>
          <w:ins w:id="523" w:author="Gareth Harding" w:date="2025-07-10T10:00:00Z" w16du:dateUtc="2025-07-10T08:00:00Z"/>
          <w:rFonts w:ascii="Verdana" w:hAnsi="Verdana"/>
        </w:rPr>
      </w:pPr>
      <w:r w:rsidRPr="009E0CD7">
        <w:rPr>
          <w:rFonts w:ascii="Verdana" w:hAnsi="Verdana"/>
        </w:rPr>
        <w:t>Brushing her teeth</w:t>
      </w:r>
    </w:p>
    <w:p w14:paraId="3276885C" w14:textId="77777777" w:rsidR="00886910" w:rsidRPr="009E0CD7" w:rsidRDefault="00886910" w:rsidP="007200E5">
      <w:pPr>
        <w:rPr>
          <w:rFonts w:ascii="Verdana" w:hAnsi="Verdana"/>
        </w:rPr>
      </w:pPr>
    </w:p>
    <w:p w14:paraId="4C29B50F" w14:textId="0F8E8B72" w:rsidR="00442EDD" w:rsidRPr="007200E5" w:rsidRDefault="00442EDD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</w:rPr>
        <w:pPrChange w:id="524" w:author="Gareth Harding" w:date="2025-07-10T09:51:00Z" w16du:dateUtc="2025-07-10T07:51:00Z">
          <w:pPr>
            <w:pStyle w:val="Prrafodelista"/>
            <w:numPr>
              <w:numId w:val="16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525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did Dad like when he was a boy?</w:t>
      </w:r>
    </w:p>
    <w:p w14:paraId="7713EC31" w14:textId="77777777" w:rsidR="00442EDD" w:rsidRPr="009E0CD7" w:rsidRDefault="00442ED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Swimming</w:t>
      </w:r>
    </w:p>
    <w:p w14:paraId="3D52A5BB" w14:textId="266C6E4C" w:rsidR="00235E3C" w:rsidRPr="009E0CD7" w:rsidRDefault="007D17BB" w:rsidP="007200E5">
      <w:pPr>
        <w:rPr>
          <w:rFonts w:ascii="Verdana" w:hAnsi="Verdana"/>
        </w:rPr>
      </w:pPr>
      <w:ins w:id="526" w:author="Gareth Harding" w:date="2025-07-09T13:04:00Z" w16du:dateUtc="2025-07-09T11:04:00Z">
        <w:r>
          <w:rPr>
            <w:rFonts w:ascii="Verdana" w:hAnsi="Verdana"/>
            <w:highlight w:val="yellow"/>
          </w:rPr>
          <w:t>P</w:t>
        </w:r>
      </w:ins>
      <w:del w:id="527" w:author="Gareth Harding" w:date="2025-07-09T13:04:00Z" w16du:dateUtc="2025-07-09T11:04:00Z">
        <w:r w:rsidR="00235E3C" w:rsidRPr="009E0CD7" w:rsidDel="007D17BB">
          <w:rPr>
            <w:rFonts w:ascii="Verdana" w:hAnsi="Verdana"/>
            <w:highlight w:val="yellow"/>
          </w:rPr>
          <w:delText>p</w:delText>
        </w:r>
      </w:del>
      <w:r w:rsidR="00235E3C" w:rsidRPr="009E0CD7">
        <w:rPr>
          <w:rFonts w:ascii="Verdana" w:hAnsi="Verdana"/>
          <w:highlight w:val="yellow"/>
        </w:rPr>
        <w:t>laying football</w:t>
      </w:r>
      <w:r w:rsidR="00235E3C" w:rsidRPr="009E0CD7">
        <w:rPr>
          <w:rFonts w:ascii="Verdana" w:hAnsi="Verdana"/>
        </w:rPr>
        <w:t xml:space="preserve"> </w:t>
      </w:r>
    </w:p>
    <w:p w14:paraId="3F866EEB" w14:textId="4AC33199" w:rsidR="00442EDD" w:rsidRDefault="00442EDD" w:rsidP="007200E5">
      <w:pPr>
        <w:rPr>
          <w:ins w:id="528" w:author="Gareth Harding" w:date="2025-07-10T10:00:00Z" w16du:dateUtc="2025-07-10T08:00:00Z"/>
          <w:rFonts w:ascii="Verdana" w:hAnsi="Verdana"/>
        </w:rPr>
      </w:pPr>
      <w:r w:rsidRPr="009E0CD7">
        <w:rPr>
          <w:rFonts w:ascii="Verdana" w:hAnsi="Verdana"/>
        </w:rPr>
        <w:t>Skating</w:t>
      </w:r>
    </w:p>
    <w:p w14:paraId="3494BFF7" w14:textId="77777777" w:rsidR="00886910" w:rsidRPr="009E0CD7" w:rsidRDefault="00886910" w:rsidP="007200E5">
      <w:pPr>
        <w:rPr>
          <w:rFonts w:ascii="Verdana" w:hAnsi="Verdana"/>
        </w:rPr>
      </w:pPr>
    </w:p>
    <w:p w14:paraId="19F69F15" w14:textId="2FB67681" w:rsidR="00442EDD" w:rsidRPr="007200E5" w:rsidRDefault="00442EDD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</w:rPr>
        <w:pPrChange w:id="529" w:author="Gareth Harding" w:date="2025-07-10T09:51:00Z" w16du:dateUtc="2025-07-10T07:51:00Z">
          <w:pPr>
            <w:pStyle w:val="Prrafodelista"/>
            <w:numPr>
              <w:numId w:val="16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530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did Dad and his friends play?</w:t>
      </w:r>
    </w:p>
    <w:p w14:paraId="2541A6AC" w14:textId="77777777" w:rsidR="00442EDD" w:rsidRPr="009E0CD7" w:rsidRDefault="00442ED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Hide and seek</w:t>
      </w:r>
    </w:p>
    <w:p w14:paraId="62A3D73E" w14:textId="4737F79E" w:rsidR="00442EDD" w:rsidRPr="009E0CD7" w:rsidRDefault="00235E3C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Football</w:t>
      </w:r>
    </w:p>
    <w:p w14:paraId="42855FA8" w14:textId="77777777" w:rsidR="00442EDD" w:rsidRDefault="00442EDD" w:rsidP="007200E5">
      <w:pPr>
        <w:rPr>
          <w:ins w:id="531" w:author="Gareth Harding" w:date="2025-07-10T10:00:00Z" w16du:dateUtc="2025-07-10T08:00:00Z"/>
          <w:rFonts w:ascii="Verdana" w:hAnsi="Verdana"/>
        </w:rPr>
      </w:pPr>
      <w:r w:rsidRPr="009E0CD7">
        <w:rPr>
          <w:rFonts w:ascii="Verdana" w:hAnsi="Verdana"/>
        </w:rPr>
        <w:t>Basketball</w:t>
      </w:r>
    </w:p>
    <w:p w14:paraId="21EEE6B0" w14:textId="77777777" w:rsidR="00886910" w:rsidRPr="009E0CD7" w:rsidRDefault="00886910" w:rsidP="007200E5">
      <w:pPr>
        <w:rPr>
          <w:rFonts w:ascii="Verdana" w:hAnsi="Verdana"/>
        </w:rPr>
      </w:pPr>
    </w:p>
    <w:p w14:paraId="11B38CB8" w14:textId="2F53C671" w:rsidR="00442EDD" w:rsidRPr="007200E5" w:rsidRDefault="00442EDD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</w:rPr>
        <w:pPrChange w:id="532" w:author="Gareth Harding" w:date="2025-07-10T09:51:00Z" w16du:dateUtc="2025-07-10T07:51:00Z">
          <w:pPr>
            <w:pStyle w:val="Prrafodelista"/>
            <w:numPr>
              <w:numId w:val="16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533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</w:t>
      </w:r>
      <w:del w:id="534" w:author="48105" w:date="2025-07-24T18:05:00Z" w16du:dateUtc="2025-07-24T16:05:00Z">
        <w:r w:rsidRPr="007200E5" w:rsidDel="007015F9">
          <w:rPr>
            <w:rFonts w:ascii="Verdana" w:hAnsi="Verdana"/>
            <w:b/>
            <w:bCs/>
            <w:lang w:val="en-GB"/>
            <w:rPrChange w:id="535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delText xml:space="preserve"> </w:delText>
        </w:r>
        <w:r w:rsidRPr="007200E5" w:rsidDel="00A053A0">
          <w:rPr>
            <w:rFonts w:ascii="Verdana" w:hAnsi="Verdana"/>
            <w:b/>
            <w:bCs/>
            <w:lang w:val="en-GB"/>
            <w:rPrChange w:id="536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delText>does Lisa say</w:delText>
        </w:r>
      </w:del>
      <w:r w:rsidRPr="007200E5">
        <w:rPr>
          <w:rFonts w:ascii="Verdana" w:hAnsi="Verdana"/>
          <w:b/>
          <w:bCs/>
          <w:lang w:val="en-GB"/>
          <w:rPrChange w:id="537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 xml:space="preserve"> </w:t>
      </w:r>
      <w:del w:id="538" w:author="48105" w:date="2025-07-24T18:06:00Z" w16du:dateUtc="2025-07-24T16:06:00Z">
        <w:r w:rsidRPr="007200E5" w:rsidDel="007015F9">
          <w:rPr>
            <w:rFonts w:ascii="Verdana" w:hAnsi="Verdana"/>
            <w:b/>
            <w:bCs/>
            <w:lang w:val="en-GB"/>
            <w:rPrChange w:id="539" w:author="Gareth Harding" w:date="2025-07-10T09:51:00Z" w16du:dateUtc="2025-07-10T07:51:00Z">
              <w:rPr>
                <w:rFonts w:ascii="Verdana" w:hAnsi="Verdana"/>
                <w:b/>
                <w:bCs/>
              </w:rPr>
            </w:rPrChange>
          </w:rPr>
          <w:delText xml:space="preserve">she </w:delText>
        </w:r>
      </w:del>
      <w:r w:rsidRPr="007200E5">
        <w:rPr>
          <w:rFonts w:ascii="Verdana" w:hAnsi="Verdana"/>
          <w:b/>
          <w:bCs/>
          <w:lang w:val="en-GB"/>
          <w:rPrChange w:id="540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didn’t</w:t>
      </w:r>
      <w:ins w:id="541" w:author="48105" w:date="2025-07-24T18:06:00Z" w16du:dateUtc="2025-07-24T16:06:00Z">
        <w:r w:rsidR="007015F9">
          <w:rPr>
            <w:rFonts w:ascii="Verdana" w:hAnsi="Verdana"/>
            <w:b/>
            <w:bCs/>
            <w:lang w:val="en-GB"/>
          </w:rPr>
          <w:t xml:space="preserve"> </w:t>
        </w:r>
        <w:r w:rsidR="007015F9" w:rsidRPr="007A4A67">
          <w:rPr>
            <w:rFonts w:ascii="Verdana" w:hAnsi="Verdana"/>
            <w:b/>
            <w:bCs/>
            <w:lang w:val="en-GB"/>
          </w:rPr>
          <w:t>Lisa</w:t>
        </w:r>
      </w:ins>
      <w:r w:rsidRPr="007200E5">
        <w:rPr>
          <w:rFonts w:ascii="Verdana" w:hAnsi="Verdana"/>
          <w:b/>
          <w:bCs/>
          <w:lang w:val="en-GB"/>
          <w:rPrChange w:id="542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 xml:space="preserve"> like when she was </w:t>
      </w:r>
      <w:r w:rsidR="00235E3C" w:rsidRPr="007200E5">
        <w:rPr>
          <w:rFonts w:ascii="Verdana" w:hAnsi="Verdana"/>
          <w:b/>
          <w:bCs/>
          <w:lang w:val="en-GB"/>
          <w:rPrChange w:id="543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a little girl</w:t>
      </w:r>
      <w:r w:rsidRPr="007200E5">
        <w:rPr>
          <w:rFonts w:ascii="Verdana" w:hAnsi="Verdana"/>
          <w:b/>
          <w:bCs/>
          <w:lang w:val="en-GB"/>
          <w:rPrChange w:id="544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?</w:t>
      </w:r>
    </w:p>
    <w:p w14:paraId="302A3CC5" w14:textId="77777777" w:rsidR="00442EDD" w:rsidRPr="009E0CD7" w:rsidRDefault="00442ED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Eating broccoli</w:t>
      </w:r>
    </w:p>
    <w:p w14:paraId="5F6A27CF" w14:textId="77777777" w:rsidR="00442EDD" w:rsidRPr="009E0CD7" w:rsidRDefault="00442EDD" w:rsidP="007200E5">
      <w:pPr>
        <w:rPr>
          <w:rFonts w:ascii="Verdana" w:hAnsi="Verdana"/>
        </w:rPr>
      </w:pPr>
      <w:r w:rsidRPr="009E0CD7">
        <w:rPr>
          <w:rFonts w:ascii="Verdana" w:hAnsi="Verdana"/>
        </w:rPr>
        <w:t>Brushing her teeth</w:t>
      </w:r>
    </w:p>
    <w:p w14:paraId="2F9890F3" w14:textId="188C880B" w:rsidR="00235E3C" w:rsidRDefault="00235E3C" w:rsidP="007200E5">
      <w:pPr>
        <w:rPr>
          <w:ins w:id="545" w:author="Gareth Harding" w:date="2025-07-10T10:00:00Z" w16du:dateUtc="2025-07-10T08:00:00Z"/>
          <w:rFonts w:ascii="Verdana" w:hAnsi="Verdana"/>
        </w:rPr>
      </w:pPr>
      <w:r w:rsidRPr="009E0CD7">
        <w:rPr>
          <w:rFonts w:ascii="Verdana" w:hAnsi="Verdana"/>
          <w:highlight w:val="yellow"/>
        </w:rPr>
        <w:t>Swimming</w:t>
      </w:r>
    </w:p>
    <w:p w14:paraId="3CC3AB16" w14:textId="77777777" w:rsidR="00886910" w:rsidRPr="009E0CD7" w:rsidRDefault="00886910" w:rsidP="007200E5">
      <w:pPr>
        <w:rPr>
          <w:rFonts w:ascii="Verdana" w:hAnsi="Verdana"/>
        </w:rPr>
      </w:pPr>
    </w:p>
    <w:p w14:paraId="1999BDFE" w14:textId="19059542" w:rsidR="00442EDD" w:rsidRPr="007200E5" w:rsidRDefault="00442EDD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</w:rPr>
        <w:pPrChange w:id="546" w:author="Gareth Harding" w:date="2025-07-10T09:51:00Z" w16du:dateUtc="2025-07-10T07:51:00Z">
          <w:pPr>
            <w:pStyle w:val="Prrafodelista"/>
            <w:numPr>
              <w:numId w:val="16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547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Dad liked going to school when he was a boy.</w:t>
      </w:r>
    </w:p>
    <w:p w14:paraId="27DA69AB" w14:textId="77777777" w:rsidR="00886910" w:rsidRPr="00886910" w:rsidRDefault="00886910">
      <w:pPr>
        <w:rPr>
          <w:moveTo w:id="548" w:author="Gareth Harding" w:date="2025-07-10T10:01:00Z" w16du:dateUtc="2025-07-10T08:01:00Z"/>
          <w:rFonts w:ascii="Verdana" w:hAnsi="Verdana"/>
          <w:rPrChange w:id="549" w:author="Gareth Harding" w:date="2025-07-10T10:01:00Z" w16du:dateUtc="2025-07-10T08:01:00Z">
            <w:rPr>
              <w:moveTo w:id="550" w:author="Gareth Harding" w:date="2025-07-10T10:01:00Z" w16du:dateUtc="2025-07-10T08:01:00Z"/>
            </w:rPr>
          </w:rPrChange>
        </w:rPr>
        <w:pPrChange w:id="551" w:author="Gareth Harding" w:date="2025-07-10T10:01:00Z" w16du:dateUtc="2025-07-10T08:01:00Z">
          <w:pPr>
            <w:pStyle w:val="Prrafodelista"/>
            <w:numPr>
              <w:numId w:val="37"/>
            </w:numPr>
            <w:ind w:left="700" w:hanging="700"/>
          </w:pPr>
        </w:pPrChange>
      </w:pPr>
      <w:moveToRangeStart w:id="552" w:author="Gareth Harding" w:date="2025-07-10T10:01:00Z" w:name="move203034078"/>
      <w:moveTo w:id="553" w:author="Gareth Harding" w:date="2025-07-10T10:01:00Z" w16du:dateUtc="2025-07-10T08:01:00Z">
        <w:r w:rsidRPr="00886910">
          <w:rPr>
            <w:rFonts w:ascii="Verdana" w:hAnsi="Verdana"/>
            <w:rPrChange w:id="554" w:author="Gareth Harding" w:date="2025-07-10T10:01:00Z" w16du:dateUtc="2025-07-10T08:01:00Z">
              <w:rPr/>
            </w:rPrChange>
          </w:rPr>
          <w:t>True</w:t>
        </w:r>
      </w:moveTo>
    </w:p>
    <w:moveToRangeEnd w:id="552"/>
    <w:p w14:paraId="3A1A68A1" w14:textId="77777777" w:rsidR="00442EDD" w:rsidRDefault="00442EDD" w:rsidP="007200E5">
      <w:pPr>
        <w:rPr>
          <w:ins w:id="555" w:author="Gareth Harding" w:date="2025-07-10T10:01:00Z" w16du:dateUtc="2025-07-10T08:01:00Z"/>
          <w:rFonts w:ascii="Verdana" w:hAnsi="Verdana"/>
        </w:rPr>
      </w:pPr>
      <w:r w:rsidRPr="009E0CD7">
        <w:rPr>
          <w:rFonts w:ascii="Verdana" w:hAnsi="Verdana"/>
          <w:highlight w:val="yellow"/>
        </w:rPr>
        <w:t>False</w:t>
      </w:r>
    </w:p>
    <w:p w14:paraId="370CABB8" w14:textId="77777777" w:rsidR="00886910" w:rsidRPr="009E0CD7" w:rsidRDefault="00886910" w:rsidP="007200E5">
      <w:pPr>
        <w:rPr>
          <w:rFonts w:ascii="Verdana" w:hAnsi="Verdana"/>
        </w:rPr>
      </w:pPr>
    </w:p>
    <w:p w14:paraId="222CC831" w14:textId="0BB18566" w:rsidR="00442EDD" w:rsidRPr="009E0CD7" w:rsidDel="00886910" w:rsidRDefault="00442EDD" w:rsidP="007200E5">
      <w:pPr>
        <w:rPr>
          <w:moveFrom w:id="556" w:author="Gareth Harding" w:date="2025-07-10T10:01:00Z" w16du:dateUtc="2025-07-10T08:01:00Z"/>
          <w:rFonts w:ascii="Verdana" w:hAnsi="Verdana"/>
        </w:rPr>
      </w:pPr>
      <w:moveFromRangeStart w:id="557" w:author="Gareth Harding" w:date="2025-07-10T10:01:00Z" w:name="move203034078"/>
      <w:moveFrom w:id="558" w:author="Gareth Harding" w:date="2025-07-10T10:01:00Z" w16du:dateUtc="2025-07-10T08:01:00Z">
        <w:r w:rsidRPr="009E0CD7" w:rsidDel="00886910">
          <w:rPr>
            <w:rFonts w:ascii="Verdana" w:hAnsi="Verdana"/>
          </w:rPr>
          <w:t>True</w:t>
        </w:r>
      </w:moveFrom>
    </w:p>
    <w:moveFromRangeEnd w:id="557"/>
    <w:p w14:paraId="2B08D00D" w14:textId="5316455D" w:rsidR="00442EDD" w:rsidRPr="007200E5" w:rsidRDefault="00442EDD">
      <w:pPr>
        <w:pStyle w:val="p1"/>
        <w:numPr>
          <w:ilvl w:val="0"/>
          <w:numId w:val="37"/>
        </w:numPr>
        <w:spacing w:before="0" w:beforeAutospacing="0" w:after="0" w:afterAutospacing="0"/>
        <w:rPr>
          <w:rFonts w:ascii="Verdana" w:hAnsi="Verdana"/>
          <w:b/>
          <w:bCs/>
        </w:rPr>
        <w:pPrChange w:id="559" w:author="Gareth Harding" w:date="2025-07-10T09:51:00Z" w16du:dateUtc="2025-07-10T07:51:00Z">
          <w:pPr>
            <w:pStyle w:val="Prrafodelista"/>
            <w:numPr>
              <w:numId w:val="16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560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The dog plays cards with Lisa and Dad.</w:t>
      </w:r>
    </w:p>
    <w:p w14:paraId="0C224ACF" w14:textId="38EB81E6" w:rsidR="00442EDD" w:rsidRPr="009E0CD7" w:rsidRDefault="00442EDD" w:rsidP="007200E5">
      <w:pPr>
        <w:rPr>
          <w:rFonts w:ascii="Verdana" w:hAnsi="Verdana"/>
        </w:rPr>
      </w:pPr>
      <w:del w:id="561" w:author="48105" w:date="2025-07-24T18:07:00Z" w16du:dateUtc="2025-07-24T16:07:00Z">
        <w:r w:rsidRPr="009E0CD7" w:rsidDel="007015F9">
          <w:rPr>
            <w:rFonts w:ascii="Verdana" w:hAnsi="Verdana"/>
          </w:rPr>
          <w:delText>Yes</w:delText>
        </w:r>
      </w:del>
      <w:ins w:id="562" w:author="48105" w:date="2025-07-24T18:07:00Z" w16du:dateUtc="2025-07-24T16:07:00Z">
        <w:r w:rsidR="007015F9">
          <w:rPr>
            <w:rFonts w:ascii="Verdana" w:hAnsi="Verdana"/>
          </w:rPr>
          <w:t>True</w:t>
        </w:r>
      </w:ins>
      <w:r w:rsidRPr="009E0CD7">
        <w:rPr>
          <w:rFonts w:ascii="Verdana" w:hAnsi="Verdana"/>
        </w:rPr>
        <w:t>, and it wins!</w:t>
      </w:r>
    </w:p>
    <w:p w14:paraId="1A9C90A3" w14:textId="77777777" w:rsidR="00442EDD" w:rsidRPr="009E0CD7" w:rsidRDefault="00442EDD" w:rsidP="007200E5">
      <w:pPr>
        <w:rPr>
          <w:rFonts w:ascii="Verdana" w:hAnsi="Verdana"/>
        </w:rPr>
      </w:pPr>
      <w:r w:rsidRPr="009E0CD7">
        <w:rPr>
          <w:rFonts w:ascii="Verdana" w:hAnsi="Verdana"/>
          <w:highlight w:val="yellow"/>
        </w:rPr>
        <w:t>False</w:t>
      </w:r>
    </w:p>
    <w:p w14:paraId="5EA01611" w14:textId="4236471B" w:rsidR="00442EDD" w:rsidRPr="009E0CD7" w:rsidDel="007015F9" w:rsidRDefault="00442EDD" w:rsidP="007200E5">
      <w:pPr>
        <w:rPr>
          <w:del w:id="563" w:author="48105" w:date="2025-07-24T18:08:00Z" w16du:dateUtc="2025-07-24T16:08:00Z"/>
          <w:rFonts w:ascii="Verdana" w:hAnsi="Verdana"/>
        </w:rPr>
      </w:pPr>
      <w:del w:id="564" w:author="48105" w:date="2025-07-24T18:08:00Z" w16du:dateUtc="2025-07-24T16:08:00Z">
        <w:r w:rsidRPr="009E0CD7" w:rsidDel="007015F9">
          <w:rPr>
            <w:rFonts w:ascii="Verdana" w:hAnsi="Verdana"/>
          </w:rPr>
          <w:delText>Only on Fridays</w:delText>
        </w:r>
      </w:del>
    </w:p>
    <w:p w14:paraId="3EF6F966" w14:textId="77777777" w:rsidR="009F4FB2" w:rsidRPr="009E0CD7" w:rsidRDefault="009F4FB2" w:rsidP="007200E5">
      <w:pPr>
        <w:rPr>
          <w:rFonts w:ascii="Verdana" w:hAnsi="Verdana"/>
        </w:rPr>
      </w:pPr>
    </w:p>
    <w:p w14:paraId="2355EDA0" w14:textId="77777777" w:rsidR="009E0CD7" w:rsidRDefault="009E0CD7" w:rsidP="007200E5">
      <w:pPr>
        <w:rPr>
          <w:ins w:id="565" w:author="48105" w:date="2025-07-24T18:08:00Z" w16du:dateUtc="2025-07-24T16:08:00Z"/>
          <w:rFonts w:ascii="Verdana" w:hAnsi="Verdana"/>
          <w:highlight w:val="yellow"/>
        </w:rPr>
      </w:pPr>
    </w:p>
    <w:p w14:paraId="596BD600" w14:textId="77777777" w:rsidR="007015F9" w:rsidRPr="009E0CD7" w:rsidRDefault="007015F9" w:rsidP="007200E5">
      <w:pPr>
        <w:rPr>
          <w:rFonts w:ascii="Verdana" w:hAnsi="Verdana"/>
          <w:highlight w:val="yellow"/>
        </w:rPr>
      </w:pPr>
    </w:p>
    <w:p w14:paraId="4FBE02F6" w14:textId="6863C5A1" w:rsidR="009E0CD7" w:rsidRDefault="00B25FB6">
      <w:pPr>
        <w:pStyle w:val="Prrafodelista"/>
        <w:numPr>
          <w:ilvl w:val="0"/>
          <w:numId w:val="29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566" w:author="Gareth Harding" w:date="2025-07-10T10:01:00Z" w16du:dateUtc="2025-07-10T08:01:00Z">
          <w:pPr>
            <w:pStyle w:val="Prrafodelista"/>
            <w:numPr>
              <w:numId w:val="29"/>
            </w:numPr>
            <w:adjustRightInd w:val="0"/>
            <w:snapToGrid w:val="0"/>
            <w:ind w:left="1440" w:hanging="360"/>
            <w:contextualSpacing w:val="0"/>
          </w:pPr>
        </w:pPrChange>
      </w:pPr>
      <w:moveToRangeStart w:id="567" w:author="Gareth Harding" w:date="2025-07-09T15:28:00Z" w:name="move202967347"/>
      <w:moveTo w:id="568" w:author="Gareth Harding" w:date="2025-07-09T15:28:00Z" w16du:dateUtc="2025-07-09T13:28:00Z">
        <w:r w:rsidRPr="00B25FB6">
          <w:rPr>
            <w:rFonts w:ascii="Verdana" w:eastAsia="Times New Roman" w:hAnsi="Verdana" w:cs="Times New Roman"/>
            <w:b/>
            <w:bCs/>
            <w:kern w:val="0"/>
            <w:lang w:eastAsia="es-ES_tradnl"/>
            <w14:ligatures w14:val="none"/>
            <w:rPrChange w:id="569" w:author="Gareth Harding" w:date="2025-07-09T15:28:00Z" w16du:dateUtc="2025-07-09T13:28:00Z">
              <w:rPr>
                <w:rFonts w:ascii="Verdana" w:eastAsia="Times New Roman" w:hAnsi="Verdana" w:cs="Times New Roman"/>
                <w:b/>
                <w:bCs/>
                <w:kern w:val="0"/>
                <w:lang w:val="es-ES" w:eastAsia="es-ES_tradnl"/>
                <w14:ligatures w14:val="none"/>
              </w:rPr>
            </w:rPrChange>
          </w:rPr>
          <w:t>Ken and the Lucky Coin</w:t>
        </w:r>
      </w:moveTo>
      <w:moveToRangeEnd w:id="567"/>
      <w:ins w:id="570" w:author="Gareth Harding" w:date="2025-07-09T15:28:00Z" w16du:dateUtc="2025-07-09T13:28:00Z">
        <w:r w:rsidRPr="009E0CD7" w:rsidDel="00B25FB6">
          <w:rPr>
            <w:rFonts w:ascii="Verdana" w:eastAsia="Times New Roman" w:hAnsi="Verdana" w:cs="Times New Roman"/>
            <w:b/>
            <w:bCs/>
            <w:color w:val="215E99" w:themeColor="text2" w:themeTint="BF"/>
            <w:kern w:val="0"/>
            <w:lang w:eastAsia="es-ES_tradnl"/>
            <w14:ligatures w14:val="none"/>
          </w:rPr>
          <w:t xml:space="preserve"> </w:t>
        </w:r>
      </w:ins>
      <w:del w:id="571" w:author="Gareth Harding" w:date="2025-07-09T15:28:00Z" w16du:dateUtc="2025-07-09T13:28:00Z">
        <w:r w:rsidR="009E0CD7" w:rsidRPr="009E0CD7" w:rsidDel="00B25FB6">
          <w:rPr>
            <w:rFonts w:ascii="Verdana" w:eastAsia="Times New Roman" w:hAnsi="Verdana" w:cs="Times New Roman"/>
            <w:b/>
            <w:bCs/>
            <w:color w:val="215E99" w:themeColor="text2" w:themeTint="BF"/>
            <w:kern w:val="0"/>
            <w:lang w:eastAsia="es-ES_tradnl"/>
            <w14:ligatures w14:val="none"/>
          </w:rPr>
          <w:delText>The Lost Coin</w:delText>
        </w:r>
      </w:del>
    </w:p>
    <w:p w14:paraId="332A946E" w14:textId="77777777" w:rsidR="003664C8" w:rsidRPr="003664C8" w:rsidRDefault="003664C8" w:rsidP="007200E5">
      <w:pPr>
        <w:pStyle w:val="Prrafodelista"/>
        <w:adjustRightInd w:val="0"/>
        <w:snapToGrid w:val="0"/>
        <w:ind w:left="1080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</w:pPr>
    </w:p>
    <w:p w14:paraId="63E067F0" w14:textId="792ACAF1" w:rsidR="00634034" w:rsidRPr="00B25FB6" w:rsidDel="00B25FB6" w:rsidRDefault="003664C8">
      <w:pPr>
        <w:rPr>
          <w:del w:id="572" w:author="Gareth Harding" w:date="2025-07-09T15:29:00Z" w16du:dateUtc="2025-07-09T13:29:00Z"/>
          <w:rFonts w:ascii="Verdana" w:eastAsia="Times New Roman" w:hAnsi="Verdana" w:cs="Times New Roman"/>
          <w:kern w:val="0"/>
          <w:lang w:eastAsia="es-ES_tradnl"/>
          <w14:ligatures w14:val="none"/>
          <w:rPrChange w:id="573" w:author="Gareth Harding" w:date="2025-07-09T15:28:00Z" w16du:dateUtc="2025-07-09T13:28:00Z">
            <w:rPr>
              <w:del w:id="574" w:author="Gareth Harding" w:date="2025-07-09T15:29:00Z" w16du:dateUtc="2025-07-09T13:29:00Z"/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moveFromRangeStart w:id="575" w:author="Gareth Harding" w:date="2025-07-09T15:28:00Z" w:name="move202967347"/>
      <w:moveFrom w:id="576" w:author="Gareth Harding" w:date="2025-07-09T15:28:00Z" w16du:dateUtc="2025-07-09T13:28:00Z">
        <w:r w:rsidRPr="00B25FB6" w:rsidDel="00B25FB6">
          <w:rPr>
            <w:rFonts w:ascii="Verdana" w:eastAsia="Times New Roman" w:hAnsi="Verdana" w:cs="Times New Roman"/>
            <w:b/>
            <w:bCs/>
            <w:kern w:val="0"/>
            <w:lang w:eastAsia="es-ES_tradnl"/>
            <w14:ligatures w14:val="none"/>
            <w:rPrChange w:id="577" w:author="Gareth Harding" w:date="2025-07-09T15:28:00Z" w16du:dateUtc="2025-07-09T13:28:00Z">
              <w:rPr>
                <w:rFonts w:ascii="Verdana" w:eastAsia="Times New Roman" w:hAnsi="Verdana" w:cs="Times New Roman"/>
                <w:b/>
                <w:bCs/>
                <w:kern w:val="0"/>
                <w:lang w:val="es-ES" w:eastAsia="es-ES_tradnl"/>
                <w14:ligatures w14:val="none"/>
              </w:rPr>
            </w:rPrChange>
          </w:rPr>
          <w:t>Ke</w:t>
        </w:r>
        <w:r w:rsidR="003E1833" w:rsidRPr="00B25FB6" w:rsidDel="00B25FB6">
          <w:rPr>
            <w:rFonts w:ascii="Verdana" w:eastAsia="Times New Roman" w:hAnsi="Verdana" w:cs="Times New Roman"/>
            <w:b/>
            <w:bCs/>
            <w:kern w:val="0"/>
            <w:lang w:eastAsia="es-ES_tradnl"/>
            <w14:ligatures w14:val="none"/>
            <w:rPrChange w:id="578" w:author="Gareth Harding" w:date="2025-07-09T15:28:00Z" w16du:dateUtc="2025-07-09T13:28:00Z">
              <w:rPr>
                <w:rFonts w:ascii="Verdana" w:eastAsia="Times New Roman" w:hAnsi="Verdana" w:cs="Times New Roman"/>
                <w:b/>
                <w:bCs/>
                <w:kern w:val="0"/>
                <w:lang w:val="es-ES" w:eastAsia="es-ES_tradnl"/>
                <w14:ligatures w14:val="none"/>
              </w:rPr>
            </w:rPrChange>
          </w:rPr>
          <w:t>n</w:t>
        </w:r>
        <w:r w:rsidR="00634034" w:rsidRPr="00B25FB6" w:rsidDel="00B25FB6">
          <w:rPr>
            <w:rFonts w:ascii="Verdana" w:eastAsia="Times New Roman" w:hAnsi="Verdana" w:cs="Times New Roman"/>
            <w:b/>
            <w:bCs/>
            <w:kern w:val="0"/>
            <w:lang w:eastAsia="es-ES_tradnl"/>
            <w14:ligatures w14:val="none"/>
            <w:rPrChange w:id="579" w:author="Gareth Harding" w:date="2025-07-09T15:28:00Z" w16du:dateUtc="2025-07-09T13:28:00Z">
              <w:rPr>
                <w:rFonts w:ascii="Verdana" w:eastAsia="Times New Roman" w:hAnsi="Verdana" w:cs="Times New Roman"/>
                <w:b/>
                <w:bCs/>
                <w:kern w:val="0"/>
                <w:lang w:val="es-ES" w:eastAsia="es-ES_tradnl"/>
                <w14:ligatures w14:val="none"/>
              </w:rPr>
            </w:rPrChange>
          </w:rPr>
          <w:t xml:space="preserve"> and the Lucky Coin</w:t>
        </w:r>
      </w:moveFrom>
      <w:moveFromRangeEnd w:id="575"/>
    </w:p>
    <w:p w14:paraId="33005282" w14:textId="77777777" w:rsidR="00634034" w:rsidRPr="00B25FB6" w:rsidDel="00B25FB6" w:rsidRDefault="00634034">
      <w:pPr>
        <w:rPr>
          <w:del w:id="580" w:author="Gareth Harding" w:date="2025-07-09T15:29:00Z" w16du:dateUtc="2025-07-09T13:29:00Z"/>
          <w:rFonts w:ascii="Verdana" w:eastAsia="Times New Roman" w:hAnsi="Verdana" w:cs="Times New Roman"/>
          <w:kern w:val="0"/>
          <w:lang w:eastAsia="es-ES_tradnl"/>
          <w14:ligatures w14:val="none"/>
          <w:rPrChange w:id="581" w:author="Gareth Harding" w:date="2025-07-09T15:28:00Z" w16du:dateUtc="2025-07-09T13:28:00Z">
            <w:rPr>
              <w:del w:id="582" w:author="Gareth Harding" w:date="2025-07-09T15:29:00Z" w16du:dateUtc="2025-07-09T13:29:00Z"/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</w:p>
    <w:p w14:paraId="2E6A0EE2" w14:textId="7D0CEF1C" w:rsidR="00634034" w:rsidRPr="00BF7253" w:rsidRDefault="003E1833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583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58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Ken</w:t>
      </w:r>
      <w:r w:rsidR="00634034"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585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is at his grandma’s house.</w:t>
      </w:r>
    </w:p>
    <w:p w14:paraId="35C9BCC8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586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587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He finds a shiny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588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coin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589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.</w:t>
      </w:r>
    </w:p>
    <w:p w14:paraId="175C25D7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590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591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“It’s lucky!” he says.</w:t>
      </w:r>
    </w:p>
    <w:p w14:paraId="45247322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592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</w:p>
    <w:p w14:paraId="2261CAE0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593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59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He hears a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595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noise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596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in the kitchen.</w:t>
      </w:r>
    </w:p>
    <w:p w14:paraId="1CB0BFF4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597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598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Grandma says, “The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599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oil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00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is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601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boiling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02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!”</w:t>
      </w:r>
    </w:p>
    <w:p w14:paraId="43C0BF8B" w14:textId="239636D4" w:rsidR="00634034" w:rsidRPr="00BF7253" w:rsidRDefault="003E1833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603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0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Ken </w:t>
      </w:r>
      <w:r w:rsidR="00634034"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05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runs and helps her.</w:t>
      </w:r>
    </w:p>
    <w:p w14:paraId="54811169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606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07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She turns off the cooker. “Too hot!” she laughs.</w:t>
      </w:r>
    </w:p>
    <w:p w14:paraId="7685C1C8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608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</w:p>
    <w:p w14:paraId="0468114B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609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10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Then Tom goes to the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611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toilet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12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.</w:t>
      </w:r>
    </w:p>
    <w:p w14:paraId="276C127C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613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1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Oops! The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615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coin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16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 falls in.</w:t>
      </w:r>
    </w:p>
    <w:p w14:paraId="780DE746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617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18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Plop! Into the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619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toilet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20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!</w:t>
      </w:r>
    </w:p>
    <w:p w14:paraId="486E6C87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621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</w:p>
    <w:p w14:paraId="4F4659DF" w14:textId="1C1DF0F0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622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23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“Oh no!” says </w:t>
      </w:r>
      <w:r w:rsidR="006A533A"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2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Ken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25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.</w:t>
      </w:r>
    </w:p>
    <w:p w14:paraId="58F2B041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626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27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Grandma laughs, “That’s the end of the lucky </w:t>
      </w:r>
      <w:r w:rsidRPr="00BF7253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  <w:rPrChange w:id="628" w:author="Gareth Harding" w:date="2025-07-09T11:30:00Z" w16du:dateUtc="2025-07-09T09:30:00Z">
            <w:rPr>
              <w:rFonts w:ascii="Verdana" w:eastAsia="Times New Roman" w:hAnsi="Verdana" w:cs="Times New Roman"/>
              <w:b/>
              <w:bCs/>
              <w:kern w:val="0"/>
              <w:lang w:val="es-ES" w:eastAsia="es-ES_tradnl"/>
              <w14:ligatures w14:val="none"/>
            </w:rPr>
          </w:rPrChange>
        </w:rPr>
        <w:t>coin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29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!”</w:t>
      </w:r>
    </w:p>
    <w:p w14:paraId="71608B32" w14:textId="646F775D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630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31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 xml:space="preserve">“Can I have a biscuit instead?” says </w:t>
      </w:r>
      <w:r w:rsidR="006A533A"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32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Ken</w:t>
      </w: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33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.</w:t>
      </w:r>
    </w:p>
    <w:p w14:paraId="1FC8F859" w14:textId="77777777" w:rsidR="00634034" w:rsidRPr="00BF7253" w:rsidRDefault="00634034" w:rsidP="007200E5">
      <w:pPr>
        <w:rPr>
          <w:rFonts w:ascii="Verdana" w:eastAsia="Times New Roman" w:hAnsi="Verdana" w:cs="Times New Roman"/>
          <w:kern w:val="0"/>
          <w:lang w:eastAsia="es-ES_tradnl"/>
          <w14:ligatures w14:val="none"/>
          <w:rPrChange w:id="634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</w:pPr>
      <w:r w:rsidRPr="00BF7253">
        <w:rPr>
          <w:rFonts w:ascii="Verdana" w:eastAsia="Times New Roman" w:hAnsi="Verdana" w:cs="Times New Roman"/>
          <w:kern w:val="0"/>
          <w:lang w:eastAsia="es-ES_tradnl"/>
          <w14:ligatures w14:val="none"/>
          <w:rPrChange w:id="635" w:author="Gareth Harding" w:date="2025-07-09T11:30:00Z" w16du:dateUtc="2025-07-09T09:30:00Z">
            <w:rPr>
              <w:rFonts w:ascii="Verdana" w:eastAsia="Times New Roman" w:hAnsi="Verdana" w:cs="Times New Roman"/>
              <w:kern w:val="0"/>
              <w:lang w:val="es-ES" w:eastAsia="es-ES_tradnl"/>
              <w14:ligatures w14:val="none"/>
            </w:rPr>
          </w:rPrChange>
        </w:rPr>
        <w:t>“Good idea,” says Grandma.</w:t>
      </w:r>
    </w:p>
    <w:p w14:paraId="2C3AEB2C" w14:textId="77777777" w:rsidR="003664C8" w:rsidRDefault="003664C8" w:rsidP="007200E5">
      <w:pPr>
        <w:rPr>
          <w:rFonts w:ascii="Verdana" w:hAnsi="Verdana"/>
          <w:highlight w:val="yellow"/>
        </w:rPr>
      </w:pPr>
    </w:p>
    <w:p w14:paraId="5FFE0044" w14:textId="5CCC1B2F" w:rsidR="003664C8" w:rsidRPr="00996B68" w:rsidRDefault="003664C8" w:rsidP="007200E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lastRenderedPageBreak/>
        <w:t>Comprehension Questions</w:t>
      </w:r>
    </w:p>
    <w:p w14:paraId="16AFFEA9" w14:textId="77777777" w:rsidR="003664C8" w:rsidRDefault="003664C8" w:rsidP="007200E5">
      <w:pPr>
        <w:rPr>
          <w:rFonts w:ascii="Verdana" w:hAnsi="Verdana"/>
          <w:highlight w:val="yellow"/>
        </w:rPr>
      </w:pPr>
    </w:p>
    <w:p w14:paraId="268DD391" w14:textId="7C7237D6" w:rsidR="006A533A" w:rsidRPr="007200E5" w:rsidRDefault="006A533A">
      <w:pPr>
        <w:pStyle w:val="p1"/>
        <w:numPr>
          <w:ilvl w:val="0"/>
          <w:numId w:val="38"/>
        </w:numPr>
        <w:spacing w:before="0" w:beforeAutospacing="0" w:after="0" w:afterAutospacing="0"/>
        <w:rPr>
          <w:rFonts w:ascii="Verdana" w:hAnsi="Verdana"/>
          <w:b/>
          <w:bCs/>
        </w:rPr>
        <w:pPrChange w:id="636" w:author="Gareth Harding" w:date="2025-07-10T09:51:00Z" w16du:dateUtc="2025-07-10T07:51:00Z">
          <w:pPr>
            <w:pStyle w:val="Prrafodelista"/>
            <w:numPr>
              <w:numId w:val="17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637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Where is Ken at the beginning of the story?</w:t>
      </w:r>
    </w:p>
    <w:p w14:paraId="29FA2AA8" w14:textId="77777777" w:rsidR="006A533A" w:rsidRPr="006A533A" w:rsidRDefault="006A533A" w:rsidP="007200E5">
      <w:pPr>
        <w:rPr>
          <w:rFonts w:ascii="Verdana" w:hAnsi="Verdana"/>
        </w:rPr>
      </w:pPr>
      <w:r w:rsidRPr="006A533A">
        <w:rPr>
          <w:rFonts w:ascii="Verdana" w:hAnsi="Verdana"/>
          <w:highlight w:val="yellow"/>
        </w:rPr>
        <w:t>Ken is at his grandma’s house</w:t>
      </w:r>
      <w:del w:id="638" w:author="Gareth Harding" w:date="2025-07-09T15:29:00Z" w16du:dateUtc="2025-07-09T13:29:00Z">
        <w:r w:rsidRPr="006A533A" w:rsidDel="00B25FB6">
          <w:rPr>
            <w:rFonts w:ascii="Verdana" w:hAnsi="Verdana"/>
            <w:highlight w:val="yellow"/>
          </w:rPr>
          <w:delText>.</w:delText>
        </w:r>
      </w:del>
    </w:p>
    <w:p w14:paraId="7D4345B8" w14:textId="77777777" w:rsidR="006A533A" w:rsidRPr="006A533A" w:rsidRDefault="006A533A" w:rsidP="007200E5">
      <w:pPr>
        <w:rPr>
          <w:rFonts w:ascii="Verdana" w:hAnsi="Verdana"/>
        </w:rPr>
      </w:pPr>
      <w:r w:rsidRPr="006A533A">
        <w:rPr>
          <w:rFonts w:ascii="Verdana" w:hAnsi="Verdana"/>
        </w:rPr>
        <w:t>Ken is at the zoo</w:t>
      </w:r>
      <w:del w:id="639" w:author="Gareth Harding" w:date="2025-07-09T15:29:00Z" w16du:dateUtc="2025-07-09T13:29:00Z">
        <w:r w:rsidRPr="006A533A" w:rsidDel="00B25FB6">
          <w:rPr>
            <w:rFonts w:ascii="Verdana" w:hAnsi="Verdana"/>
          </w:rPr>
          <w:delText>.</w:delText>
        </w:r>
      </w:del>
    </w:p>
    <w:p w14:paraId="18D6AA1E" w14:textId="77777777" w:rsidR="006A533A" w:rsidRDefault="006A533A" w:rsidP="007200E5">
      <w:pPr>
        <w:rPr>
          <w:ins w:id="640" w:author="Gareth Harding" w:date="2025-07-10T10:01:00Z" w16du:dateUtc="2025-07-10T08:01:00Z"/>
          <w:rFonts w:ascii="Verdana" w:hAnsi="Verdana"/>
        </w:rPr>
      </w:pPr>
      <w:r w:rsidRPr="006A533A">
        <w:rPr>
          <w:rFonts w:ascii="Verdana" w:hAnsi="Verdana"/>
        </w:rPr>
        <w:t>Ken is in the school library</w:t>
      </w:r>
      <w:del w:id="641" w:author="Gareth Harding" w:date="2025-07-09T15:29:00Z" w16du:dateUtc="2025-07-09T13:29:00Z">
        <w:r w:rsidRPr="006A533A" w:rsidDel="00B25FB6">
          <w:rPr>
            <w:rFonts w:ascii="Verdana" w:hAnsi="Verdana"/>
          </w:rPr>
          <w:delText>.</w:delText>
        </w:r>
      </w:del>
    </w:p>
    <w:p w14:paraId="6CC95480" w14:textId="77777777" w:rsidR="00886910" w:rsidRPr="006A533A" w:rsidRDefault="00886910" w:rsidP="007200E5">
      <w:pPr>
        <w:rPr>
          <w:rFonts w:ascii="Verdana" w:hAnsi="Verdana"/>
        </w:rPr>
      </w:pPr>
    </w:p>
    <w:p w14:paraId="7E49078D" w14:textId="6D6F1A05" w:rsidR="006A533A" w:rsidRPr="007200E5" w:rsidRDefault="006A533A">
      <w:pPr>
        <w:pStyle w:val="p1"/>
        <w:numPr>
          <w:ilvl w:val="0"/>
          <w:numId w:val="38"/>
        </w:numPr>
        <w:spacing w:before="0" w:beforeAutospacing="0" w:after="0" w:afterAutospacing="0"/>
        <w:rPr>
          <w:rFonts w:ascii="Verdana" w:hAnsi="Verdana"/>
          <w:b/>
          <w:bCs/>
        </w:rPr>
        <w:pPrChange w:id="642" w:author="Gareth Harding" w:date="2025-07-10T09:51:00Z" w16du:dateUtc="2025-07-10T07:51:00Z">
          <w:pPr>
            <w:pStyle w:val="Prrafodelista"/>
            <w:numPr>
              <w:numId w:val="17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643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does Ken find on the floor?</w:t>
      </w:r>
    </w:p>
    <w:p w14:paraId="52B3B770" w14:textId="77777777" w:rsidR="006A533A" w:rsidRPr="006A533A" w:rsidRDefault="006A533A" w:rsidP="007200E5">
      <w:pPr>
        <w:rPr>
          <w:rFonts w:ascii="Verdana" w:hAnsi="Verdana"/>
        </w:rPr>
      </w:pPr>
      <w:r w:rsidRPr="006A533A">
        <w:rPr>
          <w:rFonts w:ascii="Verdana" w:hAnsi="Verdana"/>
        </w:rPr>
        <w:t>A biscuit</w:t>
      </w:r>
    </w:p>
    <w:p w14:paraId="53913042" w14:textId="77777777" w:rsidR="006A533A" w:rsidRPr="006A533A" w:rsidRDefault="006A533A" w:rsidP="007200E5">
      <w:pPr>
        <w:rPr>
          <w:rFonts w:ascii="Verdana" w:hAnsi="Verdana"/>
        </w:rPr>
      </w:pPr>
      <w:r w:rsidRPr="006A533A">
        <w:rPr>
          <w:rFonts w:ascii="Verdana" w:hAnsi="Verdana"/>
        </w:rPr>
        <w:t>A spoon</w:t>
      </w:r>
    </w:p>
    <w:p w14:paraId="03F53563" w14:textId="77777777" w:rsidR="006A533A" w:rsidRDefault="006A533A" w:rsidP="007200E5">
      <w:pPr>
        <w:rPr>
          <w:ins w:id="644" w:author="Gareth Harding" w:date="2025-07-10T10:01:00Z" w16du:dateUtc="2025-07-10T08:01:00Z"/>
          <w:rFonts w:ascii="Verdana" w:hAnsi="Verdana"/>
        </w:rPr>
      </w:pPr>
      <w:r w:rsidRPr="006A533A">
        <w:rPr>
          <w:rFonts w:ascii="Verdana" w:hAnsi="Verdana"/>
          <w:highlight w:val="yellow"/>
        </w:rPr>
        <w:t>A shiny coin</w:t>
      </w:r>
    </w:p>
    <w:p w14:paraId="3FE36163" w14:textId="77777777" w:rsidR="00886910" w:rsidRPr="006A533A" w:rsidRDefault="00886910" w:rsidP="007200E5">
      <w:pPr>
        <w:rPr>
          <w:rFonts w:ascii="Verdana" w:hAnsi="Verdana"/>
        </w:rPr>
      </w:pPr>
    </w:p>
    <w:p w14:paraId="5A63410B" w14:textId="3EABE995" w:rsidR="006A533A" w:rsidRPr="007200E5" w:rsidRDefault="006A533A">
      <w:pPr>
        <w:pStyle w:val="p1"/>
        <w:numPr>
          <w:ilvl w:val="0"/>
          <w:numId w:val="38"/>
        </w:numPr>
        <w:spacing w:before="0" w:beforeAutospacing="0" w:after="0" w:afterAutospacing="0"/>
        <w:rPr>
          <w:rFonts w:ascii="Verdana" w:hAnsi="Verdana"/>
          <w:b/>
          <w:bCs/>
        </w:rPr>
        <w:pPrChange w:id="645" w:author="Gareth Harding" w:date="2025-07-10T09:51:00Z" w16du:dateUtc="2025-07-10T07:51:00Z">
          <w:pPr>
            <w:pStyle w:val="Prrafodelista"/>
            <w:numPr>
              <w:numId w:val="17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646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is the noise in the kitchen?</w:t>
      </w:r>
    </w:p>
    <w:p w14:paraId="2CC32142" w14:textId="77777777" w:rsidR="006A533A" w:rsidRPr="006A533A" w:rsidRDefault="006A533A" w:rsidP="007200E5">
      <w:pPr>
        <w:rPr>
          <w:rFonts w:ascii="Verdana" w:hAnsi="Verdana"/>
        </w:rPr>
      </w:pPr>
      <w:r w:rsidRPr="00996B68">
        <w:rPr>
          <w:rFonts w:ascii="Verdana" w:hAnsi="Verdana"/>
          <w:highlight w:val="yellow"/>
        </w:rPr>
        <w:t>The oil is boiling</w:t>
      </w:r>
      <w:del w:id="647" w:author="Gareth Harding" w:date="2025-07-09T15:31:00Z" w16du:dateUtc="2025-07-09T13:31:00Z">
        <w:r w:rsidRPr="00996B68" w:rsidDel="00B25FB6">
          <w:rPr>
            <w:rFonts w:ascii="Verdana" w:hAnsi="Verdana"/>
            <w:highlight w:val="yellow"/>
          </w:rPr>
          <w:delText>.</w:delText>
        </w:r>
      </w:del>
    </w:p>
    <w:p w14:paraId="54DFA7C8" w14:textId="77777777" w:rsidR="006A533A" w:rsidRPr="006A533A" w:rsidRDefault="006A533A" w:rsidP="007200E5">
      <w:pPr>
        <w:rPr>
          <w:rFonts w:ascii="Verdana" w:hAnsi="Verdana"/>
        </w:rPr>
      </w:pPr>
      <w:r w:rsidRPr="006A533A">
        <w:rPr>
          <w:rFonts w:ascii="Verdana" w:hAnsi="Verdana"/>
        </w:rPr>
        <w:t>A dog is barking</w:t>
      </w:r>
      <w:del w:id="648" w:author="Gareth Harding" w:date="2025-07-09T15:31:00Z" w16du:dateUtc="2025-07-09T13:31:00Z">
        <w:r w:rsidRPr="006A533A" w:rsidDel="00B25FB6">
          <w:rPr>
            <w:rFonts w:ascii="Verdana" w:hAnsi="Verdana"/>
          </w:rPr>
          <w:delText>.</w:delText>
        </w:r>
      </w:del>
    </w:p>
    <w:p w14:paraId="23349673" w14:textId="77777777" w:rsidR="006A533A" w:rsidRDefault="006A533A" w:rsidP="007200E5">
      <w:pPr>
        <w:rPr>
          <w:ins w:id="649" w:author="Gareth Harding" w:date="2025-07-10T10:01:00Z" w16du:dateUtc="2025-07-10T08:01:00Z"/>
          <w:rFonts w:ascii="Verdana" w:hAnsi="Verdana"/>
        </w:rPr>
      </w:pPr>
      <w:r w:rsidRPr="006A533A">
        <w:rPr>
          <w:rFonts w:ascii="Verdana" w:hAnsi="Verdana"/>
        </w:rPr>
        <w:t>Someone is singing</w:t>
      </w:r>
      <w:del w:id="650" w:author="Gareth Harding" w:date="2025-07-09T15:31:00Z" w16du:dateUtc="2025-07-09T13:31:00Z">
        <w:r w:rsidRPr="006A533A" w:rsidDel="00B25FB6">
          <w:rPr>
            <w:rFonts w:ascii="Verdana" w:hAnsi="Verdana"/>
          </w:rPr>
          <w:delText>.</w:delText>
        </w:r>
      </w:del>
    </w:p>
    <w:p w14:paraId="09AC2FB2" w14:textId="77777777" w:rsidR="00886910" w:rsidRPr="006A533A" w:rsidRDefault="00886910" w:rsidP="007200E5">
      <w:pPr>
        <w:rPr>
          <w:rFonts w:ascii="Verdana" w:hAnsi="Verdana"/>
        </w:rPr>
      </w:pPr>
    </w:p>
    <w:p w14:paraId="337C77BE" w14:textId="380FD17C" w:rsidR="006A533A" w:rsidRPr="007200E5" w:rsidRDefault="006A533A">
      <w:pPr>
        <w:pStyle w:val="p1"/>
        <w:numPr>
          <w:ilvl w:val="0"/>
          <w:numId w:val="38"/>
        </w:numPr>
        <w:spacing w:before="0" w:beforeAutospacing="0" w:after="0" w:afterAutospacing="0"/>
        <w:rPr>
          <w:rFonts w:ascii="Verdana" w:hAnsi="Verdana"/>
          <w:b/>
          <w:bCs/>
        </w:rPr>
        <w:pPrChange w:id="651" w:author="Gareth Harding" w:date="2025-07-10T09:51:00Z" w16du:dateUtc="2025-07-10T07:51:00Z">
          <w:pPr>
            <w:pStyle w:val="Prrafodelista"/>
            <w:numPr>
              <w:numId w:val="17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652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What does Grandma do in the kitchen?</w:t>
      </w:r>
    </w:p>
    <w:p w14:paraId="490A962E" w14:textId="77777777" w:rsidR="006A533A" w:rsidRPr="006A533A" w:rsidRDefault="006A533A" w:rsidP="007200E5">
      <w:pPr>
        <w:rPr>
          <w:rFonts w:ascii="Verdana" w:hAnsi="Verdana"/>
        </w:rPr>
      </w:pPr>
      <w:r w:rsidRPr="006A533A">
        <w:rPr>
          <w:rFonts w:ascii="Verdana" w:hAnsi="Verdana"/>
        </w:rPr>
        <w:t>She eats chocolate</w:t>
      </w:r>
      <w:del w:id="653" w:author="Gareth Harding" w:date="2025-07-09T15:31:00Z" w16du:dateUtc="2025-07-09T13:31:00Z">
        <w:r w:rsidRPr="006A533A" w:rsidDel="00B25FB6">
          <w:rPr>
            <w:rFonts w:ascii="Verdana" w:hAnsi="Verdana"/>
          </w:rPr>
          <w:delText>.</w:delText>
        </w:r>
      </w:del>
    </w:p>
    <w:p w14:paraId="36303A9A" w14:textId="77777777" w:rsidR="006A533A" w:rsidRPr="006A533A" w:rsidRDefault="006A533A" w:rsidP="007200E5">
      <w:pPr>
        <w:rPr>
          <w:rFonts w:ascii="Verdana" w:hAnsi="Verdana"/>
        </w:rPr>
      </w:pPr>
      <w:r w:rsidRPr="006A533A">
        <w:rPr>
          <w:rFonts w:ascii="Verdana" w:hAnsi="Verdana"/>
        </w:rPr>
        <w:t>She burns the cake</w:t>
      </w:r>
      <w:del w:id="654" w:author="Gareth Harding" w:date="2025-07-09T15:31:00Z" w16du:dateUtc="2025-07-09T13:31:00Z">
        <w:r w:rsidRPr="006A533A" w:rsidDel="00B25FB6">
          <w:rPr>
            <w:rFonts w:ascii="Verdana" w:hAnsi="Verdana"/>
          </w:rPr>
          <w:delText>.</w:delText>
        </w:r>
      </w:del>
    </w:p>
    <w:p w14:paraId="73450241" w14:textId="77777777" w:rsidR="006A533A" w:rsidRDefault="006A533A" w:rsidP="007200E5">
      <w:pPr>
        <w:rPr>
          <w:ins w:id="655" w:author="Gareth Harding" w:date="2025-07-10T10:02:00Z" w16du:dateUtc="2025-07-10T08:02:00Z"/>
          <w:rFonts w:ascii="Verdana" w:hAnsi="Verdana"/>
        </w:rPr>
      </w:pPr>
      <w:r w:rsidRPr="00996B68">
        <w:rPr>
          <w:rFonts w:ascii="Verdana" w:hAnsi="Verdana"/>
          <w:highlight w:val="yellow"/>
        </w:rPr>
        <w:t>She turns off the cooker</w:t>
      </w:r>
      <w:del w:id="656" w:author="Gareth Harding" w:date="2025-07-09T15:31:00Z" w16du:dateUtc="2025-07-09T13:31:00Z">
        <w:r w:rsidRPr="00996B68" w:rsidDel="00B25FB6">
          <w:rPr>
            <w:rFonts w:ascii="Verdana" w:hAnsi="Verdana"/>
            <w:highlight w:val="yellow"/>
          </w:rPr>
          <w:delText>.</w:delText>
        </w:r>
      </w:del>
    </w:p>
    <w:p w14:paraId="24B176B2" w14:textId="77777777" w:rsidR="00886910" w:rsidRPr="006A533A" w:rsidRDefault="00886910" w:rsidP="007200E5">
      <w:pPr>
        <w:rPr>
          <w:rFonts w:ascii="Verdana" w:hAnsi="Verdana"/>
        </w:rPr>
      </w:pPr>
    </w:p>
    <w:p w14:paraId="7C2D4E33" w14:textId="4269215F" w:rsidR="006A533A" w:rsidRPr="007200E5" w:rsidRDefault="006A533A">
      <w:pPr>
        <w:pStyle w:val="p1"/>
        <w:numPr>
          <w:ilvl w:val="0"/>
          <w:numId w:val="38"/>
        </w:numPr>
        <w:spacing w:before="0" w:beforeAutospacing="0" w:after="0" w:afterAutospacing="0"/>
        <w:rPr>
          <w:rFonts w:ascii="Verdana" w:hAnsi="Verdana"/>
          <w:b/>
          <w:bCs/>
        </w:rPr>
        <w:pPrChange w:id="657" w:author="Gareth Harding" w:date="2025-07-10T09:51:00Z" w16du:dateUtc="2025-07-10T07:51:00Z">
          <w:pPr>
            <w:pStyle w:val="Prrafodelista"/>
            <w:numPr>
              <w:numId w:val="17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658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Ken puts the coin in his pocket.</w:t>
      </w:r>
    </w:p>
    <w:p w14:paraId="539C6469" w14:textId="77777777" w:rsidR="00B25FB6" w:rsidRPr="00B25FB6" w:rsidRDefault="00B25FB6">
      <w:pPr>
        <w:rPr>
          <w:ins w:id="659" w:author="Gareth Harding" w:date="2025-07-09T15:32:00Z" w16du:dateUtc="2025-07-09T13:32:00Z"/>
          <w:rFonts w:ascii="Verdana" w:hAnsi="Verdana"/>
          <w:rPrChange w:id="660" w:author="Gareth Harding" w:date="2025-07-09T15:32:00Z" w16du:dateUtc="2025-07-09T13:32:00Z">
            <w:rPr>
              <w:ins w:id="661" w:author="Gareth Harding" w:date="2025-07-09T15:32:00Z" w16du:dateUtc="2025-07-09T13:32:00Z"/>
            </w:rPr>
          </w:rPrChange>
        </w:rPr>
        <w:pPrChange w:id="662" w:author="Gareth Harding" w:date="2025-07-10T09:51:00Z" w16du:dateUtc="2025-07-10T07:51:00Z">
          <w:pPr>
            <w:pStyle w:val="Prrafodelista"/>
            <w:numPr>
              <w:numId w:val="38"/>
            </w:numPr>
            <w:ind w:left="700" w:hanging="700"/>
          </w:pPr>
        </w:pPrChange>
      </w:pPr>
      <w:moveToRangeStart w:id="663" w:author="Gareth Harding" w:date="2025-07-09T15:31:00Z" w:name="move202967526"/>
      <w:moveTo w:id="664" w:author="Gareth Harding" w:date="2025-07-09T15:31:00Z" w16du:dateUtc="2025-07-09T13:31:00Z">
        <w:r w:rsidRPr="00B25FB6">
          <w:rPr>
            <w:rFonts w:ascii="Verdana" w:hAnsi="Verdana"/>
            <w:rPrChange w:id="665" w:author="Gareth Harding" w:date="2025-07-09T15:32:00Z" w16du:dateUtc="2025-07-09T13:32:00Z">
              <w:rPr/>
            </w:rPrChange>
          </w:rPr>
          <w:t>True</w:t>
        </w:r>
      </w:moveTo>
    </w:p>
    <w:p w14:paraId="60B53B57" w14:textId="77777777" w:rsidR="00B25FB6" w:rsidRPr="00B25FB6" w:rsidDel="00B25FB6" w:rsidRDefault="00B25FB6">
      <w:pPr>
        <w:rPr>
          <w:del w:id="666" w:author="Gareth Harding" w:date="2025-07-09T15:32:00Z" w16du:dateUtc="2025-07-09T13:32:00Z"/>
          <w:moveTo w:id="667" w:author="Gareth Harding" w:date="2025-07-09T15:31:00Z" w16du:dateUtc="2025-07-09T13:31:00Z"/>
          <w:rFonts w:ascii="Verdana" w:hAnsi="Verdana"/>
          <w:rPrChange w:id="668" w:author="Gareth Harding" w:date="2025-07-09T15:32:00Z" w16du:dateUtc="2025-07-09T13:32:00Z">
            <w:rPr>
              <w:del w:id="669" w:author="Gareth Harding" w:date="2025-07-09T15:32:00Z" w16du:dateUtc="2025-07-09T13:32:00Z"/>
              <w:moveTo w:id="670" w:author="Gareth Harding" w:date="2025-07-09T15:31:00Z" w16du:dateUtc="2025-07-09T13:31:00Z"/>
            </w:rPr>
          </w:rPrChange>
        </w:rPr>
        <w:pPrChange w:id="671" w:author="Gareth Harding" w:date="2025-07-10T09:51:00Z" w16du:dateUtc="2025-07-10T07:51:00Z">
          <w:pPr>
            <w:pStyle w:val="Prrafodelista"/>
            <w:numPr>
              <w:numId w:val="38"/>
            </w:numPr>
            <w:ind w:left="700" w:hanging="700"/>
          </w:pPr>
        </w:pPrChange>
      </w:pPr>
    </w:p>
    <w:moveToRangeEnd w:id="663"/>
    <w:p w14:paraId="711DEF56" w14:textId="77777777" w:rsidR="006A533A" w:rsidRDefault="006A533A" w:rsidP="007200E5">
      <w:pPr>
        <w:rPr>
          <w:ins w:id="672" w:author="Gareth Harding" w:date="2025-07-10T10:02:00Z" w16du:dateUtc="2025-07-10T08:02:00Z"/>
          <w:rFonts w:ascii="Verdana" w:hAnsi="Verdana"/>
        </w:rPr>
      </w:pPr>
      <w:r w:rsidRPr="00996B68">
        <w:rPr>
          <w:rFonts w:ascii="Verdana" w:hAnsi="Verdana"/>
          <w:highlight w:val="yellow"/>
        </w:rPr>
        <w:t>False</w:t>
      </w:r>
    </w:p>
    <w:p w14:paraId="50AFCD57" w14:textId="77777777" w:rsidR="00886910" w:rsidRPr="006A533A" w:rsidRDefault="00886910" w:rsidP="007200E5">
      <w:pPr>
        <w:rPr>
          <w:rFonts w:ascii="Verdana" w:hAnsi="Verdana"/>
        </w:rPr>
      </w:pPr>
    </w:p>
    <w:p w14:paraId="2473BD57" w14:textId="5DD042D5" w:rsidR="006A533A" w:rsidRPr="006A533A" w:rsidDel="00B25FB6" w:rsidRDefault="006A533A">
      <w:pPr>
        <w:rPr>
          <w:moveFrom w:id="673" w:author="Gareth Harding" w:date="2025-07-09T15:31:00Z" w16du:dateUtc="2025-07-09T13:31:00Z"/>
          <w:rFonts w:ascii="Verdana" w:hAnsi="Verdana"/>
        </w:rPr>
      </w:pPr>
      <w:moveFromRangeStart w:id="674" w:author="Gareth Harding" w:date="2025-07-09T15:31:00Z" w:name="move202967526"/>
      <w:moveFrom w:id="675" w:author="Gareth Harding" w:date="2025-07-09T15:31:00Z" w16du:dateUtc="2025-07-09T13:31:00Z">
        <w:r w:rsidRPr="006A533A" w:rsidDel="00B25FB6">
          <w:rPr>
            <w:rFonts w:ascii="Verdana" w:hAnsi="Verdana"/>
          </w:rPr>
          <w:t>True</w:t>
        </w:r>
      </w:moveFrom>
    </w:p>
    <w:moveFromRangeEnd w:id="674"/>
    <w:p w14:paraId="07337944" w14:textId="539E2DAD" w:rsidR="006A533A" w:rsidRPr="007200E5" w:rsidRDefault="006A533A">
      <w:pPr>
        <w:pStyle w:val="p1"/>
        <w:numPr>
          <w:ilvl w:val="0"/>
          <w:numId w:val="38"/>
        </w:numPr>
        <w:spacing w:before="0" w:beforeAutospacing="0" w:after="0" w:afterAutospacing="0"/>
        <w:rPr>
          <w:rFonts w:ascii="Verdana" w:hAnsi="Verdana"/>
          <w:b/>
          <w:bCs/>
        </w:rPr>
        <w:pPrChange w:id="676" w:author="Gareth Harding" w:date="2025-07-10T09:51:00Z" w16du:dateUtc="2025-07-10T07:51:00Z">
          <w:pPr>
            <w:pStyle w:val="Prrafodelista"/>
            <w:numPr>
              <w:numId w:val="17"/>
            </w:numPr>
            <w:ind w:left="360" w:hanging="360"/>
          </w:pPr>
        </w:pPrChange>
      </w:pPr>
      <w:r w:rsidRPr="007200E5">
        <w:rPr>
          <w:rFonts w:ascii="Verdana" w:hAnsi="Verdana"/>
          <w:b/>
          <w:bCs/>
          <w:lang w:val="en-GB"/>
          <w:rPrChange w:id="677" w:author="Gareth Harding" w:date="2025-07-10T09:51:00Z" w16du:dateUtc="2025-07-10T07:51:00Z">
            <w:rPr>
              <w:rFonts w:ascii="Verdana" w:hAnsi="Verdana"/>
              <w:b/>
              <w:bCs/>
            </w:rPr>
          </w:rPrChange>
        </w:rPr>
        <w:t>Ken asks for a biscuit after losing the coin.</w:t>
      </w:r>
    </w:p>
    <w:p w14:paraId="5CBFE431" w14:textId="77777777" w:rsidR="006A533A" w:rsidRPr="006A533A" w:rsidRDefault="006A533A" w:rsidP="007200E5">
      <w:pPr>
        <w:rPr>
          <w:rFonts w:ascii="Verdana" w:hAnsi="Verdana"/>
        </w:rPr>
      </w:pPr>
      <w:r w:rsidRPr="00996B68">
        <w:rPr>
          <w:rFonts w:ascii="Verdana" w:hAnsi="Verdana"/>
          <w:highlight w:val="yellow"/>
        </w:rPr>
        <w:t>True</w:t>
      </w:r>
    </w:p>
    <w:p w14:paraId="3DCF968C" w14:textId="7C40CB81" w:rsidR="006A533A" w:rsidRDefault="006A533A" w:rsidP="007200E5">
      <w:pPr>
        <w:rPr>
          <w:rFonts w:ascii="Verdana" w:hAnsi="Verdana"/>
        </w:rPr>
      </w:pPr>
      <w:r w:rsidRPr="006A533A">
        <w:rPr>
          <w:rFonts w:ascii="Verdana" w:hAnsi="Verdana"/>
        </w:rPr>
        <w:t>False</w:t>
      </w:r>
    </w:p>
    <w:p w14:paraId="2E96F3EF" w14:textId="77777777" w:rsidR="00A1122A" w:rsidRDefault="00A1122A" w:rsidP="007200E5">
      <w:pPr>
        <w:rPr>
          <w:rFonts w:ascii="Verdana" w:hAnsi="Verdana"/>
        </w:rPr>
      </w:pPr>
    </w:p>
    <w:p w14:paraId="09F98DB5" w14:textId="77777777" w:rsidR="008D7B02" w:rsidRDefault="008D7B02" w:rsidP="007200E5">
      <w:pPr>
        <w:rPr>
          <w:rFonts w:ascii="Verdana" w:hAnsi="Verdana"/>
        </w:rPr>
      </w:pPr>
    </w:p>
    <w:p w14:paraId="2EEC7A97" w14:textId="77777777" w:rsidR="008404D7" w:rsidRPr="008404D7" w:rsidRDefault="008404D7">
      <w:pPr>
        <w:pStyle w:val="Prrafodelista"/>
        <w:numPr>
          <w:ilvl w:val="0"/>
          <w:numId w:val="29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678" w:author="Gareth Harding" w:date="2025-07-10T10:02:00Z" w16du:dateUtc="2025-07-10T08:02:00Z">
          <w:pPr>
            <w:pStyle w:val="Prrafodelista"/>
            <w:numPr>
              <w:numId w:val="29"/>
            </w:numPr>
            <w:adjustRightInd w:val="0"/>
            <w:snapToGrid w:val="0"/>
            <w:ind w:left="1440" w:hanging="360"/>
            <w:contextualSpacing w:val="0"/>
          </w:pPr>
        </w:pPrChange>
      </w:pPr>
      <w:r w:rsidRPr="008404D7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A Busy Day at School</w:t>
      </w:r>
    </w:p>
    <w:p w14:paraId="4127AC40" w14:textId="77777777" w:rsidR="008404D7" w:rsidRPr="008404D7" w:rsidRDefault="008404D7" w:rsidP="007200E5">
      <w:pPr>
        <w:rPr>
          <w:rFonts w:ascii="Verdana" w:hAnsi="Verdana"/>
          <w:lang w:val="es-ES"/>
        </w:rPr>
      </w:pPr>
    </w:p>
    <w:p w14:paraId="2A07F256" w14:textId="77777777" w:rsidR="008404D7" w:rsidRPr="00BF7253" w:rsidRDefault="008404D7" w:rsidP="007200E5">
      <w:pPr>
        <w:rPr>
          <w:rFonts w:ascii="Verdana" w:hAnsi="Verdana"/>
          <w:rPrChange w:id="67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68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It’s Monday, and the children are at school.</w:t>
      </w:r>
    </w:p>
    <w:p w14:paraId="0DE893FA" w14:textId="77777777" w:rsidR="008404D7" w:rsidRPr="00BF7253" w:rsidRDefault="008404D7" w:rsidP="007200E5">
      <w:pPr>
        <w:rPr>
          <w:rFonts w:ascii="Verdana" w:hAnsi="Verdana"/>
          <w:rPrChange w:id="68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68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At </w:t>
      </w:r>
      <w:r w:rsidRPr="00BF7253">
        <w:rPr>
          <w:rFonts w:ascii="Verdana" w:hAnsi="Verdana"/>
          <w:b/>
          <w:bCs/>
          <w:rPrChange w:id="683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half past nine</w:t>
      </w:r>
      <w:r w:rsidRPr="00BF7253">
        <w:rPr>
          <w:rFonts w:ascii="Verdana" w:hAnsi="Verdana"/>
          <w:rPrChange w:id="68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, they have music. Mia plays the triangle, and Leo plays the drum. It’s noisy but fun!</w:t>
      </w:r>
    </w:p>
    <w:p w14:paraId="2E81A348" w14:textId="77777777" w:rsidR="008404D7" w:rsidRPr="00BF7253" w:rsidRDefault="008404D7" w:rsidP="007200E5">
      <w:pPr>
        <w:rPr>
          <w:rFonts w:ascii="Verdana" w:hAnsi="Verdana"/>
          <w:rPrChange w:id="68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3E61C33E" w14:textId="77777777" w:rsidR="008404D7" w:rsidRPr="00BF7253" w:rsidRDefault="008404D7" w:rsidP="007200E5">
      <w:pPr>
        <w:rPr>
          <w:rFonts w:ascii="Verdana" w:hAnsi="Verdana"/>
          <w:rPrChange w:id="68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68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At </w:t>
      </w:r>
      <w:r w:rsidRPr="00BF7253">
        <w:rPr>
          <w:rFonts w:ascii="Verdana" w:hAnsi="Verdana"/>
          <w:b/>
          <w:bCs/>
          <w:rPrChange w:id="688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ten o’clock</w:t>
      </w:r>
      <w:r w:rsidRPr="00BF7253">
        <w:rPr>
          <w:rFonts w:ascii="Verdana" w:hAnsi="Verdana"/>
          <w:rPrChange w:id="68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, they have arts and crafts. Mia makes a rocket, and Leo makes a robot.</w:t>
      </w:r>
    </w:p>
    <w:p w14:paraId="478C034E" w14:textId="64861689" w:rsidR="008404D7" w:rsidRPr="00BF7253" w:rsidRDefault="008404D7" w:rsidP="007200E5">
      <w:pPr>
        <w:rPr>
          <w:rFonts w:ascii="Verdana" w:hAnsi="Verdana"/>
          <w:rPrChange w:id="69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69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“M</w:t>
      </w:r>
      <w:ins w:id="692" w:author="48105" w:date="2025-07-24T18:09:00Z" w16du:dateUtc="2025-07-24T16:09:00Z">
        <w:r w:rsidR="00282F7A">
          <w:rPr>
            <w:rFonts w:ascii="Verdana" w:hAnsi="Verdana"/>
          </w:rPr>
          <w:t>y robot</w:t>
        </w:r>
      </w:ins>
      <w:del w:id="693" w:author="48105" w:date="2025-07-24T18:09:00Z" w16du:dateUtc="2025-07-24T16:09:00Z">
        <w:r w:rsidRPr="00BF7253" w:rsidDel="00282F7A">
          <w:rPr>
            <w:rFonts w:ascii="Verdana" w:hAnsi="Verdana"/>
            <w:rPrChange w:id="694" w:author="Gareth Harding" w:date="2025-07-09T11:30:00Z" w16du:dateUtc="2025-07-09T09:30:00Z">
              <w:rPr>
                <w:rFonts w:ascii="Verdana" w:hAnsi="Verdana"/>
                <w:lang w:val="es-ES"/>
              </w:rPr>
            </w:rPrChange>
          </w:rPr>
          <w:delText>ine</w:delText>
        </w:r>
      </w:del>
      <w:r w:rsidRPr="00BF7253">
        <w:rPr>
          <w:rFonts w:ascii="Verdana" w:hAnsi="Verdana"/>
          <w:rPrChange w:id="69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 has three eyes!” laughs Leo.</w:t>
      </w:r>
    </w:p>
    <w:p w14:paraId="6167A2BF" w14:textId="77777777" w:rsidR="008404D7" w:rsidRPr="00BF7253" w:rsidRDefault="008404D7" w:rsidP="007200E5">
      <w:pPr>
        <w:rPr>
          <w:rFonts w:ascii="Verdana" w:hAnsi="Verdana"/>
          <w:rPrChange w:id="69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5FDB6A4D" w14:textId="77777777" w:rsidR="008404D7" w:rsidRPr="00BF7253" w:rsidRDefault="008404D7" w:rsidP="007200E5">
      <w:pPr>
        <w:rPr>
          <w:rFonts w:ascii="Verdana" w:hAnsi="Verdana"/>
          <w:rPrChange w:id="69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69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At </w:t>
      </w:r>
      <w:r w:rsidRPr="00BF7253">
        <w:rPr>
          <w:rFonts w:ascii="Verdana" w:hAnsi="Verdana"/>
          <w:b/>
          <w:bCs/>
          <w:rPrChange w:id="699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quarter to twelve</w:t>
      </w:r>
      <w:r w:rsidRPr="00BF7253">
        <w:rPr>
          <w:rFonts w:ascii="Verdana" w:hAnsi="Verdana"/>
          <w:rPrChange w:id="70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, Mia has maths. She tries a hard sum and says, “Oops! That’s not right!”</w:t>
      </w:r>
    </w:p>
    <w:p w14:paraId="7F8A01E8" w14:textId="77777777" w:rsidR="008404D7" w:rsidRPr="00BF7253" w:rsidRDefault="008404D7" w:rsidP="007200E5">
      <w:pPr>
        <w:rPr>
          <w:rFonts w:ascii="Verdana" w:hAnsi="Verdana"/>
          <w:rPrChange w:id="70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6C781DBC" w14:textId="7600152A" w:rsidR="008404D7" w:rsidRPr="00BF7253" w:rsidRDefault="008404D7" w:rsidP="007200E5">
      <w:pPr>
        <w:rPr>
          <w:rFonts w:ascii="Verdana" w:hAnsi="Verdana"/>
          <w:rPrChange w:id="70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0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At </w:t>
      </w:r>
      <w:r w:rsidRPr="00BF7253">
        <w:rPr>
          <w:rFonts w:ascii="Verdana" w:hAnsi="Verdana"/>
          <w:b/>
          <w:bCs/>
          <w:rPrChange w:id="704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half past four</w:t>
      </w:r>
      <w:r w:rsidRPr="00BF7253">
        <w:rPr>
          <w:rFonts w:ascii="Verdana" w:hAnsi="Verdana"/>
          <w:rPrChange w:id="70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, they have science. They look at </w:t>
      </w:r>
      <w:del w:id="706" w:author="Gareth Harding" w:date="2025-07-09T15:55:00Z" w16du:dateUtc="2025-07-09T13:55:00Z">
        <w:r w:rsidRPr="00BF7253" w:rsidDel="008E6F42">
          <w:rPr>
            <w:rFonts w:ascii="Verdana" w:hAnsi="Verdana"/>
            <w:rPrChange w:id="707" w:author="Gareth Harding" w:date="2025-07-09T11:30:00Z" w16du:dateUtc="2025-07-09T09:30:00Z">
              <w:rPr>
                <w:rFonts w:ascii="Verdana" w:hAnsi="Verdana"/>
                <w:lang w:val="es-ES"/>
              </w:rPr>
            </w:rPrChange>
          </w:rPr>
          <w:delText xml:space="preserve">bugs </w:delText>
        </w:r>
      </w:del>
      <w:ins w:id="708" w:author="Gareth Harding" w:date="2025-07-09T15:55:00Z" w16du:dateUtc="2025-07-09T13:55:00Z">
        <w:r w:rsidR="008E6F42">
          <w:rPr>
            <w:rFonts w:ascii="Verdana" w:hAnsi="Verdana"/>
          </w:rPr>
          <w:t>insects</w:t>
        </w:r>
        <w:r w:rsidR="008E6F42" w:rsidRPr="00BF7253">
          <w:rPr>
            <w:rFonts w:ascii="Verdana" w:hAnsi="Verdana"/>
            <w:rPrChange w:id="709" w:author="Gareth Harding" w:date="2025-07-09T11:30:00Z" w16du:dateUtc="2025-07-09T09:30:00Z">
              <w:rPr>
                <w:rFonts w:ascii="Verdana" w:hAnsi="Verdana"/>
                <w:lang w:val="es-ES"/>
              </w:rPr>
            </w:rPrChange>
          </w:rPr>
          <w:t xml:space="preserve"> </w:t>
        </w:r>
      </w:ins>
      <w:r w:rsidRPr="00BF7253">
        <w:rPr>
          <w:rFonts w:ascii="Verdana" w:hAnsi="Verdana"/>
          <w:rPrChange w:id="71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with a magnifying glass.</w:t>
      </w:r>
    </w:p>
    <w:p w14:paraId="5719AA42" w14:textId="77777777" w:rsidR="008404D7" w:rsidRPr="00BF7253" w:rsidRDefault="008404D7" w:rsidP="007200E5">
      <w:pPr>
        <w:rPr>
          <w:rFonts w:ascii="Verdana" w:hAnsi="Verdana"/>
          <w:rPrChange w:id="71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0EA594A6" w14:textId="77777777" w:rsidR="008404D7" w:rsidRPr="00BF7253" w:rsidRDefault="008404D7" w:rsidP="007200E5">
      <w:pPr>
        <w:rPr>
          <w:rFonts w:ascii="Verdana" w:hAnsi="Verdana"/>
          <w:rPrChange w:id="71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1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When Leo gets home, he walks his dog at </w:t>
      </w:r>
      <w:r w:rsidRPr="00BF7253">
        <w:rPr>
          <w:rFonts w:ascii="Verdana" w:hAnsi="Verdana"/>
          <w:b/>
          <w:bCs/>
          <w:rPrChange w:id="714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six o’clock</w:t>
      </w:r>
      <w:r w:rsidRPr="00BF7253">
        <w:rPr>
          <w:rFonts w:ascii="Verdana" w:hAnsi="Verdana"/>
          <w:rPrChange w:id="71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 in the evening.</w:t>
      </w:r>
    </w:p>
    <w:p w14:paraId="014462A6" w14:textId="77777777" w:rsidR="008404D7" w:rsidRPr="00BF7253" w:rsidRDefault="008404D7" w:rsidP="007200E5">
      <w:pPr>
        <w:rPr>
          <w:rFonts w:ascii="Verdana" w:hAnsi="Verdana"/>
          <w:rPrChange w:id="71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1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His dog wears a jumper because it’s cold.</w:t>
      </w:r>
    </w:p>
    <w:p w14:paraId="37893294" w14:textId="77777777" w:rsidR="008404D7" w:rsidRPr="00BF7253" w:rsidRDefault="008404D7" w:rsidP="007200E5">
      <w:pPr>
        <w:rPr>
          <w:rFonts w:ascii="Verdana" w:hAnsi="Verdana"/>
          <w:rPrChange w:id="71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25661B0E" w14:textId="77777777" w:rsidR="008404D7" w:rsidRPr="00BF7253" w:rsidRDefault="008404D7" w:rsidP="007200E5">
      <w:pPr>
        <w:rPr>
          <w:rFonts w:ascii="Verdana" w:hAnsi="Verdana"/>
          <w:rPrChange w:id="71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2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lastRenderedPageBreak/>
        <w:t xml:space="preserve">At </w:t>
      </w:r>
      <w:r w:rsidRPr="00BF7253">
        <w:rPr>
          <w:rFonts w:ascii="Verdana" w:hAnsi="Verdana"/>
          <w:b/>
          <w:bCs/>
          <w:rPrChange w:id="721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quarter past eight</w:t>
      </w:r>
      <w:r w:rsidRPr="00BF7253">
        <w:rPr>
          <w:rFonts w:ascii="Verdana" w:hAnsi="Verdana"/>
          <w:rPrChange w:id="72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, he eats pizza and broccoli. “Yum!”</w:t>
      </w:r>
    </w:p>
    <w:p w14:paraId="5928AB5F" w14:textId="77777777" w:rsidR="008404D7" w:rsidRPr="00BF7253" w:rsidRDefault="008404D7" w:rsidP="007200E5">
      <w:pPr>
        <w:rPr>
          <w:rFonts w:ascii="Verdana" w:hAnsi="Verdana"/>
          <w:rPrChange w:id="72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084339B3" w14:textId="77777777" w:rsidR="008404D7" w:rsidRPr="00BF7253" w:rsidRDefault="008404D7" w:rsidP="007200E5">
      <w:pPr>
        <w:rPr>
          <w:rFonts w:ascii="Verdana" w:hAnsi="Verdana"/>
          <w:rPrChange w:id="72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2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He goes to bed at </w:t>
      </w:r>
      <w:r w:rsidRPr="00BF7253">
        <w:rPr>
          <w:rFonts w:ascii="Verdana" w:hAnsi="Verdana"/>
          <w:b/>
          <w:bCs/>
          <w:rPrChange w:id="726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ten o’clock</w:t>
      </w:r>
      <w:r w:rsidRPr="00BF7253">
        <w:rPr>
          <w:rFonts w:ascii="Verdana" w:hAnsi="Verdana"/>
          <w:rPrChange w:id="72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, tired but happy.</w:t>
      </w:r>
    </w:p>
    <w:p w14:paraId="160947DE" w14:textId="77777777" w:rsidR="008404D7" w:rsidRPr="00BF7253" w:rsidRDefault="008404D7" w:rsidP="007200E5">
      <w:pPr>
        <w:rPr>
          <w:rFonts w:ascii="Verdana" w:hAnsi="Verdana"/>
          <w:rPrChange w:id="72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7D16E031" w14:textId="77777777" w:rsidR="008404D7" w:rsidRPr="00BF7253" w:rsidRDefault="008404D7" w:rsidP="007200E5">
      <w:pPr>
        <w:rPr>
          <w:rFonts w:ascii="Verdana" w:hAnsi="Verdana"/>
          <w:rPrChange w:id="72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3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Leo says, “School days are busy but fun!”</w:t>
      </w:r>
    </w:p>
    <w:p w14:paraId="5162C4A9" w14:textId="008C420B" w:rsidR="008D7B02" w:rsidDel="00886910" w:rsidRDefault="008D7B02" w:rsidP="007200E5">
      <w:pPr>
        <w:rPr>
          <w:del w:id="731" w:author="Gareth Harding" w:date="2025-07-10T10:02:00Z" w16du:dateUtc="2025-07-10T08:02:00Z"/>
          <w:rFonts w:ascii="Verdana" w:hAnsi="Verdana"/>
        </w:rPr>
      </w:pPr>
    </w:p>
    <w:p w14:paraId="16F9B068" w14:textId="77777777" w:rsidR="008404D7" w:rsidRDefault="008404D7" w:rsidP="007200E5">
      <w:pPr>
        <w:rPr>
          <w:rFonts w:ascii="Verdana" w:hAnsi="Verdana"/>
        </w:rPr>
      </w:pPr>
    </w:p>
    <w:p w14:paraId="4D1EA5F0" w14:textId="77777777" w:rsidR="008404D7" w:rsidRPr="00996B68" w:rsidRDefault="008404D7" w:rsidP="007200E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t>Comprehension Questions</w:t>
      </w:r>
    </w:p>
    <w:p w14:paraId="27BB0795" w14:textId="77777777" w:rsidR="008404D7" w:rsidRDefault="008404D7" w:rsidP="007200E5">
      <w:pPr>
        <w:rPr>
          <w:rFonts w:ascii="Verdana" w:hAnsi="Verdana"/>
        </w:rPr>
      </w:pPr>
    </w:p>
    <w:p w14:paraId="1A38F60B" w14:textId="77777777" w:rsidR="008404D7" w:rsidRPr="00BF7253" w:rsidRDefault="008404D7">
      <w:pPr>
        <w:pStyle w:val="p1"/>
        <w:numPr>
          <w:ilvl w:val="0"/>
          <w:numId w:val="39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732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733" w:author="Gareth Harding" w:date="2025-07-10T09:51:00Z" w16du:dateUtc="2025-07-10T07:51:00Z">
          <w:pPr>
            <w:pStyle w:val="Prrafodelista"/>
            <w:numPr>
              <w:numId w:val="19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734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time do the children have music?</w:t>
      </w:r>
    </w:p>
    <w:p w14:paraId="1643C21D" w14:textId="5023A30D" w:rsidR="008404D7" w:rsidRPr="00BF7253" w:rsidRDefault="00B568F2" w:rsidP="007200E5">
      <w:pPr>
        <w:rPr>
          <w:rFonts w:ascii="Verdana" w:hAnsi="Verdana"/>
          <w:rPrChange w:id="73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highlight w:val="yellow"/>
          <w:rPrChange w:id="736" w:author="Gareth Harding" w:date="2025-07-09T11:30:00Z" w16du:dateUtc="2025-07-09T09:30:00Z">
            <w:rPr>
              <w:rFonts w:ascii="Verdana" w:hAnsi="Verdana"/>
              <w:highlight w:val="yellow"/>
              <w:lang w:val="es-ES"/>
            </w:rPr>
          </w:rPrChange>
        </w:rPr>
        <w:t>At h</w:t>
      </w:r>
      <w:r w:rsidR="008404D7" w:rsidRPr="00BF7253">
        <w:rPr>
          <w:rFonts w:ascii="Verdana" w:hAnsi="Verdana"/>
          <w:highlight w:val="yellow"/>
          <w:rPrChange w:id="737" w:author="Gareth Harding" w:date="2025-07-09T11:30:00Z" w16du:dateUtc="2025-07-09T09:30:00Z">
            <w:rPr>
              <w:rFonts w:ascii="Verdana" w:hAnsi="Verdana"/>
              <w:highlight w:val="yellow"/>
              <w:lang w:val="es-ES"/>
            </w:rPr>
          </w:rPrChange>
        </w:rPr>
        <w:t>alf past nine</w:t>
      </w:r>
    </w:p>
    <w:p w14:paraId="407A9C44" w14:textId="7612B82A" w:rsidR="008404D7" w:rsidRPr="00BF7253" w:rsidRDefault="00B568F2" w:rsidP="007200E5">
      <w:pPr>
        <w:rPr>
          <w:rFonts w:ascii="Verdana" w:hAnsi="Verdana"/>
          <w:rPrChange w:id="73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3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At t</w:t>
      </w:r>
      <w:r w:rsidR="008404D7" w:rsidRPr="00BF7253">
        <w:rPr>
          <w:rFonts w:ascii="Verdana" w:hAnsi="Verdana"/>
          <w:rPrChange w:id="74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en o’clock</w:t>
      </w:r>
    </w:p>
    <w:p w14:paraId="6F6B2A03" w14:textId="4C838CE5" w:rsidR="00B568F2" w:rsidRDefault="00B568F2" w:rsidP="007200E5">
      <w:pPr>
        <w:rPr>
          <w:ins w:id="741" w:author="Gareth Harding" w:date="2025-07-10T10:03:00Z" w16du:dateUtc="2025-07-10T08:03:00Z"/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At </w:t>
      </w:r>
      <w:proofErr w:type="spellStart"/>
      <w:r>
        <w:rPr>
          <w:rFonts w:ascii="Verdana" w:hAnsi="Verdana"/>
          <w:lang w:val="es-ES"/>
        </w:rPr>
        <w:t>q</w:t>
      </w:r>
      <w:r w:rsidR="008404D7" w:rsidRPr="008404D7">
        <w:rPr>
          <w:rFonts w:ascii="Verdana" w:hAnsi="Verdana"/>
          <w:lang w:val="es-ES"/>
        </w:rPr>
        <w:t>uarter</w:t>
      </w:r>
      <w:proofErr w:type="spellEnd"/>
      <w:r w:rsidR="008404D7" w:rsidRPr="008404D7">
        <w:rPr>
          <w:rFonts w:ascii="Verdana" w:hAnsi="Verdana"/>
          <w:lang w:val="es-ES"/>
        </w:rPr>
        <w:t xml:space="preserve"> </w:t>
      </w:r>
      <w:proofErr w:type="spellStart"/>
      <w:r w:rsidR="008404D7" w:rsidRPr="008404D7">
        <w:rPr>
          <w:rFonts w:ascii="Verdana" w:hAnsi="Verdana"/>
          <w:lang w:val="es-ES"/>
        </w:rPr>
        <w:t>to</w:t>
      </w:r>
      <w:proofErr w:type="spellEnd"/>
      <w:r w:rsidR="008404D7" w:rsidRPr="008404D7">
        <w:rPr>
          <w:rFonts w:ascii="Verdana" w:hAnsi="Verdana"/>
          <w:lang w:val="es-ES"/>
        </w:rPr>
        <w:t xml:space="preserve"> </w:t>
      </w:r>
      <w:proofErr w:type="spellStart"/>
      <w:r w:rsidR="008404D7" w:rsidRPr="008404D7">
        <w:rPr>
          <w:rFonts w:ascii="Verdana" w:hAnsi="Verdana"/>
          <w:lang w:val="es-ES"/>
        </w:rPr>
        <w:t>twelve</w:t>
      </w:r>
      <w:proofErr w:type="spellEnd"/>
    </w:p>
    <w:p w14:paraId="758F5AD0" w14:textId="77777777" w:rsidR="00886910" w:rsidRDefault="00886910" w:rsidP="007200E5">
      <w:pPr>
        <w:rPr>
          <w:rFonts w:ascii="Verdana" w:hAnsi="Verdana"/>
          <w:lang w:val="es-ES"/>
        </w:rPr>
      </w:pPr>
    </w:p>
    <w:p w14:paraId="0769270B" w14:textId="3E25DE50" w:rsidR="00B568F2" w:rsidRPr="00BF7253" w:rsidRDefault="00B568F2">
      <w:pPr>
        <w:pStyle w:val="p1"/>
        <w:numPr>
          <w:ilvl w:val="0"/>
          <w:numId w:val="40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742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743" w:author="Gareth Harding" w:date="2025-07-10T09:51:00Z" w16du:dateUtc="2025-07-10T07:51:00Z">
          <w:pPr>
            <w:pStyle w:val="Prrafodelista"/>
            <w:numPr>
              <w:numId w:val="19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744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time do the children have art and craft?</w:t>
      </w:r>
    </w:p>
    <w:p w14:paraId="680B78EE" w14:textId="77777777" w:rsidR="00B568F2" w:rsidRPr="00BF7253" w:rsidRDefault="00B568F2" w:rsidP="007200E5">
      <w:pPr>
        <w:rPr>
          <w:rFonts w:ascii="Verdana" w:hAnsi="Verdana"/>
          <w:rPrChange w:id="74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4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At half past nine</w:t>
      </w:r>
    </w:p>
    <w:p w14:paraId="1B2B3B8C" w14:textId="77777777" w:rsidR="00B568F2" w:rsidRPr="00BF7253" w:rsidRDefault="00B568F2" w:rsidP="007200E5">
      <w:pPr>
        <w:rPr>
          <w:rFonts w:ascii="Verdana" w:hAnsi="Verdana"/>
          <w:rPrChange w:id="74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highlight w:val="yellow"/>
          <w:rPrChange w:id="748" w:author="Gareth Harding" w:date="2025-07-09T11:30:00Z" w16du:dateUtc="2025-07-09T09:30:00Z">
            <w:rPr>
              <w:rFonts w:ascii="Verdana" w:hAnsi="Verdana"/>
              <w:highlight w:val="yellow"/>
              <w:lang w:val="es-ES"/>
            </w:rPr>
          </w:rPrChange>
        </w:rPr>
        <w:t>At ten o’clock</w:t>
      </w:r>
    </w:p>
    <w:p w14:paraId="176E8ECE" w14:textId="70F6F0DF" w:rsidR="00B568F2" w:rsidRDefault="00B568F2" w:rsidP="007200E5">
      <w:pPr>
        <w:rPr>
          <w:ins w:id="749" w:author="Gareth Harding" w:date="2025-07-10T10:03:00Z" w16du:dateUtc="2025-07-10T08:03:00Z"/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At </w:t>
      </w:r>
      <w:proofErr w:type="spellStart"/>
      <w:r>
        <w:rPr>
          <w:rFonts w:ascii="Verdana" w:hAnsi="Verdana"/>
          <w:lang w:val="es-ES"/>
        </w:rPr>
        <w:t>q</w:t>
      </w:r>
      <w:r w:rsidRPr="008404D7">
        <w:rPr>
          <w:rFonts w:ascii="Verdana" w:hAnsi="Verdana"/>
          <w:lang w:val="es-ES"/>
        </w:rPr>
        <w:t>uarter</w:t>
      </w:r>
      <w:proofErr w:type="spellEnd"/>
      <w:r w:rsidRPr="008404D7">
        <w:rPr>
          <w:rFonts w:ascii="Verdana" w:hAnsi="Verdana"/>
          <w:lang w:val="es-ES"/>
        </w:rPr>
        <w:t xml:space="preserve"> </w:t>
      </w:r>
      <w:proofErr w:type="spellStart"/>
      <w:r w:rsidRPr="008404D7">
        <w:rPr>
          <w:rFonts w:ascii="Verdana" w:hAnsi="Verdana"/>
          <w:lang w:val="es-ES"/>
        </w:rPr>
        <w:t>to</w:t>
      </w:r>
      <w:proofErr w:type="spellEnd"/>
      <w:r w:rsidRPr="008404D7">
        <w:rPr>
          <w:rFonts w:ascii="Verdana" w:hAnsi="Verdana"/>
          <w:lang w:val="es-ES"/>
        </w:rPr>
        <w:t xml:space="preserve"> </w:t>
      </w:r>
      <w:proofErr w:type="spellStart"/>
      <w:r w:rsidRPr="008404D7">
        <w:rPr>
          <w:rFonts w:ascii="Verdana" w:hAnsi="Verdana"/>
          <w:lang w:val="es-ES"/>
        </w:rPr>
        <w:t>twelve</w:t>
      </w:r>
      <w:proofErr w:type="spellEnd"/>
    </w:p>
    <w:p w14:paraId="32947B11" w14:textId="77777777" w:rsidR="00886910" w:rsidRDefault="00886910" w:rsidP="007200E5">
      <w:pPr>
        <w:rPr>
          <w:rFonts w:ascii="Verdana" w:hAnsi="Verdana"/>
          <w:lang w:val="es-ES"/>
        </w:rPr>
      </w:pPr>
    </w:p>
    <w:p w14:paraId="382031D6" w14:textId="77777777" w:rsidR="00B568F2" w:rsidRPr="00BF7253" w:rsidRDefault="00B568F2">
      <w:pPr>
        <w:pStyle w:val="p1"/>
        <w:numPr>
          <w:ilvl w:val="0"/>
          <w:numId w:val="40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750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751" w:author="Gareth Harding" w:date="2025-07-10T09:51:00Z" w16du:dateUtc="2025-07-10T07:51:00Z">
          <w:pPr>
            <w:pStyle w:val="Prrafodelista"/>
            <w:numPr>
              <w:numId w:val="19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752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 xml:space="preserve">What time does </w:t>
      </w:r>
      <w:proofErr w:type="gramStart"/>
      <w:r w:rsidRPr="00BF7253">
        <w:rPr>
          <w:rFonts w:ascii="Verdana" w:hAnsi="Verdana"/>
          <w:b/>
          <w:bCs/>
          <w:lang w:val="en-GB"/>
          <w:rPrChange w:id="753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Leo walk</w:t>
      </w:r>
      <w:proofErr w:type="gramEnd"/>
      <w:r w:rsidRPr="00BF7253">
        <w:rPr>
          <w:rFonts w:ascii="Verdana" w:hAnsi="Verdana"/>
          <w:b/>
          <w:bCs/>
          <w:lang w:val="en-GB"/>
          <w:rPrChange w:id="754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 xml:space="preserve"> his dog?</w:t>
      </w:r>
    </w:p>
    <w:p w14:paraId="4624C398" w14:textId="77777777" w:rsidR="00B568F2" w:rsidRPr="00BF7253" w:rsidRDefault="00B568F2" w:rsidP="007200E5">
      <w:pPr>
        <w:rPr>
          <w:rFonts w:ascii="Verdana" w:hAnsi="Verdana"/>
          <w:rPrChange w:id="75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highlight w:val="yellow"/>
          <w:rPrChange w:id="756" w:author="Gareth Harding" w:date="2025-07-09T11:30:00Z" w16du:dateUtc="2025-07-09T09:30:00Z">
            <w:rPr>
              <w:rFonts w:ascii="Verdana" w:hAnsi="Verdana"/>
              <w:highlight w:val="yellow"/>
              <w:lang w:val="es-ES"/>
            </w:rPr>
          </w:rPrChange>
        </w:rPr>
        <w:t>At six o’clock in the evening</w:t>
      </w:r>
    </w:p>
    <w:p w14:paraId="0B708ACB" w14:textId="77777777" w:rsidR="00B568F2" w:rsidRPr="00BF7253" w:rsidRDefault="00B568F2" w:rsidP="007200E5">
      <w:pPr>
        <w:rPr>
          <w:rFonts w:ascii="Verdana" w:hAnsi="Verdana"/>
          <w:rPrChange w:id="75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5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At five o’clock in the morning</w:t>
      </w:r>
    </w:p>
    <w:p w14:paraId="28BF7C75" w14:textId="6DC0FB57" w:rsidR="00B568F2" w:rsidRDefault="00B568F2" w:rsidP="007200E5">
      <w:pPr>
        <w:rPr>
          <w:ins w:id="759" w:author="Gareth Harding" w:date="2025-07-10T10:03:00Z" w16du:dateUtc="2025-07-10T08:03:00Z"/>
          <w:rFonts w:ascii="Verdana" w:hAnsi="Verdana"/>
          <w:lang w:val="es-ES"/>
        </w:rPr>
      </w:pPr>
      <w:r>
        <w:rPr>
          <w:rFonts w:ascii="Verdana" w:hAnsi="Verdana"/>
          <w:lang w:val="es-ES"/>
        </w:rPr>
        <w:t>At t</w:t>
      </w:r>
      <w:r w:rsidRPr="008404D7">
        <w:rPr>
          <w:rFonts w:ascii="Verdana" w:hAnsi="Verdana"/>
          <w:lang w:val="es-ES"/>
        </w:rPr>
        <w:t xml:space="preserve">en </w:t>
      </w:r>
      <w:proofErr w:type="spellStart"/>
      <w:r w:rsidRPr="008404D7">
        <w:rPr>
          <w:rFonts w:ascii="Verdana" w:hAnsi="Verdana"/>
          <w:lang w:val="es-ES"/>
        </w:rPr>
        <w:t>o’clock</w:t>
      </w:r>
      <w:proofErr w:type="spellEnd"/>
      <w:r w:rsidRPr="008404D7">
        <w:rPr>
          <w:rFonts w:ascii="Verdana" w:hAnsi="Verdana"/>
          <w:lang w:val="es-ES"/>
        </w:rPr>
        <w:t xml:space="preserve"> at </w:t>
      </w:r>
      <w:proofErr w:type="spellStart"/>
      <w:r w:rsidRPr="008404D7">
        <w:rPr>
          <w:rFonts w:ascii="Verdana" w:hAnsi="Verdana"/>
          <w:lang w:val="es-ES"/>
        </w:rPr>
        <w:t>night</w:t>
      </w:r>
      <w:proofErr w:type="spellEnd"/>
    </w:p>
    <w:p w14:paraId="05208D5C" w14:textId="77777777" w:rsidR="00886910" w:rsidRDefault="00886910" w:rsidP="007200E5">
      <w:pPr>
        <w:rPr>
          <w:rFonts w:ascii="Verdana" w:hAnsi="Verdana"/>
          <w:lang w:val="es-ES"/>
        </w:rPr>
      </w:pPr>
    </w:p>
    <w:p w14:paraId="65E5D5C1" w14:textId="6DF74B20" w:rsidR="008404D7" w:rsidRPr="00BF7253" w:rsidRDefault="008404D7">
      <w:pPr>
        <w:pStyle w:val="p1"/>
        <w:numPr>
          <w:ilvl w:val="0"/>
          <w:numId w:val="40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760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761" w:author="Gareth Harding" w:date="2025-07-10T09:51:00Z" w16du:dateUtc="2025-07-10T07:51:00Z">
          <w:pPr>
            <w:pStyle w:val="Prrafodelista"/>
            <w:numPr>
              <w:numId w:val="19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762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does Mia make in arts and crafts?</w:t>
      </w:r>
    </w:p>
    <w:p w14:paraId="3D463DE1" w14:textId="77777777" w:rsidR="008404D7" w:rsidRPr="00BF7253" w:rsidRDefault="008404D7" w:rsidP="007200E5">
      <w:pPr>
        <w:rPr>
          <w:rFonts w:ascii="Verdana" w:hAnsi="Verdana"/>
          <w:rPrChange w:id="76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highlight w:val="yellow"/>
          <w:rPrChange w:id="764" w:author="Gareth Harding" w:date="2025-07-09T11:30:00Z" w16du:dateUtc="2025-07-09T09:30:00Z">
            <w:rPr>
              <w:rFonts w:ascii="Verdana" w:hAnsi="Verdana"/>
              <w:highlight w:val="yellow"/>
              <w:lang w:val="es-ES"/>
            </w:rPr>
          </w:rPrChange>
        </w:rPr>
        <w:t>A rocket</w:t>
      </w:r>
    </w:p>
    <w:p w14:paraId="4AC0C8BD" w14:textId="77777777" w:rsidR="008404D7" w:rsidRPr="00BF7253" w:rsidRDefault="008404D7" w:rsidP="007200E5">
      <w:pPr>
        <w:rPr>
          <w:rFonts w:ascii="Verdana" w:hAnsi="Verdana"/>
          <w:rPrChange w:id="76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6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A robot</w:t>
      </w:r>
    </w:p>
    <w:p w14:paraId="5DEAC7B7" w14:textId="70B28CC1" w:rsidR="00B568F2" w:rsidRDefault="008404D7" w:rsidP="007200E5">
      <w:pPr>
        <w:rPr>
          <w:ins w:id="767" w:author="Gareth Harding" w:date="2025-07-10T10:03:00Z" w16du:dateUtc="2025-07-10T08:03:00Z"/>
          <w:rFonts w:ascii="Verdana" w:hAnsi="Verdana"/>
        </w:rPr>
      </w:pPr>
      <w:r w:rsidRPr="00BF7253">
        <w:rPr>
          <w:rFonts w:ascii="Verdana" w:hAnsi="Verdana"/>
          <w:rPrChange w:id="76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A car</w:t>
      </w:r>
    </w:p>
    <w:p w14:paraId="503576D0" w14:textId="77777777" w:rsidR="00886910" w:rsidRPr="00BF7253" w:rsidRDefault="00886910" w:rsidP="007200E5">
      <w:pPr>
        <w:rPr>
          <w:rFonts w:ascii="Verdana" w:hAnsi="Verdana"/>
          <w:rPrChange w:id="76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4D735DE4" w14:textId="77777777" w:rsidR="008404D7" w:rsidRPr="00BF7253" w:rsidRDefault="008404D7">
      <w:pPr>
        <w:pStyle w:val="p1"/>
        <w:numPr>
          <w:ilvl w:val="0"/>
          <w:numId w:val="40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770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771" w:author="Gareth Harding" w:date="2025-07-10T09:51:00Z" w16du:dateUtc="2025-07-10T07:51:00Z">
          <w:pPr>
            <w:pStyle w:val="Prrafodelista"/>
            <w:numPr>
              <w:numId w:val="19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772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do they look at in science?</w:t>
      </w:r>
    </w:p>
    <w:p w14:paraId="5DE5D203" w14:textId="133AE7AB" w:rsidR="008404D7" w:rsidRPr="00BF7253" w:rsidRDefault="008404D7" w:rsidP="007200E5">
      <w:pPr>
        <w:rPr>
          <w:rFonts w:ascii="Verdana" w:hAnsi="Verdana"/>
          <w:rPrChange w:id="77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del w:id="774" w:author="Gareth Harding" w:date="2025-07-09T15:56:00Z" w16du:dateUtc="2025-07-09T13:56:00Z">
        <w:r w:rsidRPr="00BF7253" w:rsidDel="008E6F42">
          <w:rPr>
            <w:rFonts w:ascii="Verdana" w:hAnsi="Verdana"/>
            <w:highlight w:val="yellow"/>
            <w:rPrChange w:id="775" w:author="Gareth Harding" w:date="2025-07-09T11:30:00Z" w16du:dateUtc="2025-07-09T09:30:00Z">
              <w:rPr>
                <w:rFonts w:ascii="Verdana" w:hAnsi="Verdana"/>
                <w:highlight w:val="yellow"/>
                <w:lang w:val="es-ES"/>
              </w:rPr>
            </w:rPrChange>
          </w:rPr>
          <w:delText xml:space="preserve">Bugs </w:delText>
        </w:r>
      </w:del>
      <w:ins w:id="776" w:author="Gareth Harding" w:date="2025-07-09T15:56:00Z" w16du:dateUtc="2025-07-09T13:56:00Z">
        <w:r w:rsidR="008E6F42">
          <w:rPr>
            <w:rFonts w:ascii="Verdana" w:hAnsi="Verdana"/>
            <w:highlight w:val="yellow"/>
          </w:rPr>
          <w:t>Insects</w:t>
        </w:r>
        <w:r w:rsidR="008E6F42" w:rsidRPr="00BF7253">
          <w:rPr>
            <w:rFonts w:ascii="Verdana" w:hAnsi="Verdana"/>
            <w:highlight w:val="yellow"/>
            <w:rPrChange w:id="777" w:author="Gareth Harding" w:date="2025-07-09T11:30:00Z" w16du:dateUtc="2025-07-09T09:30:00Z">
              <w:rPr>
                <w:rFonts w:ascii="Verdana" w:hAnsi="Verdana"/>
                <w:highlight w:val="yellow"/>
                <w:lang w:val="es-ES"/>
              </w:rPr>
            </w:rPrChange>
          </w:rPr>
          <w:t xml:space="preserve"> </w:t>
        </w:r>
      </w:ins>
      <w:r w:rsidRPr="00BF7253">
        <w:rPr>
          <w:rFonts w:ascii="Verdana" w:hAnsi="Verdana"/>
          <w:highlight w:val="yellow"/>
          <w:rPrChange w:id="778" w:author="Gareth Harding" w:date="2025-07-09T11:30:00Z" w16du:dateUtc="2025-07-09T09:30:00Z">
            <w:rPr>
              <w:rFonts w:ascii="Verdana" w:hAnsi="Verdana"/>
              <w:highlight w:val="yellow"/>
              <w:lang w:val="es-ES"/>
            </w:rPr>
          </w:rPrChange>
        </w:rPr>
        <w:t>with a magnifying glass</w:t>
      </w:r>
    </w:p>
    <w:p w14:paraId="54B6A34B" w14:textId="77777777" w:rsidR="008404D7" w:rsidRPr="00BF7253" w:rsidRDefault="008404D7" w:rsidP="007200E5">
      <w:pPr>
        <w:rPr>
          <w:rFonts w:ascii="Verdana" w:hAnsi="Verdana"/>
          <w:rPrChange w:id="77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8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Stars in the sky</w:t>
      </w:r>
    </w:p>
    <w:p w14:paraId="3196345C" w14:textId="22F3E0C1" w:rsidR="00B568F2" w:rsidRDefault="008404D7" w:rsidP="007200E5">
      <w:pPr>
        <w:rPr>
          <w:ins w:id="781" w:author="Gareth Harding" w:date="2025-07-10T10:03:00Z" w16du:dateUtc="2025-07-10T08:03:00Z"/>
          <w:rFonts w:ascii="Verdana" w:hAnsi="Verdana"/>
          <w:lang w:val="es-ES"/>
        </w:rPr>
      </w:pPr>
      <w:r w:rsidRPr="008404D7">
        <w:rPr>
          <w:rFonts w:ascii="Verdana" w:hAnsi="Verdana"/>
          <w:lang w:val="es-ES"/>
        </w:rPr>
        <w:t xml:space="preserve">Fish in a </w:t>
      </w:r>
      <w:proofErr w:type="spellStart"/>
      <w:r w:rsidRPr="008404D7">
        <w:rPr>
          <w:rFonts w:ascii="Verdana" w:hAnsi="Verdana"/>
          <w:lang w:val="es-ES"/>
        </w:rPr>
        <w:t>pond</w:t>
      </w:r>
      <w:proofErr w:type="spellEnd"/>
    </w:p>
    <w:p w14:paraId="1CAC6A7C" w14:textId="77777777" w:rsidR="00886910" w:rsidRPr="008404D7" w:rsidRDefault="00886910" w:rsidP="007200E5">
      <w:pPr>
        <w:rPr>
          <w:rFonts w:ascii="Verdana" w:hAnsi="Verdana"/>
          <w:lang w:val="es-ES"/>
        </w:rPr>
      </w:pPr>
    </w:p>
    <w:p w14:paraId="6B483A9F" w14:textId="77777777" w:rsidR="008404D7" w:rsidRPr="00BF7253" w:rsidRDefault="008404D7">
      <w:pPr>
        <w:pStyle w:val="p1"/>
        <w:numPr>
          <w:ilvl w:val="0"/>
          <w:numId w:val="40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782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783" w:author="Gareth Harding" w:date="2025-07-10T09:51:00Z" w16du:dateUtc="2025-07-10T07:51:00Z">
          <w:pPr>
            <w:pStyle w:val="Prrafodelista"/>
            <w:numPr>
              <w:numId w:val="19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784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does Leo eat for dinner?</w:t>
      </w:r>
    </w:p>
    <w:p w14:paraId="4CFDC405" w14:textId="77777777" w:rsidR="008404D7" w:rsidRPr="00BF7253" w:rsidRDefault="008404D7" w:rsidP="007200E5">
      <w:pPr>
        <w:rPr>
          <w:rFonts w:ascii="Verdana" w:hAnsi="Verdana"/>
          <w:rPrChange w:id="78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highlight w:val="yellow"/>
          <w:rPrChange w:id="786" w:author="Gareth Harding" w:date="2025-07-09T11:30:00Z" w16du:dateUtc="2025-07-09T09:30:00Z">
            <w:rPr>
              <w:rFonts w:ascii="Verdana" w:hAnsi="Verdana"/>
              <w:highlight w:val="yellow"/>
              <w:lang w:val="es-ES"/>
            </w:rPr>
          </w:rPrChange>
        </w:rPr>
        <w:t>Pizza and broccoli</w:t>
      </w:r>
    </w:p>
    <w:p w14:paraId="3E55E0FD" w14:textId="77777777" w:rsidR="008404D7" w:rsidRPr="00BF7253" w:rsidRDefault="008404D7" w:rsidP="007200E5">
      <w:pPr>
        <w:rPr>
          <w:rFonts w:ascii="Verdana" w:hAnsi="Verdana"/>
          <w:rPrChange w:id="78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8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Fish and chips</w:t>
      </w:r>
    </w:p>
    <w:p w14:paraId="7FA51655" w14:textId="77777777" w:rsidR="008404D7" w:rsidRPr="008404D7" w:rsidRDefault="008404D7" w:rsidP="007200E5">
      <w:pPr>
        <w:rPr>
          <w:rFonts w:ascii="Verdana" w:hAnsi="Verdana"/>
          <w:lang w:val="es-ES"/>
        </w:rPr>
      </w:pPr>
      <w:proofErr w:type="spellStart"/>
      <w:r w:rsidRPr="008404D7">
        <w:rPr>
          <w:rFonts w:ascii="Verdana" w:hAnsi="Verdana"/>
          <w:lang w:val="es-ES"/>
        </w:rPr>
        <w:t>Sandwich</w:t>
      </w:r>
      <w:proofErr w:type="spellEnd"/>
      <w:r w:rsidRPr="008404D7">
        <w:rPr>
          <w:rFonts w:ascii="Verdana" w:hAnsi="Verdana"/>
          <w:lang w:val="es-ES"/>
        </w:rPr>
        <w:t xml:space="preserve"> and </w:t>
      </w:r>
      <w:proofErr w:type="spellStart"/>
      <w:r w:rsidRPr="008404D7">
        <w:rPr>
          <w:rFonts w:ascii="Verdana" w:hAnsi="Verdana"/>
          <w:lang w:val="es-ES"/>
        </w:rPr>
        <w:t>juice</w:t>
      </w:r>
      <w:proofErr w:type="spellEnd"/>
    </w:p>
    <w:p w14:paraId="5EC2861D" w14:textId="77777777" w:rsidR="0051669B" w:rsidRDefault="0051669B" w:rsidP="007200E5">
      <w:pPr>
        <w:rPr>
          <w:rFonts w:ascii="Verdana" w:hAnsi="Verdana"/>
          <w:lang w:val="es-ES"/>
        </w:rPr>
      </w:pPr>
    </w:p>
    <w:p w14:paraId="073AC67E" w14:textId="77777777" w:rsidR="00203434" w:rsidRDefault="00203434" w:rsidP="007200E5">
      <w:pPr>
        <w:rPr>
          <w:rFonts w:ascii="Verdana" w:hAnsi="Verdana"/>
          <w:lang w:val="es-ES"/>
        </w:rPr>
      </w:pPr>
    </w:p>
    <w:p w14:paraId="59CB6766" w14:textId="77777777" w:rsidR="00310C2A" w:rsidRPr="00310C2A" w:rsidRDefault="00310C2A">
      <w:pPr>
        <w:pStyle w:val="Prrafodelista"/>
        <w:numPr>
          <w:ilvl w:val="0"/>
          <w:numId w:val="29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789" w:author="Gareth Harding" w:date="2025-07-10T10:03:00Z" w16du:dateUtc="2025-07-10T08:03:00Z">
          <w:pPr>
            <w:pStyle w:val="Prrafodelista"/>
            <w:numPr>
              <w:numId w:val="29"/>
            </w:numPr>
            <w:adjustRightInd w:val="0"/>
            <w:snapToGrid w:val="0"/>
            <w:ind w:left="1440" w:hanging="360"/>
            <w:contextualSpacing w:val="0"/>
          </w:pPr>
        </w:pPrChange>
      </w:pPr>
      <w:r w:rsidRPr="00310C2A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Ben’s Toy Box</w:t>
      </w:r>
    </w:p>
    <w:p w14:paraId="6B4A960F" w14:textId="77777777" w:rsidR="00310C2A" w:rsidRPr="00310C2A" w:rsidRDefault="00310C2A" w:rsidP="007200E5">
      <w:pPr>
        <w:rPr>
          <w:rFonts w:ascii="Verdana" w:hAnsi="Verdana"/>
          <w:lang w:val="es-ES"/>
        </w:rPr>
      </w:pPr>
    </w:p>
    <w:p w14:paraId="276BADC5" w14:textId="77777777" w:rsidR="00310C2A" w:rsidRPr="00BF7253" w:rsidRDefault="00310C2A" w:rsidP="007200E5">
      <w:pPr>
        <w:rPr>
          <w:rFonts w:ascii="Verdana" w:hAnsi="Verdana"/>
          <w:rPrChange w:id="79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9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Ben opens his toy box.</w:t>
      </w:r>
    </w:p>
    <w:p w14:paraId="68F61CD4" w14:textId="77777777" w:rsidR="00310C2A" w:rsidRPr="00BF7253" w:rsidRDefault="00310C2A" w:rsidP="007200E5">
      <w:pPr>
        <w:rPr>
          <w:rFonts w:ascii="Verdana" w:hAnsi="Verdana"/>
          <w:rPrChange w:id="79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44BCEF0C" w14:textId="77777777" w:rsidR="00310C2A" w:rsidRPr="00BF7253" w:rsidRDefault="00310C2A" w:rsidP="007200E5">
      <w:pPr>
        <w:rPr>
          <w:rFonts w:ascii="Verdana" w:hAnsi="Verdana"/>
          <w:rPrChange w:id="79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9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“</w:t>
      </w:r>
      <w:r w:rsidRPr="00BF7253">
        <w:rPr>
          <w:rFonts w:ascii="Verdana" w:hAnsi="Verdana"/>
          <w:b/>
          <w:bCs/>
          <w:rPrChange w:id="795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This is a robot.</w:t>
      </w:r>
      <w:r w:rsidRPr="00BF7253">
        <w:rPr>
          <w:rFonts w:ascii="Verdana" w:hAnsi="Verdana"/>
          <w:rPrChange w:id="79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 It has red eyes and big arms!”</w:t>
      </w:r>
    </w:p>
    <w:p w14:paraId="1F2B66C5" w14:textId="77777777" w:rsidR="00310C2A" w:rsidRPr="00BF7253" w:rsidRDefault="00310C2A" w:rsidP="007200E5">
      <w:pPr>
        <w:rPr>
          <w:rFonts w:ascii="Verdana" w:hAnsi="Verdana"/>
          <w:rPrChange w:id="79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79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“</w:t>
      </w:r>
      <w:r w:rsidRPr="00BF7253">
        <w:rPr>
          <w:rFonts w:ascii="Verdana" w:hAnsi="Verdana"/>
          <w:b/>
          <w:bCs/>
          <w:rPrChange w:id="799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This is a teddy bear.</w:t>
      </w:r>
      <w:r w:rsidRPr="00BF7253">
        <w:rPr>
          <w:rFonts w:ascii="Verdana" w:hAnsi="Verdana"/>
          <w:rPrChange w:id="80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 It’s small and soft.”</w:t>
      </w:r>
    </w:p>
    <w:p w14:paraId="5F124B03" w14:textId="77777777" w:rsidR="00310C2A" w:rsidRPr="00BF7253" w:rsidRDefault="00310C2A" w:rsidP="007200E5">
      <w:pPr>
        <w:rPr>
          <w:rFonts w:ascii="Verdana" w:hAnsi="Verdana"/>
          <w:rPrChange w:id="80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5BD49BD0" w14:textId="77777777" w:rsidR="00310C2A" w:rsidRPr="00BF7253" w:rsidRDefault="00310C2A" w:rsidP="007200E5">
      <w:pPr>
        <w:rPr>
          <w:rFonts w:ascii="Verdana" w:hAnsi="Verdana"/>
          <w:rPrChange w:id="80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0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He takes out some more toys.</w:t>
      </w:r>
    </w:p>
    <w:p w14:paraId="066A5FB8" w14:textId="77777777" w:rsidR="00310C2A" w:rsidRPr="00BF7253" w:rsidRDefault="00310C2A" w:rsidP="007200E5">
      <w:pPr>
        <w:rPr>
          <w:rFonts w:ascii="Verdana" w:hAnsi="Verdana"/>
          <w:rPrChange w:id="80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39E6D190" w14:textId="77777777" w:rsidR="00310C2A" w:rsidRPr="00BF7253" w:rsidRDefault="00310C2A" w:rsidP="007200E5">
      <w:pPr>
        <w:rPr>
          <w:rFonts w:ascii="Verdana" w:hAnsi="Verdana"/>
          <w:rPrChange w:id="80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0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“</w:t>
      </w:r>
      <w:r w:rsidRPr="00BF7253">
        <w:rPr>
          <w:rFonts w:ascii="Verdana" w:hAnsi="Verdana"/>
          <w:b/>
          <w:bCs/>
          <w:rPrChange w:id="807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These are my cars.</w:t>
      </w:r>
      <w:r w:rsidRPr="00BF7253">
        <w:rPr>
          <w:rFonts w:ascii="Verdana" w:hAnsi="Verdana"/>
          <w:rPrChange w:id="80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 One is blue, one is green, and one is yellow.”</w:t>
      </w:r>
    </w:p>
    <w:p w14:paraId="6702523C" w14:textId="77777777" w:rsidR="00310C2A" w:rsidRPr="00BF7253" w:rsidRDefault="00310C2A" w:rsidP="007200E5">
      <w:pPr>
        <w:rPr>
          <w:rFonts w:ascii="Verdana" w:hAnsi="Verdana"/>
          <w:rPrChange w:id="80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1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“</w:t>
      </w:r>
      <w:r w:rsidRPr="00BF7253">
        <w:rPr>
          <w:rFonts w:ascii="Verdana" w:hAnsi="Verdana"/>
          <w:b/>
          <w:bCs/>
          <w:rPrChange w:id="811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These are dinosaurs!</w:t>
      </w:r>
      <w:r w:rsidRPr="00BF7253">
        <w:rPr>
          <w:rFonts w:ascii="Verdana" w:hAnsi="Verdana"/>
          <w:rPrChange w:id="81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 They are big and scary.”</w:t>
      </w:r>
    </w:p>
    <w:p w14:paraId="5F19A83A" w14:textId="77777777" w:rsidR="00310C2A" w:rsidRPr="00BF7253" w:rsidRDefault="00310C2A" w:rsidP="007200E5">
      <w:pPr>
        <w:rPr>
          <w:rFonts w:ascii="Verdana" w:hAnsi="Verdana"/>
          <w:rPrChange w:id="81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7657B081" w14:textId="77777777" w:rsidR="00310C2A" w:rsidRPr="00BF7253" w:rsidRDefault="00310C2A" w:rsidP="007200E5">
      <w:pPr>
        <w:rPr>
          <w:rFonts w:ascii="Verdana" w:hAnsi="Verdana"/>
          <w:rPrChange w:id="81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1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His sister looks in the box and says, “</w:t>
      </w:r>
      <w:r w:rsidRPr="00BF7253">
        <w:rPr>
          <w:rFonts w:ascii="Verdana" w:hAnsi="Verdana"/>
          <w:b/>
          <w:bCs/>
          <w:rPrChange w:id="816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This is a rabbit!</w:t>
      </w:r>
      <w:r w:rsidRPr="00BF7253">
        <w:rPr>
          <w:rFonts w:ascii="Verdana" w:hAnsi="Verdana"/>
          <w:rPrChange w:id="81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”</w:t>
      </w:r>
    </w:p>
    <w:p w14:paraId="1D1B333C" w14:textId="77777777" w:rsidR="00310C2A" w:rsidRPr="00BF7253" w:rsidRDefault="00310C2A" w:rsidP="007200E5">
      <w:pPr>
        <w:rPr>
          <w:rFonts w:ascii="Verdana" w:hAnsi="Verdana"/>
          <w:rPrChange w:id="81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1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Ben laughs. “</w:t>
      </w:r>
      <w:r w:rsidRPr="00BF7253">
        <w:rPr>
          <w:rFonts w:ascii="Verdana" w:hAnsi="Verdana"/>
          <w:b/>
          <w:bCs/>
          <w:rPrChange w:id="820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No, this isn’t a rabbit. This is a parrot!</w:t>
      </w:r>
      <w:r w:rsidRPr="00BF7253">
        <w:rPr>
          <w:rFonts w:ascii="Verdana" w:hAnsi="Verdana"/>
          <w:rPrChange w:id="82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 It talks!”</w:t>
      </w:r>
    </w:p>
    <w:p w14:paraId="37894DB4" w14:textId="77777777" w:rsidR="00310C2A" w:rsidRPr="00BF7253" w:rsidRDefault="00310C2A" w:rsidP="007200E5">
      <w:pPr>
        <w:rPr>
          <w:rFonts w:ascii="Verdana" w:hAnsi="Verdana"/>
          <w:rPrChange w:id="82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2976C21E" w14:textId="77777777" w:rsidR="00310C2A" w:rsidRPr="00BF7253" w:rsidRDefault="00310C2A" w:rsidP="007200E5">
      <w:pPr>
        <w:rPr>
          <w:rFonts w:ascii="Verdana" w:hAnsi="Verdana"/>
          <w:rPrChange w:id="82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2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She picks up some socks. “</w:t>
      </w:r>
      <w:r w:rsidRPr="00BF7253">
        <w:rPr>
          <w:rFonts w:ascii="Verdana" w:hAnsi="Verdana"/>
          <w:b/>
          <w:bCs/>
          <w:rPrChange w:id="825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These are snakes!</w:t>
      </w:r>
      <w:r w:rsidRPr="00BF7253">
        <w:rPr>
          <w:rFonts w:ascii="Verdana" w:hAnsi="Verdana"/>
          <w:rPrChange w:id="82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”</w:t>
      </w:r>
    </w:p>
    <w:p w14:paraId="4C01B690" w14:textId="77777777" w:rsidR="00310C2A" w:rsidRPr="00BF7253" w:rsidRDefault="00310C2A" w:rsidP="007200E5">
      <w:pPr>
        <w:rPr>
          <w:rFonts w:ascii="Verdana" w:hAnsi="Verdana"/>
          <w:rPrChange w:id="82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2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Ben giggles. “</w:t>
      </w:r>
      <w:r w:rsidRPr="00BF7253">
        <w:rPr>
          <w:rFonts w:ascii="Verdana" w:hAnsi="Verdana"/>
          <w:b/>
          <w:bCs/>
          <w:rPrChange w:id="829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No, these aren’t snakes. These are socks!</w:t>
      </w:r>
      <w:r w:rsidRPr="00BF7253">
        <w:rPr>
          <w:rFonts w:ascii="Verdana" w:hAnsi="Verdana"/>
          <w:rPrChange w:id="83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”</w:t>
      </w:r>
    </w:p>
    <w:p w14:paraId="78C59EF5" w14:textId="77777777" w:rsidR="00310C2A" w:rsidRPr="00BF7253" w:rsidRDefault="00310C2A" w:rsidP="007200E5">
      <w:pPr>
        <w:rPr>
          <w:rFonts w:ascii="Verdana" w:hAnsi="Verdana"/>
          <w:rPrChange w:id="83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50700561" w14:textId="77777777" w:rsidR="00310C2A" w:rsidRPr="00BF7253" w:rsidRDefault="00310C2A" w:rsidP="007200E5">
      <w:pPr>
        <w:rPr>
          <w:rFonts w:ascii="Verdana" w:hAnsi="Verdana"/>
          <w:rPrChange w:id="83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3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They both laugh.</w:t>
      </w:r>
    </w:p>
    <w:p w14:paraId="748B3520" w14:textId="77777777" w:rsidR="00310C2A" w:rsidRPr="00BF7253" w:rsidRDefault="00310C2A" w:rsidP="007200E5">
      <w:pPr>
        <w:rPr>
          <w:rFonts w:ascii="Verdana" w:hAnsi="Verdana"/>
          <w:rPrChange w:id="83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1B81F321" w14:textId="77777777" w:rsidR="00310C2A" w:rsidRPr="00BF7253" w:rsidRDefault="00310C2A" w:rsidP="007200E5">
      <w:pPr>
        <w:rPr>
          <w:rFonts w:ascii="Verdana" w:hAnsi="Verdana"/>
          <w:rPrChange w:id="83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3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“</w:t>
      </w:r>
      <w:r w:rsidRPr="00BF7253">
        <w:rPr>
          <w:rFonts w:ascii="Verdana" w:hAnsi="Verdana"/>
          <w:b/>
          <w:bCs/>
          <w:rPrChange w:id="837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This is a fun box,</w:t>
      </w:r>
      <w:r w:rsidRPr="00BF7253">
        <w:rPr>
          <w:rFonts w:ascii="Verdana" w:hAnsi="Verdana"/>
          <w:rPrChange w:id="83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” says Ben.</w:t>
      </w:r>
    </w:p>
    <w:p w14:paraId="6358FF0B" w14:textId="77777777" w:rsidR="00310C2A" w:rsidRPr="00BF7253" w:rsidRDefault="00310C2A" w:rsidP="007200E5">
      <w:pPr>
        <w:rPr>
          <w:rFonts w:ascii="Verdana" w:hAnsi="Verdana"/>
          <w:rPrChange w:id="83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4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“</w:t>
      </w:r>
      <w:r w:rsidRPr="00BF7253">
        <w:rPr>
          <w:rFonts w:ascii="Verdana" w:hAnsi="Verdana"/>
          <w:b/>
          <w:bCs/>
          <w:rPrChange w:id="841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t>These are our favourite toys!</w:t>
      </w:r>
      <w:r w:rsidRPr="00BF7253">
        <w:rPr>
          <w:rFonts w:ascii="Verdana" w:hAnsi="Verdana"/>
          <w:rPrChange w:id="84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”</w:t>
      </w:r>
    </w:p>
    <w:p w14:paraId="757DDAE6" w14:textId="77777777" w:rsidR="00310C2A" w:rsidRPr="00BF7253" w:rsidRDefault="00310C2A" w:rsidP="007200E5">
      <w:pPr>
        <w:rPr>
          <w:rFonts w:ascii="Verdana" w:hAnsi="Verdana"/>
          <w:rPrChange w:id="84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351F026C" w14:textId="77777777" w:rsidR="00310C2A" w:rsidRPr="00996B68" w:rsidRDefault="00310C2A" w:rsidP="007200E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t>Comprehension Questions</w:t>
      </w:r>
    </w:p>
    <w:p w14:paraId="18BD66D7" w14:textId="77777777" w:rsidR="00310C2A" w:rsidRDefault="00310C2A" w:rsidP="007200E5">
      <w:pPr>
        <w:rPr>
          <w:rFonts w:ascii="Verdana" w:hAnsi="Verdana"/>
          <w:lang w:val="es-ES"/>
        </w:rPr>
      </w:pPr>
    </w:p>
    <w:p w14:paraId="1EFE03B7" w14:textId="7E1D6808" w:rsidR="00310C2A" w:rsidDel="00886910" w:rsidRDefault="00310C2A" w:rsidP="007200E5">
      <w:pPr>
        <w:rPr>
          <w:del w:id="844" w:author="Gareth Harding" w:date="2025-07-10T10:03:00Z" w16du:dateUtc="2025-07-10T08:03:00Z"/>
          <w:rFonts w:ascii="Verdana" w:hAnsi="Verdana"/>
          <w:lang w:val="es-ES"/>
        </w:rPr>
      </w:pPr>
    </w:p>
    <w:p w14:paraId="4EB5EF6E" w14:textId="77777777" w:rsidR="00310C2A" w:rsidRPr="00BF7253" w:rsidRDefault="00310C2A">
      <w:pPr>
        <w:pStyle w:val="p1"/>
        <w:numPr>
          <w:ilvl w:val="0"/>
          <w:numId w:val="41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845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846" w:author="Gareth Harding" w:date="2025-07-10T09:51:00Z" w16du:dateUtc="2025-07-10T07:51:00Z">
          <w:pPr>
            <w:pStyle w:val="Prrafodelista"/>
            <w:numPr>
              <w:numId w:val="21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847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does Ben find first in his toy box?</w:t>
      </w:r>
    </w:p>
    <w:p w14:paraId="34AF3EAE" w14:textId="77777777" w:rsidR="00310C2A" w:rsidRPr="00310C2A" w:rsidRDefault="00310C2A" w:rsidP="007200E5">
      <w:pPr>
        <w:rPr>
          <w:rFonts w:ascii="Verdana" w:hAnsi="Verdana"/>
          <w:lang w:val="es-ES"/>
        </w:rPr>
      </w:pPr>
      <w:r w:rsidRPr="00310C2A">
        <w:rPr>
          <w:rFonts w:ascii="Verdana" w:hAnsi="Verdana"/>
          <w:highlight w:val="yellow"/>
          <w:lang w:val="es-ES"/>
        </w:rPr>
        <w:t>A robot</w:t>
      </w:r>
    </w:p>
    <w:p w14:paraId="42046C62" w14:textId="77777777" w:rsidR="00310C2A" w:rsidRPr="00310C2A" w:rsidRDefault="00310C2A" w:rsidP="007200E5">
      <w:pPr>
        <w:rPr>
          <w:rFonts w:ascii="Verdana" w:hAnsi="Verdana"/>
          <w:lang w:val="es-ES"/>
        </w:rPr>
      </w:pPr>
      <w:r w:rsidRPr="00310C2A">
        <w:rPr>
          <w:rFonts w:ascii="Verdana" w:hAnsi="Verdana"/>
          <w:lang w:val="es-ES"/>
        </w:rPr>
        <w:t>A banana</w:t>
      </w:r>
    </w:p>
    <w:p w14:paraId="3EBEB6E8" w14:textId="77777777" w:rsidR="00310C2A" w:rsidRDefault="00310C2A" w:rsidP="007200E5">
      <w:pPr>
        <w:rPr>
          <w:ins w:id="848" w:author="Gareth Harding" w:date="2025-07-10T10:03:00Z" w16du:dateUtc="2025-07-10T08:03:00Z"/>
          <w:rFonts w:ascii="Verdana" w:hAnsi="Verdana"/>
          <w:lang w:val="es-ES"/>
        </w:rPr>
      </w:pPr>
      <w:r w:rsidRPr="00310C2A">
        <w:rPr>
          <w:rFonts w:ascii="Verdana" w:hAnsi="Verdana"/>
          <w:lang w:val="es-ES"/>
        </w:rPr>
        <w:t xml:space="preserve">A </w:t>
      </w:r>
      <w:proofErr w:type="spellStart"/>
      <w:r w:rsidRPr="00310C2A">
        <w:rPr>
          <w:rFonts w:ascii="Verdana" w:hAnsi="Verdana"/>
          <w:lang w:val="es-ES"/>
        </w:rPr>
        <w:t>book</w:t>
      </w:r>
      <w:proofErr w:type="spellEnd"/>
    </w:p>
    <w:p w14:paraId="52661E6F" w14:textId="77777777" w:rsidR="00886910" w:rsidRPr="00310C2A" w:rsidRDefault="00886910" w:rsidP="007200E5">
      <w:pPr>
        <w:rPr>
          <w:rFonts w:ascii="Verdana" w:hAnsi="Verdana"/>
          <w:lang w:val="es-ES"/>
        </w:rPr>
      </w:pPr>
    </w:p>
    <w:p w14:paraId="357BAAD0" w14:textId="77777777" w:rsidR="00310C2A" w:rsidRPr="00BF7253" w:rsidRDefault="00310C2A">
      <w:pPr>
        <w:pStyle w:val="p1"/>
        <w:numPr>
          <w:ilvl w:val="0"/>
          <w:numId w:val="41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849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850" w:author="Gareth Harding" w:date="2025-07-10T09:51:00Z" w16du:dateUtc="2025-07-10T07:51:00Z">
          <w:pPr>
            <w:pStyle w:val="Prrafodelista"/>
            <w:numPr>
              <w:numId w:val="21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851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colour are Ben’s cars?</w:t>
      </w:r>
    </w:p>
    <w:p w14:paraId="6454C0CE" w14:textId="77777777" w:rsidR="00310C2A" w:rsidRPr="00BF7253" w:rsidRDefault="00310C2A" w:rsidP="007200E5">
      <w:pPr>
        <w:rPr>
          <w:rFonts w:ascii="Verdana" w:hAnsi="Verdana"/>
          <w:rPrChange w:id="85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5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Red, black, and purple</w:t>
      </w:r>
    </w:p>
    <w:p w14:paraId="22759779" w14:textId="77777777" w:rsidR="00310C2A" w:rsidRPr="00BF7253" w:rsidRDefault="00310C2A" w:rsidP="007200E5">
      <w:pPr>
        <w:rPr>
          <w:rFonts w:ascii="Verdana" w:hAnsi="Verdana"/>
          <w:rPrChange w:id="85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highlight w:val="yellow"/>
          <w:rPrChange w:id="855" w:author="Gareth Harding" w:date="2025-07-09T11:30:00Z" w16du:dateUtc="2025-07-09T09:30:00Z">
            <w:rPr>
              <w:rFonts w:ascii="Verdana" w:hAnsi="Verdana"/>
              <w:highlight w:val="yellow"/>
              <w:lang w:val="es-ES"/>
            </w:rPr>
          </w:rPrChange>
        </w:rPr>
        <w:t>Blue, green, and yellow</w:t>
      </w:r>
    </w:p>
    <w:p w14:paraId="1440C15F" w14:textId="7DEB80D1" w:rsidR="00310C2A" w:rsidRDefault="00310C2A" w:rsidP="007200E5">
      <w:pPr>
        <w:rPr>
          <w:ins w:id="856" w:author="Gareth Harding" w:date="2025-07-10T10:03:00Z" w16du:dateUtc="2025-07-10T08:03:00Z"/>
          <w:rFonts w:ascii="Verdana" w:hAnsi="Verdana"/>
          <w:lang w:val="es-ES"/>
        </w:rPr>
      </w:pPr>
      <w:r w:rsidRPr="00310C2A">
        <w:rPr>
          <w:rFonts w:ascii="Verdana" w:hAnsi="Verdana"/>
          <w:lang w:val="es-ES"/>
        </w:rPr>
        <w:t xml:space="preserve">Pink, </w:t>
      </w:r>
      <w:proofErr w:type="spellStart"/>
      <w:r w:rsidRPr="00310C2A">
        <w:rPr>
          <w:rFonts w:ascii="Verdana" w:hAnsi="Verdana"/>
          <w:lang w:val="es-ES"/>
        </w:rPr>
        <w:t>pink</w:t>
      </w:r>
      <w:proofErr w:type="spellEnd"/>
      <w:r w:rsidRPr="00310C2A">
        <w:rPr>
          <w:rFonts w:ascii="Verdana" w:hAnsi="Verdana"/>
          <w:lang w:val="es-ES"/>
        </w:rPr>
        <w:t xml:space="preserve">, and more </w:t>
      </w:r>
      <w:del w:id="857" w:author="Gareth Harding" w:date="2025-07-10T10:03:00Z" w16du:dateUtc="2025-07-10T08:03:00Z">
        <w:r w:rsidRPr="00310C2A" w:rsidDel="00886910">
          <w:rPr>
            <w:rFonts w:ascii="Verdana" w:hAnsi="Verdana"/>
            <w:lang w:val="es-ES"/>
          </w:rPr>
          <w:delText>pink</w:delText>
        </w:r>
      </w:del>
      <w:ins w:id="858" w:author="Gareth Harding" w:date="2025-07-10T10:03:00Z" w16du:dateUtc="2025-07-10T08:03:00Z">
        <w:r w:rsidR="00886910">
          <w:rPr>
            <w:rFonts w:ascii="Verdana" w:hAnsi="Verdana"/>
            <w:lang w:val="es-ES"/>
          </w:rPr>
          <w:t>Pink</w:t>
        </w:r>
      </w:ins>
    </w:p>
    <w:p w14:paraId="38CFC7FD" w14:textId="77777777" w:rsidR="00886910" w:rsidRPr="00310C2A" w:rsidRDefault="00886910" w:rsidP="007200E5">
      <w:pPr>
        <w:rPr>
          <w:rFonts w:ascii="Verdana" w:hAnsi="Verdana"/>
          <w:lang w:val="es-ES"/>
        </w:rPr>
      </w:pPr>
    </w:p>
    <w:p w14:paraId="134706C5" w14:textId="77777777" w:rsidR="00310C2A" w:rsidRPr="00BF7253" w:rsidRDefault="00310C2A">
      <w:pPr>
        <w:pStyle w:val="p1"/>
        <w:numPr>
          <w:ilvl w:val="0"/>
          <w:numId w:val="41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859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860" w:author="Gareth Harding" w:date="2025-07-10T09:51:00Z" w16du:dateUtc="2025-07-10T07:51:00Z">
          <w:pPr>
            <w:pStyle w:val="Prrafodelista"/>
            <w:numPr>
              <w:numId w:val="21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861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are the dinosaurs like?</w:t>
      </w:r>
    </w:p>
    <w:p w14:paraId="26DB8251" w14:textId="77777777" w:rsidR="00310C2A" w:rsidRPr="00BF7253" w:rsidRDefault="00310C2A" w:rsidP="007200E5">
      <w:pPr>
        <w:rPr>
          <w:rFonts w:ascii="Verdana" w:hAnsi="Verdana"/>
          <w:rPrChange w:id="86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6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Tiny and friendly</w:t>
      </w:r>
    </w:p>
    <w:p w14:paraId="4E233398" w14:textId="77777777" w:rsidR="00310C2A" w:rsidRPr="00BF7253" w:rsidRDefault="00310C2A" w:rsidP="007200E5">
      <w:pPr>
        <w:rPr>
          <w:rFonts w:ascii="Verdana" w:hAnsi="Verdana"/>
          <w:rPrChange w:id="86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highlight w:val="yellow"/>
          <w:rPrChange w:id="865" w:author="Gareth Harding" w:date="2025-07-09T11:30:00Z" w16du:dateUtc="2025-07-09T09:30:00Z">
            <w:rPr>
              <w:rFonts w:ascii="Verdana" w:hAnsi="Verdana"/>
              <w:highlight w:val="yellow"/>
              <w:lang w:val="es-ES"/>
            </w:rPr>
          </w:rPrChange>
        </w:rPr>
        <w:t>Big and scary</w:t>
      </w:r>
    </w:p>
    <w:p w14:paraId="5FEF4F63" w14:textId="27481526" w:rsidR="00234D5F" w:rsidRDefault="00234D5F" w:rsidP="007200E5">
      <w:pPr>
        <w:rPr>
          <w:ins w:id="866" w:author="Gareth Harding" w:date="2025-07-10T10:03:00Z" w16du:dateUtc="2025-07-10T08:03:00Z"/>
          <w:rFonts w:ascii="Verdana" w:hAnsi="Verdana"/>
          <w:lang w:val="es-ES"/>
        </w:rPr>
      </w:pPr>
      <w:r w:rsidRPr="00234D5F">
        <w:rPr>
          <w:rFonts w:ascii="Verdana" w:hAnsi="Verdana"/>
          <w:lang w:val="es-ES"/>
        </w:rPr>
        <w:t xml:space="preserve">Small and </w:t>
      </w:r>
      <w:proofErr w:type="spellStart"/>
      <w:r w:rsidRPr="00234D5F">
        <w:rPr>
          <w:rFonts w:ascii="Verdana" w:hAnsi="Verdana"/>
          <w:lang w:val="es-ES"/>
        </w:rPr>
        <w:t>soft</w:t>
      </w:r>
      <w:proofErr w:type="spellEnd"/>
    </w:p>
    <w:p w14:paraId="0E184D43" w14:textId="77777777" w:rsidR="00886910" w:rsidRPr="00234D5F" w:rsidRDefault="00886910" w:rsidP="007200E5">
      <w:pPr>
        <w:rPr>
          <w:rFonts w:ascii="Verdana" w:hAnsi="Verdana"/>
          <w:lang w:val="es-ES"/>
        </w:rPr>
      </w:pPr>
    </w:p>
    <w:p w14:paraId="2389E0A0" w14:textId="054FC2C2" w:rsidR="00310C2A" w:rsidRPr="00BF7253" w:rsidRDefault="00310C2A">
      <w:pPr>
        <w:pStyle w:val="p1"/>
        <w:numPr>
          <w:ilvl w:val="0"/>
          <w:numId w:val="41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867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868" w:author="Gareth Harding" w:date="2025-07-10T09:51:00Z" w16du:dateUtc="2025-07-10T07:51:00Z">
          <w:pPr>
            <w:pStyle w:val="Prrafodelista"/>
            <w:numPr>
              <w:numId w:val="21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869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does Ben say about the parrot?</w:t>
      </w:r>
    </w:p>
    <w:p w14:paraId="7B7B15FD" w14:textId="77777777" w:rsidR="00310C2A" w:rsidRPr="00BF7253" w:rsidRDefault="00310C2A" w:rsidP="007200E5">
      <w:pPr>
        <w:rPr>
          <w:rFonts w:ascii="Verdana" w:hAnsi="Verdana"/>
          <w:rPrChange w:id="87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7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It flies</w:t>
      </w:r>
    </w:p>
    <w:p w14:paraId="3C079022" w14:textId="77777777" w:rsidR="00310C2A" w:rsidRPr="00BF7253" w:rsidRDefault="00310C2A" w:rsidP="007200E5">
      <w:pPr>
        <w:rPr>
          <w:rFonts w:ascii="Verdana" w:hAnsi="Verdana"/>
          <w:rPrChange w:id="87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7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It eats carrots</w:t>
      </w:r>
    </w:p>
    <w:p w14:paraId="0931408C" w14:textId="77777777" w:rsidR="00310C2A" w:rsidRDefault="00310C2A" w:rsidP="007200E5">
      <w:pPr>
        <w:rPr>
          <w:ins w:id="874" w:author="Gareth Harding" w:date="2025-07-10T10:04:00Z" w16du:dateUtc="2025-07-10T08:04:00Z"/>
          <w:rFonts w:ascii="Verdana" w:hAnsi="Verdana"/>
        </w:rPr>
      </w:pPr>
      <w:r w:rsidRPr="00BF7253">
        <w:rPr>
          <w:rFonts w:ascii="Verdana" w:hAnsi="Verdana"/>
          <w:highlight w:val="yellow"/>
          <w:rPrChange w:id="875" w:author="Gareth Harding" w:date="2025-07-09T11:30:00Z" w16du:dateUtc="2025-07-09T09:30:00Z">
            <w:rPr>
              <w:rFonts w:ascii="Verdana" w:hAnsi="Verdana"/>
              <w:highlight w:val="yellow"/>
              <w:lang w:val="es-ES"/>
            </w:rPr>
          </w:rPrChange>
        </w:rPr>
        <w:t>It talks</w:t>
      </w:r>
    </w:p>
    <w:p w14:paraId="3A3A0715" w14:textId="77777777" w:rsidR="00886910" w:rsidRPr="00BF7253" w:rsidRDefault="00886910" w:rsidP="007200E5">
      <w:pPr>
        <w:rPr>
          <w:rFonts w:ascii="Verdana" w:hAnsi="Verdana"/>
          <w:rPrChange w:id="87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4216786D" w14:textId="77777777" w:rsidR="00310C2A" w:rsidRPr="00BF7253" w:rsidRDefault="00310C2A">
      <w:pPr>
        <w:pStyle w:val="p1"/>
        <w:numPr>
          <w:ilvl w:val="0"/>
          <w:numId w:val="41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877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878" w:author="Gareth Harding" w:date="2025-07-10T09:51:00Z" w16du:dateUtc="2025-07-10T07:51:00Z">
          <w:pPr>
            <w:pStyle w:val="Prrafodelista"/>
            <w:numPr>
              <w:numId w:val="21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879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are the “snakes” really?</w:t>
      </w:r>
    </w:p>
    <w:p w14:paraId="7316CBA1" w14:textId="77777777" w:rsidR="00310C2A" w:rsidRPr="00310C2A" w:rsidRDefault="00310C2A" w:rsidP="007200E5">
      <w:pPr>
        <w:rPr>
          <w:rFonts w:ascii="Verdana" w:hAnsi="Verdana"/>
          <w:lang w:val="es-ES"/>
        </w:rPr>
      </w:pPr>
      <w:proofErr w:type="spellStart"/>
      <w:r w:rsidRPr="00310C2A">
        <w:rPr>
          <w:rFonts w:ascii="Verdana" w:hAnsi="Verdana"/>
          <w:highlight w:val="yellow"/>
          <w:lang w:val="es-ES"/>
        </w:rPr>
        <w:t>Socks</w:t>
      </w:r>
      <w:proofErr w:type="spellEnd"/>
    </w:p>
    <w:p w14:paraId="4C8EDE1E" w14:textId="77777777" w:rsidR="00310C2A" w:rsidRPr="00310C2A" w:rsidRDefault="00310C2A" w:rsidP="007200E5">
      <w:pPr>
        <w:rPr>
          <w:rFonts w:ascii="Verdana" w:hAnsi="Verdana"/>
          <w:lang w:val="es-ES"/>
        </w:rPr>
      </w:pPr>
      <w:proofErr w:type="spellStart"/>
      <w:r w:rsidRPr="00310C2A">
        <w:rPr>
          <w:rFonts w:ascii="Verdana" w:hAnsi="Verdana"/>
          <w:lang w:val="es-ES"/>
        </w:rPr>
        <w:t>Ribbons</w:t>
      </w:r>
      <w:proofErr w:type="spellEnd"/>
    </w:p>
    <w:p w14:paraId="1FEBFDB1" w14:textId="77777777" w:rsidR="00310C2A" w:rsidRDefault="00310C2A" w:rsidP="007200E5">
      <w:pPr>
        <w:rPr>
          <w:ins w:id="880" w:author="Gareth Harding" w:date="2025-07-10T10:04:00Z" w16du:dateUtc="2025-07-10T08:04:00Z"/>
          <w:rFonts w:ascii="Verdana" w:hAnsi="Verdana"/>
          <w:lang w:val="es-ES"/>
        </w:rPr>
      </w:pPr>
      <w:proofErr w:type="spellStart"/>
      <w:r w:rsidRPr="00310C2A">
        <w:rPr>
          <w:rFonts w:ascii="Verdana" w:hAnsi="Verdana"/>
          <w:lang w:val="es-ES"/>
        </w:rPr>
        <w:t>Worms</w:t>
      </w:r>
      <w:proofErr w:type="spellEnd"/>
    </w:p>
    <w:p w14:paraId="30AA7977" w14:textId="77777777" w:rsidR="00886910" w:rsidRPr="00310C2A" w:rsidRDefault="00886910" w:rsidP="007200E5">
      <w:pPr>
        <w:rPr>
          <w:rFonts w:ascii="Verdana" w:hAnsi="Verdana"/>
          <w:lang w:val="es-ES"/>
        </w:rPr>
      </w:pPr>
    </w:p>
    <w:p w14:paraId="34D18AD5" w14:textId="0003A8DD" w:rsidR="00310C2A" w:rsidRPr="00BF7253" w:rsidRDefault="00310C2A">
      <w:pPr>
        <w:pStyle w:val="p1"/>
        <w:numPr>
          <w:ilvl w:val="0"/>
          <w:numId w:val="41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881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882" w:author="Gareth Harding" w:date="2025-07-10T09:51:00Z" w16du:dateUtc="2025-07-10T07:51:00Z">
          <w:pPr>
            <w:pStyle w:val="Prrafodelista"/>
            <w:numPr>
              <w:numId w:val="21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883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The toy box is boring.</w:t>
      </w:r>
    </w:p>
    <w:p w14:paraId="65C7ED5C" w14:textId="77777777" w:rsidR="00310C2A" w:rsidRPr="00310C2A" w:rsidRDefault="00310C2A" w:rsidP="007200E5">
      <w:pPr>
        <w:rPr>
          <w:rFonts w:ascii="Verdana" w:hAnsi="Verdana"/>
          <w:lang w:val="es-ES"/>
        </w:rPr>
      </w:pPr>
      <w:r w:rsidRPr="00310C2A">
        <w:rPr>
          <w:rFonts w:ascii="Verdana" w:hAnsi="Verdana"/>
          <w:lang w:val="es-ES"/>
        </w:rPr>
        <w:t>True</w:t>
      </w:r>
    </w:p>
    <w:p w14:paraId="41E9D669" w14:textId="77777777" w:rsidR="00310C2A" w:rsidRPr="00310C2A" w:rsidRDefault="00310C2A" w:rsidP="007200E5">
      <w:pPr>
        <w:rPr>
          <w:rFonts w:ascii="Verdana" w:hAnsi="Verdana"/>
          <w:lang w:val="es-ES"/>
        </w:rPr>
      </w:pPr>
      <w:r w:rsidRPr="00310C2A">
        <w:rPr>
          <w:rFonts w:ascii="Verdana" w:hAnsi="Verdana"/>
          <w:highlight w:val="yellow"/>
          <w:lang w:val="es-ES"/>
        </w:rPr>
        <w:t>False</w:t>
      </w:r>
    </w:p>
    <w:p w14:paraId="21138086" w14:textId="77777777" w:rsidR="00BB6D52" w:rsidRDefault="00BB6D52" w:rsidP="007200E5">
      <w:pPr>
        <w:rPr>
          <w:rFonts w:ascii="Verdana" w:hAnsi="Verdana"/>
          <w:lang w:val="es-ES"/>
        </w:rPr>
      </w:pPr>
    </w:p>
    <w:p w14:paraId="2C9C2F4B" w14:textId="77777777" w:rsidR="00DE05A9" w:rsidRDefault="00DE05A9" w:rsidP="007200E5">
      <w:pPr>
        <w:rPr>
          <w:rFonts w:ascii="Verdana" w:hAnsi="Verdana"/>
          <w:lang w:val="es-ES"/>
        </w:rPr>
      </w:pPr>
    </w:p>
    <w:p w14:paraId="404AA61B" w14:textId="77777777" w:rsidR="00BB6D52" w:rsidRPr="00BB6D52" w:rsidRDefault="00BB6D52">
      <w:pPr>
        <w:pStyle w:val="Prrafodelista"/>
        <w:numPr>
          <w:ilvl w:val="0"/>
          <w:numId w:val="29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884" w:author="Gareth Harding" w:date="2025-07-10T10:04:00Z" w16du:dateUtc="2025-07-10T08:04:00Z">
          <w:pPr>
            <w:pStyle w:val="Prrafodelista"/>
            <w:numPr>
              <w:numId w:val="29"/>
            </w:numPr>
            <w:adjustRightInd w:val="0"/>
            <w:snapToGrid w:val="0"/>
            <w:ind w:left="1440" w:hanging="360"/>
            <w:contextualSpacing w:val="0"/>
          </w:pPr>
        </w:pPrChange>
      </w:pPr>
      <w:r w:rsidRPr="00BB6D52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What Were They Doing?</w:t>
      </w:r>
    </w:p>
    <w:p w14:paraId="0AD323FE" w14:textId="77777777" w:rsidR="00BB6D52" w:rsidRPr="00BB6D52" w:rsidRDefault="00BB6D52" w:rsidP="007200E5">
      <w:pPr>
        <w:rPr>
          <w:rFonts w:ascii="Verdana" w:hAnsi="Verdana"/>
          <w:lang w:val="es-ES"/>
        </w:rPr>
      </w:pPr>
    </w:p>
    <w:p w14:paraId="79D95F0A" w14:textId="77777777" w:rsidR="005F7EAF" w:rsidRPr="00BF7253" w:rsidRDefault="005F7EAF" w:rsidP="007200E5">
      <w:pPr>
        <w:rPr>
          <w:rFonts w:ascii="Verdana" w:hAnsi="Verdana"/>
          <w:rPrChange w:id="88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8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It was Saturday afternoon, and the house was busy!</w:t>
      </w:r>
    </w:p>
    <w:p w14:paraId="23200C81" w14:textId="77777777" w:rsidR="005F7EAF" w:rsidRPr="00BF7253" w:rsidRDefault="005F7EAF" w:rsidP="007200E5">
      <w:pPr>
        <w:rPr>
          <w:rFonts w:ascii="Verdana" w:hAnsi="Verdana"/>
          <w:rPrChange w:id="88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1F8C6CBC" w14:textId="77777777" w:rsidR="005F7EAF" w:rsidRPr="00BF7253" w:rsidRDefault="005F7EAF" w:rsidP="007200E5">
      <w:pPr>
        <w:rPr>
          <w:rFonts w:ascii="Verdana" w:hAnsi="Verdana"/>
          <w:rPrChange w:id="88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8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Mum was baking a cake, and Dad was having a coffee in the kitchen.</w:t>
      </w:r>
    </w:p>
    <w:p w14:paraId="230F740E" w14:textId="77777777" w:rsidR="005F7EAF" w:rsidRPr="00BF7253" w:rsidRDefault="005F7EAF" w:rsidP="007200E5">
      <w:pPr>
        <w:rPr>
          <w:rFonts w:ascii="Verdana" w:hAnsi="Verdana"/>
          <w:rPrChange w:id="89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2CDAA1D4" w14:textId="77777777" w:rsidR="00463C86" w:rsidRPr="00BF7253" w:rsidRDefault="00463C86" w:rsidP="007200E5">
      <w:pPr>
        <w:rPr>
          <w:rFonts w:ascii="Verdana" w:hAnsi="Verdana"/>
          <w:rPrChange w:id="89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9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lastRenderedPageBreak/>
        <w:t>My sister Lena was having a snack – a big sandwich and three biscuits!</w:t>
      </w:r>
    </w:p>
    <w:p w14:paraId="5A7F11D0" w14:textId="2ED2D09F" w:rsidR="00463C86" w:rsidRPr="00BF7253" w:rsidRDefault="00463C86" w:rsidP="007200E5">
      <w:pPr>
        <w:rPr>
          <w:rFonts w:ascii="Verdana" w:hAnsi="Verdana"/>
          <w:rPrChange w:id="89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9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She didn’t eat at lunchtime, so now she was hungry!</w:t>
      </w:r>
    </w:p>
    <w:p w14:paraId="3AE9CA91" w14:textId="77777777" w:rsidR="00463C86" w:rsidRPr="00BF7253" w:rsidRDefault="00463C86" w:rsidP="007200E5">
      <w:pPr>
        <w:rPr>
          <w:rFonts w:ascii="Verdana" w:hAnsi="Verdana"/>
          <w:rPrChange w:id="89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48EC5372" w14:textId="77777777" w:rsidR="00BA1F26" w:rsidRPr="00BF7253" w:rsidRDefault="00BA1F26" w:rsidP="007200E5">
      <w:pPr>
        <w:rPr>
          <w:rFonts w:ascii="Verdana" w:hAnsi="Verdana"/>
          <w:rPrChange w:id="89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89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Grandma and Grandpa weren’t watching TV — they were reading a book in the living room.</w:t>
      </w:r>
    </w:p>
    <w:p w14:paraId="2056960B" w14:textId="77777777" w:rsidR="005F7EAF" w:rsidRPr="00BF7253" w:rsidRDefault="005F7EAF" w:rsidP="007200E5">
      <w:pPr>
        <w:rPr>
          <w:rFonts w:ascii="Verdana" w:hAnsi="Verdana"/>
          <w:rPrChange w:id="89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34C6E8EE" w14:textId="41E47A07" w:rsidR="005F7EAF" w:rsidRPr="00BF7253" w:rsidRDefault="005F7EAF" w:rsidP="007200E5">
      <w:pPr>
        <w:rPr>
          <w:rFonts w:ascii="Verdana" w:hAnsi="Verdana"/>
          <w:rPrChange w:id="89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90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The dog wasn’t </w:t>
      </w:r>
      <w:proofErr w:type="gramStart"/>
      <w:r w:rsidRPr="00BF7253">
        <w:rPr>
          <w:rFonts w:ascii="Verdana" w:hAnsi="Verdana"/>
          <w:rPrChange w:id="90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barking</w:t>
      </w:r>
      <w:r w:rsidR="00BA1F26" w:rsidRPr="00BF7253">
        <w:rPr>
          <w:rFonts w:ascii="Verdana" w:hAnsi="Verdana"/>
          <w:rPrChange w:id="90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,</w:t>
      </w:r>
      <w:proofErr w:type="gramEnd"/>
      <w:r w:rsidRPr="00BF7253">
        <w:rPr>
          <w:rFonts w:ascii="Verdana" w:hAnsi="Verdana"/>
          <w:rPrChange w:id="90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 </w:t>
      </w:r>
      <w:r w:rsidR="00BA1F26" w:rsidRPr="00BF7253">
        <w:rPr>
          <w:rFonts w:ascii="Verdana" w:hAnsi="Verdana"/>
          <w:rPrChange w:id="90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h</w:t>
      </w:r>
      <w:r w:rsidRPr="00BF7253">
        <w:rPr>
          <w:rFonts w:ascii="Verdana" w:hAnsi="Verdana"/>
          <w:rPrChange w:id="90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e was sleeping under the table!</w:t>
      </w:r>
    </w:p>
    <w:p w14:paraId="4DE2D07F" w14:textId="77777777" w:rsidR="005F7EAF" w:rsidRPr="00BF7253" w:rsidRDefault="005F7EAF" w:rsidP="007200E5">
      <w:pPr>
        <w:rPr>
          <w:rFonts w:ascii="Verdana" w:hAnsi="Verdana"/>
          <w:rPrChange w:id="90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11657068" w14:textId="1A8D8991" w:rsidR="005F7EAF" w:rsidRPr="00BF7253" w:rsidRDefault="005F7EAF" w:rsidP="007200E5">
      <w:pPr>
        <w:rPr>
          <w:rFonts w:ascii="Verdana" w:hAnsi="Verdana"/>
          <w:rPrChange w:id="90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90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I was playing with paper planes, and one hit Grandpa’s nose!</w:t>
      </w:r>
    </w:p>
    <w:p w14:paraId="7B95F834" w14:textId="77777777" w:rsidR="005F7EAF" w:rsidRPr="00BF7253" w:rsidRDefault="005F7EAF" w:rsidP="007200E5">
      <w:pPr>
        <w:rPr>
          <w:rFonts w:ascii="Verdana" w:hAnsi="Verdana"/>
          <w:rPrChange w:id="90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36E8268D" w14:textId="5E77DF61" w:rsidR="00DE05A9" w:rsidRPr="00BF7253" w:rsidRDefault="00DE05A9" w:rsidP="007200E5">
      <w:pPr>
        <w:rPr>
          <w:rFonts w:ascii="Verdana" w:hAnsi="Verdana"/>
          <w:rPrChange w:id="91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91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“Oh no! Sorry!”</w:t>
      </w:r>
    </w:p>
    <w:p w14:paraId="6C0465DF" w14:textId="77777777" w:rsidR="00DE05A9" w:rsidRPr="00BF7253" w:rsidRDefault="00DE05A9" w:rsidP="007200E5">
      <w:pPr>
        <w:rPr>
          <w:rFonts w:ascii="Verdana" w:hAnsi="Verdana"/>
          <w:rPrChange w:id="91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</w:p>
    <w:p w14:paraId="51FF3139" w14:textId="77777777" w:rsidR="005F7EAF" w:rsidRPr="00BF7253" w:rsidDel="0051608C" w:rsidRDefault="005F7EAF">
      <w:pPr>
        <w:rPr>
          <w:del w:id="913" w:author="Gareth Harding" w:date="2025-07-09T15:59:00Z" w16du:dateUtc="2025-07-09T13:59:00Z"/>
          <w:rFonts w:ascii="Verdana" w:hAnsi="Verdana"/>
          <w:rPrChange w:id="914" w:author="Gareth Harding" w:date="2025-07-09T11:30:00Z" w16du:dateUtc="2025-07-09T09:30:00Z">
            <w:rPr>
              <w:del w:id="915" w:author="Gareth Harding" w:date="2025-07-09T15:59:00Z" w16du:dateUtc="2025-07-09T13:59:00Z"/>
              <w:rFonts w:ascii="Verdana" w:hAnsi="Verdana"/>
              <w:lang w:val="es-ES"/>
            </w:rPr>
          </w:rPrChange>
        </w:rPr>
      </w:pPr>
    </w:p>
    <w:p w14:paraId="3301E69E" w14:textId="2C2C4CB7" w:rsidR="00BB6D52" w:rsidRPr="00BF7253" w:rsidRDefault="005F7EAF" w:rsidP="007200E5">
      <w:pPr>
        <w:rPr>
          <w:rFonts w:ascii="Verdana" w:hAnsi="Verdana"/>
          <w:rPrChange w:id="91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91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Grandpa laugh</w:t>
      </w:r>
      <w:r w:rsidR="00871500" w:rsidRPr="00BF7253">
        <w:rPr>
          <w:rFonts w:ascii="Verdana" w:hAnsi="Verdana"/>
          <w:rPrChange w:id="91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s</w:t>
      </w:r>
      <w:r w:rsidRPr="00BF7253">
        <w:rPr>
          <w:rFonts w:ascii="Verdana" w:hAnsi="Verdana"/>
          <w:rPrChange w:id="919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 and sa</w:t>
      </w:r>
      <w:r w:rsidR="00871500" w:rsidRPr="00BF7253">
        <w:rPr>
          <w:rFonts w:ascii="Verdana" w:hAnsi="Verdana"/>
          <w:rPrChange w:id="920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ys</w:t>
      </w:r>
      <w:r w:rsidRPr="00BF7253">
        <w:rPr>
          <w:rFonts w:ascii="Verdana" w:hAnsi="Verdana"/>
          <w:rPrChange w:id="921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, “That’s OK. But next time, </w:t>
      </w:r>
      <w:r w:rsidR="002A5F1D" w:rsidRPr="00BF7253">
        <w:rPr>
          <w:rFonts w:ascii="Verdana" w:hAnsi="Verdana"/>
          <w:rPrChange w:id="922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fly your plan</w:t>
      </w:r>
      <w:r w:rsidR="00463C86" w:rsidRPr="00BF7253">
        <w:rPr>
          <w:rFonts w:ascii="Verdana" w:hAnsi="Verdana"/>
          <w:rPrChange w:id="923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e</w:t>
      </w:r>
      <w:r w:rsidR="002A5F1D" w:rsidRPr="00BF7253">
        <w:rPr>
          <w:rFonts w:ascii="Verdana" w:hAnsi="Verdana"/>
          <w:rPrChange w:id="924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s </w:t>
      </w:r>
      <w:r w:rsidRPr="00BF7253">
        <w:rPr>
          <w:rFonts w:ascii="Verdana" w:hAnsi="Verdana"/>
          <w:rPrChange w:id="925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in</w:t>
      </w:r>
      <w:r w:rsidR="00871500" w:rsidRPr="00BF7253">
        <w:rPr>
          <w:rFonts w:ascii="Verdana" w:hAnsi="Verdana"/>
          <w:rPrChange w:id="926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 xml:space="preserve"> the </w:t>
      </w:r>
      <w:r w:rsidR="002A5F1D" w:rsidRPr="00BF7253">
        <w:rPr>
          <w:rFonts w:ascii="Verdana" w:hAnsi="Verdana"/>
          <w:rPrChange w:id="92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garden</w:t>
      </w:r>
      <w:r w:rsidRPr="00BF7253">
        <w:rPr>
          <w:rFonts w:ascii="Verdana" w:hAnsi="Verdana"/>
          <w:rPrChange w:id="92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!”</w:t>
      </w:r>
    </w:p>
    <w:p w14:paraId="45F04827" w14:textId="73FABDF5" w:rsidR="00871500" w:rsidRPr="00BF7253" w:rsidDel="00886910" w:rsidRDefault="00871500" w:rsidP="007200E5">
      <w:pPr>
        <w:rPr>
          <w:del w:id="929" w:author="Gareth Harding" w:date="2025-07-10T10:04:00Z" w16du:dateUtc="2025-07-10T08:04:00Z"/>
          <w:rFonts w:ascii="Verdana" w:hAnsi="Verdana"/>
          <w:rPrChange w:id="930" w:author="Gareth Harding" w:date="2025-07-09T11:30:00Z" w16du:dateUtc="2025-07-09T09:30:00Z">
            <w:rPr>
              <w:del w:id="931" w:author="Gareth Harding" w:date="2025-07-10T10:04:00Z" w16du:dateUtc="2025-07-10T08:04:00Z"/>
              <w:rFonts w:ascii="Verdana" w:hAnsi="Verdana"/>
              <w:lang w:val="es-ES"/>
            </w:rPr>
          </w:rPrChange>
        </w:rPr>
      </w:pPr>
    </w:p>
    <w:p w14:paraId="3CD81EA0" w14:textId="7556496D" w:rsidR="00871500" w:rsidRPr="00BF7253" w:rsidDel="00886910" w:rsidRDefault="00871500" w:rsidP="007200E5">
      <w:pPr>
        <w:rPr>
          <w:del w:id="932" w:author="Gareth Harding" w:date="2025-07-10T10:04:00Z" w16du:dateUtc="2025-07-10T08:04:00Z"/>
          <w:rFonts w:ascii="Verdana" w:hAnsi="Verdana"/>
          <w:rPrChange w:id="933" w:author="Gareth Harding" w:date="2025-07-09T11:30:00Z" w16du:dateUtc="2025-07-09T09:30:00Z">
            <w:rPr>
              <w:del w:id="934" w:author="Gareth Harding" w:date="2025-07-10T10:04:00Z" w16du:dateUtc="2025-07-10T08:04:00Z"/>
              <w:rFonts w:ascii="Verdana" w:hAnsi="Verdana"/>
              <w:lang w:val="es-ES"/>
            </w:rPr>
          </w:rPrChange>
        </w:rPr>
      </w:pPr>
    </w:p>
    <w:p w14:paraId="2A099962" w14:textId="0A4BCA52" w:rsidR="00871500" w:rsidRPr="00BF7253" w:rsidDel="00886910" w:rsidRDefault="00871500" w:rsidP="007200E5">
      <w:pPr>
        <w:rPr>
          <w:del w:id="935" w:author="Gareth Harding" w:date="2025-07-10T10:04:00Z" w16du:dateUtc="2025-07-10T08:04:00Z"/>
          <w:rFonts w:ascii="Verdana" w:hAnsi="Verdana"/>
          <w:rPrChange w:id="936" w:author="Gareth Harding" w:date="2025-07-09T11:30:00Z" w16du:dateUtc="2025-07-09T09:30:00Z">
            <w:rPr>
              <w:del w:id="937" w:author="Gareth Harding" w:date="2025-07-10T10:04:00Z" w16du:dateUtc="2025-07-10T08:04:00Z"/>
              <w:rFonts w:ascii="Verdana" w:hAnsi="Verdana"/>
              <w:lang w:val="es-ES"/>
            </w:rPr>
          </w:rPrChange>
        </w:rPr>
      </w:pPr>
    </w:p>
    <w:p w14:paraId="2A886008" w14:textId="77777777" w:rsidR="00871500" w:rsidRPr="00996B68" w:rsidRDefault="00871500" w:rsidP="007200E5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9E0CD7">
        <w:rPr>
          <w:rFonts w:ascii="Verdana" w:hAnsi="Verdana"/>
          <w:b/>
          <w:bCs/>
          <w:color w:val="00B050"/>
        </w:rPr>
        <w:t>Comprehension Questions</w:t>
      </w:r>
    </w:p>
    <w:p w14:paraId="48013196" w14:textId="77777777" w:rsidR="00871500" w:rsidRDefault="00871500" w:rsidP="007200E5">
      <w:pPr>
        <w:rPr>
          <w:rFonts w:ascii="Verdana" w:hAnsi="Verdana"/>
          <w:lang w:val="es-ES"/>
        </w:rPr>
      </w:pPr>
    </w:p>
    <w:p w14:paraId="325698A1" w14:textId="32A8478D" w:rsidR="0084484A" w:rsidDel="00886910" w:rsidRDefault="0084484A" w:rsidP="007200E5">
      <w:pPr>
        <w:rPr>
          <w:del w:id="938" w:author="Gareth Harding" w:date="2025-07-10T10:04:00Z" w16du:dateUtc="2025-07-10T08:04:00Z"/>
          <w:rFonts w:ascii="Verdana" w:hAnsi="Verdana"/>
          <w:lang w:val="es-ES"/>
        </w:rPr>
      </w:pPr>
    </w:p>
    <w:p w14:paraId="60025699" w14:textId="77777777" w:rsidR="0084484A" w:rsidRPr="00BF7253" w:rsidRDefault="0084484A">
      <w:pPr>
        <w:pStyle w:val="p1"/>
        <w:numPr>
          <w:ilvl w:val="0"/>
          <w:numId w:val="42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939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940" w:author="Gareth Harding" w:date="2025-07-10T09:51:00Z" w16du:dateUtc="2025-07-10T07:51:00Z">
          <w:pPr>
            <w:pStyle w:val="Prrafodelista"/>
            <w:numPr>
              <w:numId w:val="23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941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Who was baking a cake?</w:t>
      </w:r>
    </w:p>
    <w:p w14:paraId="54C11C46" w14:textId="77777777" w:rsidR="0084484A" w:rsidRPr="0051608C" w:rsidRDefault="0084484A" w:rsidP="007200E5">
      <w:pPr>
        <w:rPr>
          <w:rFonts w:ascii="Verdana" w:hAnsi="Verdana"/>
          <w:lang w:val="es-ES"/>
        </w:rPr>
      </w:pPr>
      <w:proofErr w:type="spellStart"/>
      <w:r w:rsidRPr="0051608C">
        <w:rPr>
          <w:rFonts w:ascii="Verdana" w:hAnsi="Verdana"/>
          <w:highlight w:val="yellow"/>
          <w:lang w:val="es-ES"/>
          <w:rPrChange w:id="942" w:author="Gareth Harding" w:date="2025-07-09T16:00:00Z" w16du:dateUtc="2025-07-09T14:00:00Z">
            <w:rPr>
              <w:rFonts w:ascii="Verdana" w:hAnsi="Verdana"/>
              <w:b/>
              <w:bCs/>
              <w:highlight w:val="yellow"/>
              <w:lang w:val="es-ES"/>
            </w:rPr>
          </w:rPrChange>
        </w:rPr>
        <w:t>Mum</w:t>
      </w:r>
      <w:proofErr w:type="spellEnd"/>
    </w:p>
    <w:p w14:paraId="0F668A77" w14:textId="77777777" w:rsidR="0084484A" w:rsidRPr="0084484A" w:rsidRDefault="0084484A" w:rsidP="007200E5">
      <w:pPr>
        <w:rPr>
          <w:rFonts w:ascii="Verdana" w:hAnsi="Verdana"/>
          <w:lang w:val="es-ES"/>
        </w:rPr>
      </w:pPr>
      <w:r w:rsidRPr="0084484A">
        <w:rPr>
          <w:rFonts w:ascii="Verdana" w:hAnsi="Verdana"/>
          <w:lang w:val="es-ES"/>
        </w:rPr>
        <w:t>Grandpa</w:t>
      </w:r>
    </w:p>
    <w:p w14:paraId="6BDAB352" w14:textId="77777777" w:rsidR="0084484A" w:rsidRDefault="0084484A" w:rsidP="007200E5">
      <w:pPr>
        <w:rPr>
          <w:rFonts w:ascii="Verdana" w:hAnsi="Verdana"/>
          <w:lang w:val="es-ES"/>
        </w:rPr>
      </w:pPr>
      <w:proofErr w:type="spellStart"/>
      <w:r w:rsidRPr="0084484A">
        <w:rPr>
          <w:rFonts w:ascii="Verdana" w:hAnsi="Verdana"/>
          <w:lang w:val="es-ES"/>
        </w:rPr>
        <w:t>The</w:t>
      </w:r>
      <w:proofErr w:type="spellEnd"/>
      <w:r w:rsidRPr="0084484A">
        <w:rPr>
          <w:rFonts w:ascii="Verdana" w:hAnsi="Verdana"/>
          <w:lang w:val="es-ES"/>
        </w:rPr>
        <w:t xml:space="preserve"> </w:t>
      </w:r>
      <w:proofErr w:type="spellStart"/>
      <w:r w:rsidRPr="0084484A">
        <w:rPr>
          <w:rFonts w:ascii="Verdana" w:hAnsi="Verdana"/>
          <w:lang w:val="es-ES"/>
        </w:rPr>
        <w:t>dog</w:t>
      </w:r>
      <w:proofErr w:type="spellEnd"/>
    </w:p>
    <w:p w14:paraId="67B6EE20" w14:textId="77777777" w:rsidR="0084484A" w:rsidRPr="0084484A" w:rsidRDefault="0084484A" w:rsidP="007200E5">
      <w:pPr>
        <w:rPr>
          <w:rFonts w:ascii="Verdana" w:hAnsi="Verdana"/>
          <w:lang w:val="es-ES"/>
        </w:rPr>
      </w:pPr>
    </w:p>
    <w:p w14:paraId="516B4917" w14:textId="77777777" w:rsidR="0084484A" w:rsidRPr="0051608C" w:rsidRDefault="0084484A">
      <w:pPr>
        <w:pStyle w:val="p1"/>
        <w:numPr>
          <w:ilvl w:val="0"/>
          <w:numId w:val="42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943" w:author="Gareth Harding" w:date="2025-07-09T16:00:00Z" w16du:dateUtc="2025-07-09T14:00:00Z">
            <w:rPr>
              <w:rFonts w:ascii="Verdana" w:hAnsi="Verdana"/>
              <w:b/>
              <w:bCs/>
              <w:lang w:val="es-ES"/>
            </w:rPr>
          </w:rPrChange>
        </w:rPr>
        <w:pPrChange w:id="944" w:author="Gareth Harding" w:date="2025-07-10T09:51:00Z" w16du:dateUtc="2025-07-10T07:51:00Z">
          <w:pPr>
            <w:pStyle w:val="Prrafodelista"/>
            <w:numPr>
              <w:numId w:val="23"/>
            </w:numPr>
            <w:ind w:left="360" w:hanging="360"/>
          </w:pPr>
        </w:pPrChange>
      </w:pPr>
      <w:proofErr w:type="spellStart"/>
      <w:r w:rsidRPr="0084484A">
        <w:rPr>
          <w:rFonts w:ascii="Verdana" w:hAnsi="Verdana"/>
          <w:b/>
          <w:bCs/>
        </w:rPr>
        <w:t>Why</w:t>
      </w:r>
      <w:proofErr w:type="spellEnd"/>
      <w:r w:rsidRPr="0084484A">
        <w:rPr>
          <w:rFonts w:ascii="Verdana" w:hAnsi="Verdana"/>
          <w:b/>
          <w:bCs/>
        </w:rPr>
        <w:t xml:space="preserve"> </w:t>
      </w:r>
      <w:proofErr w:type="spellStart"/>
      <w:r w:rsidRPr="0084484A">
        <w:rPr>
          <w:rFonts w:ascii="Verdana" w:hAnsi="Verdana"/>
          <w:b/>
          <w:bCs/>
        </w:rPr>
        <w:t>was</w:t>
      </w:r>
      <w:proofErr w:type="spellEnd"/>
      <w:r w:rsidRPr="0084484A">
        <w:rPr>
          <w:rFonts w:ascii="Verdana" w:hAnsi="Verdana"/>
          <w:b/>
          <w:bCs/>
        </w:rPr>
        <w:t xml:space="preserve"> Lena </w:t>
      </w:r>
      <w:proofErr w:type="spellStart"/>
      <w:r w:rsidRPr="0084484A">
        <w:rPr>
          <w:rFonts w:ascii="Verdana" w:hAnsi="Verdana"/>
          <w:b/>
          <w:bCs/>
        </w:rPr>
        <w:t>hungry</w:t>
      </w:r>
      <w:proofErr w:type="spellEnd"/>
      <w:r w:rsidRPr="0084484A">
        <w:rPr>
          <w:rFonts w:ascii="Verdana" w:hAnsi="Verdana"/>
          <w:b/>
          <w:bCs/>
        </w:rPr>
        <w:t>?</w:t>
      </w:r>
    </w:p>
    <w:p w14:paraId="1BDFCCED" w14:textId="77777777" w:rsidR="0084484A" w:rsidRPr="0084484A" w:rsidRDefault="0084484A" w:rsidP="007200E5">
      <w:pPr>
        <w:rPr>
          <w:rFonts w:ascii="Verdana" w:hAnsi="Verdana"/>
          <w:lang w:val="es-ES"/>
        </w:rPr>
      </w:pPr>
      <w:proofErr w:type="spellStart"/>
      <w:r w:rsidRPr="0084484A">
        <w:rPr>
          <w:rFonts w:ascii="Verdana" w:hAnsi="Verdana"/>
          <w:lang w:val="es-ES"/>
        </w:rPr>
        <w:t>Because</w:t>
      </w:r>
      <w:proofErr w:type="spellEnd"/>
      <w:r w:rsidRPr="0084484A">
        <w:rPr>
          <w:rFonts w:ascii="Verdana" w:hAnsi="Verdana"/>
          <w:lang w:val="es-ES"/>
        </w:rPr>
        <w:t xml:space="preserve"> </w:t>
      </w:r>
      <w:proofErr w:type="spellStart"/>
      <w:r w:rsidRPr="0084484A">
        <w:rPr>
          <w:rFonts w:ascii="Verdana" w:hAnsi="Verdana"/>
          <w:lang w:val="es-ES"/>
        </w:rPr>
        <w:t>she</w:t>
      </w:r>
      <w:proofErr w:type="spellEnd"/>
      <w:r w:rsidRPr="0084484A">
        <w:rPr>
          <w:rFonts w:ascii="Verdana" w:hAnsi="Verdana"/>
          <w:lang w:val="es-ES"/>
        </w:rPr>
        <w:t xml:space="preserve"> </w:t>
      </w:r>
      <w:proofErr w:type="spellStart"/>
      <w:r w:rsidRPr="0084484A">
        <w:rPr>
          <w:rFonts w:ascii="Verdana" w:hAnsi="Verdana"/>
          <w:lang w:val="es-ES"/>
        </w:rPr>
        <w:t>ran</w:t>
      </w:r>
      <w:proofErr w:type="spellEnd"/>
      <w:r w:rsidRPr="0084484A">
        <w:rPr>
          <w:rFonts w:ascii="Verdana" w:hAnsi="Verdana"/>
          <w:lang w:val="es-ES"/>
        </w:rPr>
        <w:t xml:space="preserve"> </w:t>
      </w:r>
      <w:proofErr w:type="spellStart"/>
      <w:r w:rsidRPr="0084484A">
        <w:rPr>
          <w:rFonts w:ascii="Verdana" w:hAnsi="Verdana"/>
          <w:lang w:val="es-ES"/>
        </w:rPr>
        <w:t>fast</w:t>
      </w:r>
      <w:proofErr w:type="spellEnd"/>
    </w:p>
    <w:p w14:paraId="73C56434" w14:textId="77777777" w:rsidR="0084484A" w:rsidRPr="0084484A" w:rsidRDefault="0084484A" w:rsidP="007200E5">
      <w:pPr>
        <w:rPr>
          <w:rFonts w:ascii="Verdana" w:hAnsi="Verdana"/>
          <w:lang w:val="es-ES"/>
        </w:rPr>
      </w:pPr>
      <w:proofErr w:type="spellStart"/>
      <w:r w:rsidRPr="0084484A">
        <w:rPr>
          <w:rFonts w:ascii="Verdana" w:hAnsi="Verdana"/>
          <w:lang w:val="es-ES"/>
        </w:rPr>
        <w:t>Because</w:t>
      </w:r>
      <w:proofErr w:type="spellEnd"/>
      <w:r w:rsidRPr="0084484A">
        <w:rPr>
          <w:rFonts w:ascii="Verdana" w:hAnsi="Verdana"/>
          <w:lang w:val="es-ES"/>
        </w:rPr>
        <w:t xml:space="preserve"> </w:t>
      </w:r>
      <w:proofErr w:type="spellStart"/>
      <w:r w:rsidRPr="0084484A">
        <w:rPr>
          <w:rFonts w:ascii="Verdana" w:hAnsi="Verdana"/>
          <w:lang w:val="es-ES"/>
        </w:rPr>
        <w:t>she</w:t>
      </w:r>
      <w:proofErr w:type="spellEnd"/>
      <w:r w:rsidRPr="0084484A">
        <w:rPr>
          <w:rFonts w:ascii="Verdana" w:hAnsi="Verdana"/>
          <w:lang w:val="es-ES"/>
        </w:rPr>
        <w:t xml:space="preserve"> ate </w:t>
      </w:r>
      <w:proofErr w:type="spellStart"/>
      <w:r w:rsidRPr="0084484A">
        <w:rPr>
          <w:rFonts w:ascii="Verdana" w:hAnsi="Verdana"/>
          <w:lang w:val="es-ES"/>
        </w:rPr>
        <w:t>too</w:t>
      </w:r>
      <w:proofErr w:type="spellEnd"/>
      <w:r w:rsidRPr="0084484A">
        <w:rPr>
          <w:rFonts w:ascii="Verdana" w:hAnsi="Verdana"/>
          <w:lang w:val="es-ES"/>
        </w:rPr>
        <w:t xml:space="preserve"> </w:t>
      </w:r>
      <w:proofErr w:type="spellStart"/>
      <w:r w:rsidRPr="0084484A">
        <w:rPr>
          <w:rFonts w:ascii="Verdana" w:hAnsi="Verdana"/>
          <w:lang w:val="es-ES"/>
        </w:rPr>
        <w:t>much</w:t>
      </w:r>
      <w:proofErr w:type="spellEnd"/>
    </w:p>
    <w:p w14:paraId="76A2235C" w14:textId="77777777" w:rsidR="0084484A" w:rsidRPr="0051608C" w:rsidRDefault="0084484A" w:rsidP="007200E5">
      <w:pPr>
        <w:rPr>
          <w:rFonts w:ascii="Verdana" w:hAnsi="Verdana"/>
          <w:highlight w:val="yellow"/>
          <w:rPrChange w:id="945" w:author="Gareth Harding" w:date="2025-07-09T16:01:00Z" w16du:dateUtc="2025-07-09T14:01:00Z">
            <w:rPr>
              <w:rFonts w:ascii="Verdana" w:hAnsi="Verdana"/>
              <w:b/>
              <w:bCs/>
              <w:highlight w:val="yellow"/>
              <w:lang w:val="es-ES"/>
            </w:rPr>
          </w:rPrChange>
        </w:rPr>
      </w:pPr>
      <w:r w:rsidRPr="0051608C">
        <w:rPr>
          <w:rFonts w:ascii="Verdana" w:hAnsi="Verdana"/>
          <w:highlight w:val="yellow"/>
          <w:rPrChange w:id="946" w:author="Gareth Harding" w:date="2025-07-09T16:01:00Z" w16du:dateUtc="2025-07-09T14:01:00Z">
            <w:rPr>
              <w:rFonts w:ascii="Verdana" w:hAnsi="Verdana"/>
              <w:b/>
              <w:bCs/>
              <w:highlight w:val="yellow"/>
              <w:lang w:val="es-ES"/>
            </w:rPr>
          </w:rPrChange>
        </w:rPr>
        <w:t>Because she didn’t eat at lunchtime</w:t>
      </w:r>
    </w:p>
    <w:p w14:paraId="1D9E92EE" w14:textId="3A492E23" w:rsidR="0084484A" w:rsidRPr="00BF7253" w:rsidDel="00A60602" w:rsidRDefault="0084484A" w:rsidP="007200E5">
      <w:pPr>
        <w:rPr>
          <w:moveFrom w:id="947" w:author="48105" w:date="2025-07-21T22:57:00Z" w16du:dateUtc="2025-07-21T20:57:00Z"/>
          <w:rFonts w:ascii="Verdana" w:hAnsi="Verdana"/>
          <w:b/>
          <w:bCs/>
          <w:highlight w:val="yellow"/>
          <w:rPrChange w:id="948" w:author="Gareth Harding" w:date="2025-07-09T11:30:00Z" w16du:dateUtc="2025-07-09T09:30:00Z">
            <w:rPr>
              <w:moveFrom w:id="949" w:author="48105" w:date="2025-07-21T22:57:00Z" w16du:dateUtc="2025-07-21T20:57:00Z"/>
              <w:rFonts w:ascii="Verdana" w:hAnsi="Verdana"/>
              <w:b/>
              <w:bCs/>
              <w:highlight w:val="yellow"/>
              <w:lang w:val="es-ES"/>
            </w:rPr>
          </w:rPrChange>
        </w:rPr>
      </w:pPr>
      <w:moveFromRangeStart w:id="950" w:author="48105" w:date="2025-07-21T22:57:00Z" w:name="move204031058"/>
    </w:p>
    <w:p w14:paraId="45338605" w14:textId="3D4B2846" w:rsidR="0084484A" w:rsidRPr="00BF7253" w:rsidDel="00A60602" w:rsidRDefault="0084484A">
      <w:pPr>
        <w:pStyle w:val="p1"/>
        <w:numPr>
          <w:ilvl w:val="0"/>
          <w:numId w:val="42"/>
        </w:numPr>
        <w:spacing w:before="0" w:beforeAutospacing="0" w:after="0" w:afterAutospacing="0"/>
        <w:rPr>
          <w:moveFrom w:id="951" w:author="48105" w:date="2025-07-21T22:57:00Z" w16du:dateUtc="2025-07-21T20:57:00Z"/>
          <w:rFonts w:ascii="Verdana" w:hAnsi="Verdana"/>
          <w:b/>
          <w:bCs/>
          <w:lang w:val="en-GB"/>
          <w:rPrChange w:id="952" w:author="Gareth Harding" w:date="2025-07-09T11:30:00Z" w16du:dateUtc="2025-07-09T09:30:00Z">
            <w:rPr>
              <w:moveFrom w:id="953" w:author="48105" w:date="2025-07-21T22:57:00Z" w16du:dateUtc="2025-07-21T20:57:00Z"/>
              <w:rFonts w:ascii="Verdana" w:hAnsi="Verdana"/>
              <w:b/>
              <w:bCs/>
              <w:lang w:val="es-ES"/>
            </w:rPr>
          </w:rPrChange>
        </w:rPr>
        <w:pPrChange w:id="954" w:author="Gareth Harding" w:date="2025-07-10T09:51:00Z" w16du:dateUtc="2025-07-10T07:51:00Z">
          <w:pPr>
            <w:pStyle w:val="Prrafodelista"/>
            <w:numPr>
              <w:numId w:val="23"/>
            </w:numPr>
            <w:ind w:left="360" w:hanging="360"/>
          </w:pPr>
        </w:pPrChange>
      </w:pPr>
      <w:moveFrom w:id="955" w:author="48105" w:date="2025-07-21T22:57:00Z" w16du:dateUtc="2025-07-21T20:57:00Z">
        <w:r w:rsidRPr="00BF7253" w:rsidDel="00A60602">
          <w:rPr>
            <w:rFonts w:ascii="Verdana" w:hAnsi="Verdana"/>
            <w:b/>
            <w:bCs/>
            <w:rPrChange w:id="956" w:author="Gareth Harding" w:date="2025-07-09T11:30:00Z" w16du:dateUtc="2025-07-09T09:30:00Z">
              <w:rPr>
                <w:rFonts w:ascii="Verdana" w:hAnsi="Verdana"/>
                <w:b/>
                <w:bCs/>
              </w:rPr>
            </w:rPrChange>
          </w:rPr>
          <w:t>Where were Grandma and Grandpa?</w:t>
        </w:r>
      </w:moveFrom>
    </w:p>
    <w:p w14:paraId="64A9428F" w14:textId="5F1A1F52" w:rsidR="0084484A" w:rsidRPr="00BF7253" w:rsidDel="00A60602" w:rsidRDefault="0084484A" w:rsidP="007200E5">
      <w:pPr>
        <w:rPr>
          <w:moveFrom w:id="957" w:author="48105" w:date="2025-07-21T22:57:00Z" w16du:dateUtc="2025-07-21T20:57:00Z"/>
          <w:rFonts w:ascii="Verdana" w:hAnsi="Verdana"/>
          <w:rPrChange w:id="958" w:author="Gareth Harding" w:date="2025-07-09T11:30:00Z" w16du:dateUtc="2025-07-09T09:30:00Z">
            <w:rPr>
              <w:moveFrom w:id="959" w:author="48105" w:date="2025-07-21T22:57:00Z" w16du:dateUtc="2025-07-21T20:57:00Z"/>
              <w:rFonts w:ascii="Verdana" w:hAnsi="Verdana"/>
              <w:lang w:val="es-ES"/>
            </w:rPr>
          </w:rPrChange>
        </w:rPr>
      </w:pPr>
      <w:moveFrom w:id="960" w:author="48105" w:date="2025-07-21T22:57:00Z" w16du:dateUtc="2025-07-21T20:57:00Z">
        <w:r w:rsidRPr="00BF7253" w:rsidDel="00A60602">
          <w:rPr>
            <w:rFonts w:ascii="Verdana" w:hAnsi="Verdana"/>
            <w:rPrChange w:id="961" w:author="Gareth Harding" w:date="2025-07-09T11:30:00Z" w16du:dateUtc="2025-07-09T09:30:00Z">
              <w:rPr>
                <w:rFonts w:ascii="Verdana" w:hAnsi="Verdana"/>
                <w:lang w:val="es-ES"/>
              </w:rPr>
            </w:rPrChange>
          </w:rPr>
          <w:t>On the bus</w:t>
        </w:r>
      </w:moveFrom>
    </w:p>
    <w:p w14:paraId="4C6B527F" w14:textId="47C0936A" w:rsidR="0084484A" w:rsidRPr="00BF7253" w:rsidDel="00A60602" w:rsidRDefault="0084484A" w:rsidP="007200E5">
      <w:pPr>
        <w:rPr>
          <w:moveFrom w:id="962" w:author="48105" w:date="2025-07-21T22:57:00Z" w16du:dateUtc="2025-07-21T20:57:00Z"/>
          <w:rFonts w:ascii="Verdana" w:hAnsi="Verdana"/>
          <w:rPrChange w:id="963" w:author="Gareth Harding" w:date="2025-07-09T11:30:00Z" w16du:dateUtc="2025-07-09T09:30:00Z">
            <w:rPr>
              <w:moveFrom w:id="964" w:author="48105" w:date="2025-07-21T22:57:00Z" w16du:dateUtc="2025-07-21T20:57:00Z"/>
              <w:rFonts w:ascii="Verdana" w:hAnsi="Verdana"/>
              <w:lang w:val="es-ES"/>
            </w:rPr>
          </w:rPrChange>
        </w:rPr>
      </w:pPr>
      <w:moveFrom w:id="965" w:author="48105" w:date="2025-07-21T22:57:00Z" w16du:dateUtc="2025-07-21T20:57:00Z">
        <w:r w:rsidRPr="00BF7253" w:rsidDel="00A60602">
          <w:rPr>
            <w:rFonts w:ascii="Verdana" w:hAnsi="Verdana"/>
            <w:rPrChange w:id="966" w:author="Gareth Harding" w:date="2025-07-09T11:30:00Z" w16du:dateUtc="2025-07-09T09:30:00Z">
              <w:rPr>
                <w:rFonts w:ascii="Verdana" w:hAnsi="Verdana"/>
                <w:lang w:val="es-ES"/>
              </w:rPr>
            </w:rPrChange>
          </w:rPr>
          <w:t>In the garden</w:t>
        </w:r>
      </w:moveFrom>
    </w:p>
    <w:p w14:paraId="4C48B737" w14:textId="67246AE6" w:rsidR="0084484A" w:rsidRPr="0051608C" w:rsidDel="00A60602" w:rsidRDefault="0084484A" w:rsidP="007200E5">
      <w:pPr>
        <w:rPr>
          <w:moveFrom w:id="967" w:author="48105" w:date="2025-07-21T22:57:00Z" w16du:dateUtc="2025-07-21T20:57:00Z"/>
          <w:rFonts w:ascii="Verdana" w:hAnsi="Verdana"/>
          <w:highlight w:val="yellow"/>
          <w:lang w:val="es-ES"/>
          <w:rPrChange w:id="968" w:author="Gareth Harding" w:date="2025-07-09T16:01:00Z" w16du:dateUtc="2025-07-09T14:01:00Z">
            <w:rPr>
              <w:moveFrom w:id="969" w:author="48105" w:date="2025-07-21T22:57:00Z" w16du:dateUtc="2025-07-21T20:57:00Z"/>
              <w:rFonts w:ascii="Verdana" w:hAnsi="Verdana"/>
              <w:b/>
              <w:bCs/>
              <w:highlight w:val="yellow"/>
              <w:lang w:val="es-ES"/>
            </w:rPr>
          </w:rPrChange>
        </w:rPr>
      </w:pPr>
      <w:moveFrom w:id="970" w:author="48105" w:date="2025-07-21T22:57:00Z" w16du:dateUtc="2025-07-21T20:57:00Z">
        <w:r w:rsidRPr="0051608C" w:rsidDel="00A60602">
          <w:rPr>
            <w:rFonts w:ascii="Verdana" w:hAnsi="Verdana"/>
            <w:highlight w:val="yellow"/>
            <w:lang w:val="es-ES"/>
            <w:rPrChange w:id="971" w:author="Gareth Harding" w:date="2025-07-09T16:01:00Z" w16du:dateUtc="2025-07-09T14:01:00Z">
              <w:rPr>
                <w:rFonts w:ascii="Verdana" w:hAnsi="Verdana"/>
                <w:b/>
                <w:bCs/>
                <w:highlight w:val="yellow"/>
                <w:lang w:val="es-ES"/>
              </w:rPr>
            </w:rPrChange>
          </w:rPr>
          <w:t>In the living room</w:t>
        </w:r>
      </w:moveFrom>
    </w:p>
    <w:moveFromRangeEnd w:id="950"/>
    <w:p w14:paraId="6DD7D175" w14:textId="77777777" w:rsidR="0084484A" w:rsidRPr="0084484A" w:rsidRDefault="0084484A" w:rsidP="007200E5">
      <w:pPr>
        <w:rPr>
          <w:rFonts w:ascii="Verdana" w:hAnsi="Verdana"/>
          <w:b/>
          <w:bCs/>
          <w:highlight w:val="yellow"/>
          <w:lang w:val="es-ES"/>
        </w:rPr>
      </w:pPr>
    </w:p>
    <w:p w14:paraId="1CA99419" w14:textId="77777777" w:rsidR="0084484A" w:rsidRPr="00BF7253" w:rsidRDefault="0084484A">
      <w:pPr>
        <w:pStyle w:val="p1"/>
        <w:numPr>
          <w:ilvl w:val="0"/>
          <w:numId w:val="42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972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973" w:author="Gareth Harding" w:date="2025-07-10T09:51:00Z" w16du:dateUtc="2025-07-10T07:51:00Z">
          <w:pPr>
            <w:pStyle w:val="Prrafodelista"/>
            <w:numPr>
              <w:numId w:val="23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974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What was the dog doing?</w:t>
      </w:r>
    </w:p>
    <w:p w14:paraId="30A331C3" w14:textId="77777777" w:rsidR="0084484A" w:rsidRPr="0051608C" w:rsidRDefault="0084484A" w:rsidP="007200E5">
      <w:pPr>
        <w:rPr>
          <w:rFonts w:ascii="Verdana" w:hAnsi="Verdana"/>
          <w:highlight w:val="yellow"/>
          <w:rPrChange w:id="975" w:author="Gareth Harding" w:date="2025-07-09T16:01:00Z" w16du:dateUtc="2025-07-09T14:01:00Z">
            <w:rPr>
              <w:rFonts w:ascii="Verdana" w:hAnsi="Verdana"/>
              <w:b/>
              <w:bCs/>
              <w:highlight w:val="yellow"/>
              <w:lang w:val="es-ES"/>
            </w:rPr>
          </w:rPrChange>
        </w:rPr>
      </w:pPr>
      <w:r w:rsidRPr="0051608C">
        <w:rPr>
          <w:rFonts w:ascii="Verdana" w:hAnsi="Verdana"/>
          <w:highlight w:val="yellow"/>
          <w:rPrChange w:id="976" w:author="Gareth Harding" w:date="2025-07-09T16:01:00Z" w16du:dateUtc="2025-07-09T14:01:00Z">
            <w:rPr>
              <w:rFonts w:ascii="Verdana" w:hAnsi="Verdana"/>
              <w:b/>
              <w:bCs/>
              <w:highlight w:val="yellow"/>
              <w:lang w:val="es-ES"/>
            </w:rPr>
          </w:rPrChange>
        </w:rPr>
        <w:t>Sleeping under the table</w:t>
      </w:r>
    </w:p>
    <w:p w14:paraId="7FB8E5E5" w14:textId="77777777" w:rsidR="0084484A" w:rsidRPr="00BF7253" w:rsidRDefault="0084484A" w:rsidP="007200E5">
      <w:pPr>
        <w:rPr>
          <w:rFonts w:ascii="Verdana" w:hAnsi="Verdana"/>
          <w:rPrChange w:id="977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</w:pPr>
      <w:r w:rsidRPr="00BF7253">
        <w:rPr>
          <w:rFonts w:ascii="Verdana" w:hAnsi="Verdana"/>
          <w:rPrChange w:id="978" w:author="Gareth Harding" w:date="2025-07-09T11:30:00Z" w16du:dateUtc="2025-07-09T09:30:00Z">
            <w:rPr>
              <w:rFonts w:ascii="Verdana" w:hAnsi="Verdana"/>
              <w:lang w:val="es-ES"/>
            </w:rPr>
          </w:rPrChange>
        </w:rPr>
        <w:t>Eating cake</w:t>
      </w:r>
    </w:p>
    <w:p w14:paraId="73587D25" w14:textId="61EC9528" w:rsidR="0084484A" w:rsidDel="00A60602" w:rsidRDefault="0084484A" w:rsidP="007200E5">
      <w:pPr>
        <w:rPr>
          <w:del w:id="979" w:author="48105" w:date="2025-07-21T22:57:00Z" w16du:dateUtc="2025-07-21T20:57:00Z"/>
          <w:rFonts w:ascii="Verdana" w:hAnsi="Verdana"/>
          <w:lang w:val="es-ES"/>
        </w:rPr>
      </w:pPr>
      <w:proofErr w:type="spellStart"/>
      <w:r w:rsidRPr="0084484A">
        <w:rPr>
          <w:rFonts w:ascii="Verdana" w:hAnsi="Verdana"/>
          <w:lang w:val="es-ES"/>
        </w:rPr>
        <w:t>Wa</w:t>
      </w:r>
      <w:r w:rsidR="00CF1DD0">
        <w:rPr>
          <w:rFonts w:ascii="Verdana" w:hAnsi="Verdana"/>
          <w:lang w:val="es-ES"/>
        </w:rPr>
        <w:t>tching</w:t>
      </w:r>
      <w:proofErr w:type="spellEnd"/>
      <w:r w:rsidR="00CF1DD0">
        <w:rPr>
          <w:rFonts w:ascii="Verdana" w:hAnsi="Verdana"/>
          <w:lang w:val="es-ES"/>
        </w:rPr>
        <w:t xml:space="preserve"> </w:t>
      </w:r>
      <w:r w:rsidR="00CF1DD0" w:rsidRPr="0084484A">
        <w:rPr>
          <w:rFonts w:ascii="Verdana" w:hAnsi="Verdana"/>
          <w:lang w:val="es-ES"/>
        </w:rPr>
        <w:t>TikTok</w:t>
      </w:r>
    </w:p>
    <w:p w14:paraId="54E33FD5" w14:textId="77777777" w:rsidR="00A60602" w:rsidRDefault="00A60602" w:rsidP="007200E5">
      <w:pPr>
        <w:rPr>
          <w:ins w:id="980" w:author="48105" w:date="2025-07-21T22:57:00Z" w16du:dateUtc="2025-07-21T20:57:00Z"/>
          <w:rFonts w:ascii="Verdana" w:hAnsi="Verdana"/>
          <w:lang w:val="es-ES"/>
        </w:rPr>
      </w:pPr>
    </w:p>
    <w:p w14:paraId="229B07F2" w14:textId="77777777" w:rsidR="00A60602" w:rsidRPr="0084484A" w:rsidRDefault="00A60602" w:rsidP="007200E5">
      <w:pPr>
        <w:rPr>
          <w:rFonts w:ascii="Verdana" w:hAnsi="Verdana"/>
          <w:lang w:val="es-ES"/>
        </w:rPr>
      </w:pPr>
    </w:p>
    <w:p w14:paraId="24C5F77E" w14:textId="5032DDD0" w:rsidR="0084484A" w:rsidRPr="0051608C" w:rsidRDefault="0084484A">
      <w:pPr>
        <w:pStyle w:val="p1"/>
        <w:numPr>
          <w:ilvl w:val="0"/>
          <w:numId w:val="42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981" w:author="Gareth Harding" w:date="2025-07-09T16:01:00Z" w16du:dateUtc="2025-07-09T14:01:00Z">
            <w:rPr>
              <w:rFonts w:ascii="Verdana" w:hAnsi="Verdana"/>
              <w:b/>
              <w:bCs/>
              <w:lang w:val="es-ES"/>
            </w:rPr>
          </w:rPrChange>
        </w:rPr>
        <w:pPrChange w:id="982" w:author="Gareth Harding" w:date="2025-07-10T09:51:00Z" w16du:dateUtc="2025-07-10T07:51:00Z">
          <w:pPr>
            <w:pStyle w:val="Prrafodelista"/>
            <w:numPr>
              <w:numId w:val="23"/>
            </w:numPr>
            <w:ind w:left="360" w:hanging="360"/>
          </w:pPr>
        </w:pPrChange>
      </w:pPr>
      <w:r w:rsidRPr="0084484A">
        <w:rPr>
          <w:rFonts w:ascii="Verdana" w:hAnsi="Verdana"/>
          <w:b/>
          <w:bCs/>
        </w:rPr>
        <w:t xml:space="preserve">Grandpa </w:t>
      </w:r>
      <w:proofErr w:type="spellStart"/>
      <w:r w:rsidRPr="0084484A">
        <w:rPr>
          <w:rFonts w:ascii="Verdana" w:hAnsi="Verdana"/>
          <w:b/>
          <w:bCs/>
        </w:rPr>
        <w:t>was</w:t>
      </w:r>
      <w:proofErr w:type="spellEnd"/>
      <w:r w:rsidRPr="0084484A">
        <w:rPr>
          <w:rFonts w:ascii="Verdana" w:hAnsi="Verdana"/>
          <w:b/>
          <w:bCs/>
        </w:rPr>
        <w:t xml:space="preserve"> </w:t>
      </w:r>
      <w:proofErr w:type="spellStart"/>
      <w:r w:rsidRPr="0084484A">
        <w:rPr>
          <w:rFonts w:ascii="Verdana" w:hAnsi="Verdana"/>
          <w:b/>
          <w:bCs/>
        </w:rPr>
        <w:t>watching</w:t>
      </w:r>
      <w:proofErr w:type="spellEnd"/>
      <w:r w:rsidRPr="0084484A">
        <w:rPr>
          <w:rFonts w:ascii="Verdana" w:hAnsi="Verdana"/>
          <w:b/>
          <w:bCs/>
        </w:rPr>
        <w:t xml:space="preserve"> TV.</w:t>
      </w:r>
    </w:p>
    <w:p w14:paraId="1169BAC0" w14:textId="77777777" w:rsidR="0051608C" w:rsidRPr="0051608C" w:rsidRDefault="0051608C">
      <w:pPr>
        <w:rPr>
          <w:moveTo w:id="983" w:author="Gareth Harding" w:date="2025-07-09T16:02:00Z" w16du:dateUtc="2025-07-09T14:02:00Z"/>
          <w:rFonts w:ascii="Verdana" w:hAnsi="Verdana"/>
          <w:lang w:val="es-ES"/>
          <w:rPrChange w:id="984" w:author="Gareth Harding" w:date="2025-07-09T16:02:00Z" w16du:dateUtc="2025-07-09T14:02:00Z">
            <w:rPr>
              <w:moveTo w:id="985" w:author="Gareth Harding" w:date="2025-07-09T16:02:00Z" w16du:dateUtc="2025-07-09T14:02:00Z"/>
              <w:lang w:val="es-ES"/>
            </w:rPr>
          </w:rPrChange>
        </w:rPr>
        <w:pPrChange w:id="986" w:author="Gareth Harding" w:date="2025-07-10T09:51:00Z" w16du:dateUtc="2025-07-10T07:51:00Z">
          <w:pPr>
            <w:pStyle w:val="Prrafodelista"/>
            <w:numPr>
              <w:numId w:val="42"/>
            </w:numPr>
            <w:ind w:left="700" w:hanging="700"/>
          </w:pPr>
        </w:pPrChange>
      </w:pPr>
      <w:moveToRangeStart w:id="987" w:author="Gareth Harding" w:date="2025-07-09T16:02:00Z" w:name="move202969336"/>
      <w:moveTo w:id="988" w:author="Gareth Harding" w:date="2025-07-09T16:02:00Z" w16du:dateUtc="2025-07-09T14:02:00Z">
        <w:r w:rsidRPr="0051608C">
          <w:rPr>
            <w:rFonts w:ascii="Verdana" w:hAnsi="Verdana"/>
            <w:lang w:val="es-ES"/>
            <w:rPrChange w:id="989" w:author="Gareth Harding" w:date="2025-07-09T16:02:00Z" w16du:dateUtc="2025-07-09T14:02:00Z">
              <w:rPr>
                <w:lang w:val="es-ES"/>
              </w:rPr>
            </w:rPrChange>
          </w:rPr>
          <w:t>True</w:t>
        </w:r>
      </w:moveTo>
    </w:p>
    <w:moveToRangeEnd w:id="987"/>
    <w:p w14:paraId="59B46AC6" w14:textId="77777777" w:rsidR="0084484A" w:rsidRDefault="0084484A" w:rsidP="007200E5">
      <w:pPr>
        <w:rPr>
          <w:ins w:id="990" w:author="Gareth Harding" w:date="2025-07-10T10:05:00Z" w16du:dateUtc="2025-07-10T08:05:00Z"/>
          <w:rFonts w:ascii="Verdana" w:hAnsi="Verdana"/>
          <w:highlight w:val="yellow"/>
          <w:lang w:val="es-ES"/>
        </w:rPr>
      </w:pPr>
      <w:r w:rsidRPr="0051608C">
        <w:rPr>
          <w:rFonts w:ascii="Verdana" w:hAnsi="Verdana"/>
          <w:highlight w:val="yellow"/>
          <w:lang w:val="es-ES"/>
          <w:rPrChange w:id="991" w:author="Gareth Harding" w:date="2025-07-09T16:02:00Z" w16du:dateUtc="2025-07-09T14:02:00Z">
            <w:rPr>
              <w:rFonts w:ascii="Verdana" w:hAnsi="Verdana"/>
              <w:b/>
              <w:bCs/>
              <w:highlight w:val="yellow"/>
              <w:lang w:val="es-ES"/>
            </w:rPr>
          </w:rPrChange>
        </w:rPr>
        <w:t>False</w:t>
      </w:r>
    </w:p>
    <w:p w14:paraId="19AEAAFE" w14:textId="77777777" w:rsidR="00886910" w:rsidRDefault="00886910" w:rsidP="007200E5">
      <w:pPr>
        <w:rPr>
          <w:ins w:id="992" w:author="48105" w:date="2025-07-21T22:57:00Z" w16du:dateUtc="2025-07-21T20:57:00Z"/>
          <w:rFonts w:ascii="Verdana" w:hAnsi="Verdana"/>
          <w:highlight w:val="yellow"/>
          <w:lang w:val="es-ES"/>
        </w:rPr>
      </w:pPr>
    </w:p>
    <w:p w14:paraId="6A8E0116" w14:textId="77777777" w:rsidR="00A60602" w:rsidRPr="007A4A67" w:rsidRDefault="00A60602" w:rsidP="00A60602">
      <w:pPr>
        <w:pStyle w:val="p1"/>
        <w:numPr>
          <w:ilvl w:val="0"/>
          <w:numId w:val="42"/>
        </w:numPr>
        <w:spacing w:before="0" w:beforeAutospacing="0" w:after="0" w:afterAutospacing="0"/>
        <w:rPr>
          <w:moveTo w:id="993" w:author="48105" w:date="2025-07-21T22:57:00Z" w16du:dateUtc="2025-07-21T20:57:00Z"/>
          <w:rFonts w:ascii="Verdana" w:hAnsi="Verdana"/>
          <w:b/>
          <w:bCs/>
          <w:lang w:val="en-GB"/>
        </w:rPr>
      </w:pPr>
      <w:moveToRangeStart w:id="994" w:author="48105" w:date="2025-07-21T22:57:00Z" w:name="move204031058"/>
      <w:moveTo w:id="995" w:author="48105" w:date="2025-07-21T22:57:00Z" w16du:dateUtc="2025-07-21T20:57:00Z">
        <w:r w:rsidRPr="007A4A67">
          <w:rPr>
            <w:rFonts w:ascii="Verdana" w:hAnsi="Verdana"/>
            <w:b/>
            <w:bCs/>
            <w:lang w:val="en-GB"/>
          </w:rPr>
          <w:t>Where were Grandma and Grandpa?</w:t>
        </w:r>
      </w:moveTo>
    </w:p>
    <w:p w14:paraId="64CCA479" w14:textId="77777777" w:rsidR="00A60602" w:rsidRPr="007A4A67" w:rsidRDefault="00A60602" w:rsidP="00A60602">
      <w:pPr>
        <w:rPr>
          <w:moveTo w:id="996" w:author="48105" w:date="2025-07-21T22:57:00Z" w16du:dateUtc="2025-07-21T20:57:00Z"/>
          <w:rFonts w:ascii="Verdana" w:hAnsi="Verdana"/>
        </w:rPr>
      </w:pPr>
      <w:moveTo w:id="997" w:author="48105" w:date="2025-07-21T22:57:00Z" w16du:dateUtc="2025-07-21T20:57:00Z">
        <w:r w:rsidRPr="007A4A67">
          <w:rPr>
            <w:rFonts w:ascii="Verdana" w:hAnsi="Verdana"/>
          </w:rPr>
          <w:t>On the bus</w:t>
        </w:r>
      </w:moveTo>
    </w:p>
    <w:p w14:paraId="19CE9CFC" w14:textId="77777777" w:rsidR="00A60602" w:rsidRPr="007A4A67" w:rsidRDefault="00A60602" w:rsidP="00A60602">
      <w:pPr>
        <w:rPr>
          <w:moveTo w:id="998" w:author="48105" w:date="2025-07-21T22:57:00Z" w16du:dateUtc="2025-07-21T20:57:00Z"/>
          <w:rFonts w:ascii="Verdana" w:hAnsi="Verdana"/>
        </w:rPr>
      </w:pPr>
      <w:moveTo w:id="999" w:author="48105" w:date="2025-07-21T22:57:00Z" w16du:dateUtc="2025-07-21T20:57:00Z">
        <w:r w:rsidRPr="007A4A67">
          <w:rPr>
            <w:rFonts w:ascii="Verdana" w:hAnsi="Verdana"/>
          </w:rPr>
          <w:t>In the garden</w:t>
        </w:r>
      </w:moveTo>
    </w:p>
    <w:p w14:paraId="26694006" w14:textId="77777777" w:rsidR="00A60602" w:rsidRPr="007A4A67" w:rsidRDefault="00A60602" w:rsidP="00A60602">
      <w:pPr>
        <w:rPr>
          <w:moveTo w:id="1000" w:author="48105" w:date="2025-07-21T22:57:00Z" w16du:dateUtc="2025-07-21T20:57:00Z"/>
          <w:rFonts w:ascii="Verdana" w:hAnsi="Verdana"/>
          <w:highlight w:val="yellow"/>
          <w:lang w:val="es-ES"/>
        </w:rPr>
      </w:pPr>
      <w:moveTo w:id="1001" w:author="48105" w:date="2025-07-21T22:57:00Z" w16du:dateUtc="2025-07-21T20:57:00Z">
        <w:r w:rsidRPr="007A4A67">
          <w:rPr>
            <w:rFonts w:ascii="Verdana" w:hAnsi="Verdana"/>
            <w:highlight w:val="yellow"/>
            <w:lang w:val="es-ES"/>
          </w:rPr>
          <w:t xml:space="preserve">In </w:t>
        </w:r>
        <w:proofErr w:type="spellStart"/>
        <w:r w:rsidRPr="007A4A67">
          <w:rPr>
            <w:rFonts w:ascii="Verdana" w:hAnsi="Verdana"/>
            <w:highlight w:val="yellow"/>
            <w:lang w:val="es-ES"/>
          </w:rPr>
          <w:t>the</w:t>
        </w:r>
        <w:proofErr w:type="spellEnd"/>
        <w:r w:rsidRPr="007A4A67">
          <w:rPr>
            <w:rFonts w:ascii="Verdana" w:hAnsi="Verdana"/>
            <w:highlight w:val="yellow"/>
            <w:lang w:val="es-ES"/>
          </w:rPr>
          <w:t xml:space="preserve"> living </w:t>
        </w:r>
        <w:proofErr w:type="spellStart"/>
        <w:r w:rsidRPr="007A4A67">
          <w:rPr>
            <w:rFonts w:ascii="Verdana" w:hAnsi="Verdana"/>
            <w:highlight w:val="yellow"/>
            <w:lang w:val="es-ES"/>
          </w:rPr>
          <w:t>room</w:t>
        </w:r>
        <w:proofErr w:type="spellEnd"/>
      </w:moveTo>
    </w:p>
    <w:moveToRangeEnd w:id="994"/>
    <w:p w14:paraId="6333F0C9" w14:textId="77777777" w:rsidR="00A60602" w:rsidRPr="0051608C" w:rsidRDefault="00A60602" w:rsidP="007200E5">
      <w:pPr>
        <w:rPr>
          <w:rFonts w:ascii="Verdana" w:hAnsi="Verdana"/>
          <w:highlight w:val="yellow"/>
          <w:lang w:val="es-ES"/>
          <w:rPrChange w:id="1002" w:author="Gareth Harding" w:date="2025-07-09T16:02:00Z" w16du:dateUtc="2025-07-09T14:02:00Z">
            <w:rPr>
              <w:rFonts w:ascii="Verdana" w:hAnsi="Verdana"/>
              <w:b/>
              <w:bCs/>
              <w:highlight w:val="yellow"/>
              <w:lang w:val="es-ES"/>
            </w:rPr>
          </w:rPrChange>
        </w:rPr>
      </w:pPr>
    </w:p>
    <w:p w14:paraId="79710B23" w14:textId="035EBB4C" w:rsidR="0084484A" w:rsidRPr="0084484A" w:rsidDel="0051608C" w:rsidRDefault="0084484A">
      <w:pPr>
        <w:rPr>
          <w:moveFrom w:id="1003" w:author="Gareth Harding" w:date="2025-07-09T16:02:00Z" w16du:dateUtc="2025-07-09T14:02:00Z"/>
          <w:rFonts w:ascii="Verdana" w:hAnsi="Verdana"/>
          <w:lang w:val="es-ES"/>
        </w:rPr>
      </w:pPr>
      <w:moveFromRangeStart w:id="1004" w:author="Gareth Harding" w:date="2025-07-09T16:02:00Z" w:name="move202969336"/>
      <w:moveFrom w:id="1005" w:author="Gareth Harding" w:date="2025-07-09T16:02:00Z" w16du:dateUtc="2025-07-09T14:02:00Z">
        <w:r w:rsidRPr="0084484A" w:rsidDel="0051608C">
          <w:rPr>
            <w:rFonts w:ascii="Verdana" w:hAnsi="Verdana"/>
            <w:lang w:val="es-ES"/>
          </w:rPr>
          <w:t>True</w:t>
        </w:r>
      </w:moveFrom>
    </w:p>
    <w:moveFromRangeEnd w:id="1004"/>
    <w:p w14:paraId="29ABB4B5" w14:textId="6E0AA7F8" w:rsidR="0084484A" w:rsidRPr="00BF7253" w:rsidRDefault="0084484A">
      <w:pPr>
        <w:pStyle w:val="p1"/>
        <w:numPr>
          <w:ilvl w:val="0"/>
          <w:numId w:val="42"/>
        </w:numPr>
        <w:spacing w:before="0" w:beforeAutospacing="0" w:after="0" w:afterAutospacing="0"/>
        <w:rPr>
          <w:rFonts w:ascii="Verdana" w:hAnsi="Verdana"/>
          <w:b/>
          <w:bCs/>
          <w:lang w:val="en-GB"/>
          <w:rPrChange w:id="1006" w:author="Gareth Harding" w:date="2025-07-09T11:30:00Z" w16du:dateUtc="2025-07-09T09:30:00Z">
            <w:rPr>
              <w:rFonts w:ascii="Verdana" w:hAnsi="Verdana"/>
              <w:b/>
              <w:bCs/>
              <w:lang w:val="es-ES"/>
            </w:rPr>
          </w:rPrChange>
        </w:rPr>
        <w:pPrChange w:id="1007" w:author="Gareth Harding" w:date="2025-07-10T09:51:00Z" w16du:dateUtc="2025-07-10T07:51:00Z">
          <w:pPr>
            <w:pStyle w:val="Prrafodelista"/>
            <w:numPr>
              <w:numId w:val="23"/>
            </w:numPr>
            <w:ind w:left="360" w:hanging="360"/>
          </w:pPr>
        </w:pPrChange>
      </w:pPr>
      <w:r w:rsidRPr="00BF7253">
        <w:rPr>
          <w:rFonts w:ascii="Verdana" w:hAnsi="Verdana"/>
          <w:b/>
          <w:bCs/>
          <w:lang w:val="en-GB"/>
          <w:rPrChange w:id="1008" w:author="Gareth Harding" w:date="2025-07-09T11:30:00Z" w16du:dateUtc="2025-07-09T09:30:00Z">
            <w:rPr>
              <w:rFonts w:ascii="Verdana" w:hAnsi="Verdana"/>
              <w:b/>
              <w:bCs/>
            </w:rPr>
          </w:rPrChange>
        </w:rPr>
        <w:t>The paper plane hit Grandpa’s leg.</w:t>
      </w:r>
    </w:p>
    <w:p w14:paraId="3B404372" w14:textId="77777777" w:rsidR="0084484A" w:rsidRPr="0084484A" w:rsidRDefault="0084484A" w:rsidP="007200E5">
      <w:pPr>
        <w:rPr>
          <w:rFonts w:ascii="Verdana" w:hAnsi="Verdana"/>
          <w:lang w:val="es-ES"/>
        </w:rPr>
      </w:pPr>
      <w:r w:rsidRPr="0084484A">
        <w:rPr>
          <w:rFonts w:ascii="Verdana" w:hAnsi="Verdana"/>
          <w:lang w:val="es-ES"/>
        </w:rPr>
        <w:t>True</w:t>
      </w:r>
    </w:p>
    <w:p w14:paraId="2B683A87" w14:textId="4678A1E0" w:rsidR="0084484A" w:rsidRPr="0051608C" w:rsidDel="0051608C" w:rsidRDefault="0084484A">
      <w:pPr>
        <w:rPr>
          <w:del w:id="1009" w:author="Gareth Harding" w:date="2025-07-09T16:02:00Z" w16du:dateUtc="2025-07-09T14:02:00Z"/>
          <w:rFonts w:ascii="Verdana" w:hAnsi="Verdana"/>
          <w:highlight w:val="yellow"/>
          <w:lang w:val="es-ES"/>
          <w:rPrChange w:id="1010" w:author="Gareth Harding" w:date="2025-07-09T16:02:00Z" w16du:dateUtc="2025-07-09T14:02:00Z">
            <w:rPr>
              <w:del w:id="1011" w:author="Gareth Harding" w:date="2025-07-09T16:02:00Z" w16du:dateUtc="2025-07-09T14:02:00Z"/>
              <w:rFonts w:ascii="Verdana" w:hAnsi="Verdana"/>
              <w:b/>
              <w:bCs/>
              <w:highlight w:val="yellow"/>
              <w:lang w:val="es-ES"/>
            </w:rPr>
          </w:rPrChange>
        </w:rPr>
      </w:pPr>
      <w:r w:rsidRPr="0051608C">
        <w:rPr>
          <w:rFonts w:ascii="Verdana" w:hAnsi="Verdana"/>
          <w:highlight w:val="yellow"/>
          <w:lang w:val="es-ES"/>
          <w:rPrChange w:id="1012" w:author="Gareth Harding" w:date="2025-07-09T16:02:00Z" w16du:dateUtc="2025-07-09T14:02:00Z">
            <w:rPr>
              <w:rFonts w:ascii="Verdana" w:hAnsi="Verdana"/>
              <w:b/>
              <w:bCs/>
              <w:highlight w:val="yellow"/>
              <w:lang w:val="es-ES"/>
            </w:rPr>
          </w:rPrChange>
        </w:rPr>
        <w:t>False</w:t>
      </w:r>
    </w:p>
    <w:p w14:paraId="4E83AD16" w14:textId="77777777" w:rsidR="0084484A" w:rsidRPr="008404D7" w:rsidRDefault="0084484A" w:rsidP="007200E5">
      <w:pPr>
        <w:rPr>
          <w:rFonts w:ascii="Verdana" w:hAnsi="Verdana"/>
          <w:lang w:val="es-ES"/>
        </w:rPr>
      </w:pPr>
    </w:p>
    <w:sectPr w:rsidR="0084484A" w:rsidRPr="008404D7" w:rsidSect="00235E3C">
      <w:pgSz w:w="11900" w:h="16840"/>
      <w:pgMar w:top="983" w:right="1268" w:bottom="119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7C5"/>
    <w:multiLevelType w:val="hybridMultilevel"/>
    <w:tmpl w:val="C15A493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283793C"/>
    <w:multiLevelType w:val="hybridMultilevel"/>
    <w:tmpl w:val="ED0C7F00"/>
    <w:lvl w:ilvl="0" w:tplc="10722B1E">
      <w:start w:val="2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42D5649"/>
    <w:multiLevelType w:val="hybridMultilevel"/>
    <w:tmpl w:val="CD2A6D2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C4787"/>
    <w:multiLevelType w:val="multilevel"/>
    <w:tmpl w:val="7BA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05341"/>
    <w:multiLevelType w:val="hybridMultilevel"/>
    <w:tmpl w:val="8D08D62A"/>
    <w:lvl w:ilvl="0" w:tplc="0F36D1A2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0AAD3468"/>
    <w:multiLevelType w:val="hybridMultilevel"/>
    <w:tmpl w:val="6696062E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40" w:hanging="360"/>
      </w:pPr>
    </w:lvl>
    <w:lvl w:ilvl="2" w:tplc="FFFFFFFF" w:tentative="1">
      <w:start w:val="1"/>
      <w:numFmt w:val="lowerRoman"/>
      <w:lvlText w:val="%3."/>
      <w:lvlJc w:val="right"/>
      <w:pPr>
        <w:ind w:left="1460" w:hanging="180"/>
      </w:pPr>
    </w:lvl>
    <w:lvl w:ilvl="3" w:tplc="FFFFFFFF" w:tentative="1">
      <w:start w:val="1"/>
      <w:numFmt w:val="decimal"/>
      <w:lvlText w:val="%4."/>
      <w:lvlJc w:val="left"/>
      <w:pPr>
        <w:ind w:left="2180" w:hanging="360"/>
      </w:pPr>
    </w:lvl>
    <w:lvl w:ilvl="4" w:tplc="FFFFFFFF" w:tentative="1">
      <w:start w:val="1"/>
      <w:numFmt w:val="lowerLetter"/>
      <w:lvlText w:val="%5."/>
      <w:lvlJc w:val="left"/>
      <w:pPr>
        <w:ind w:left="2900" w:hanging="360"/>
      </w:pPr>
    </w:lvl>
    <w:lvl w:ilvl="5" w:tplc="FFFFFFFF" w:tentative="1">
      <w:start w:val="1"/>
      <w:numFmt w:val="lowerRoman"/>
      <w:lvlText w:val="%6."/>
      <w:lvlJc w:val="right"/>
      <w:pPr>
        <w:ind w:left="3620" w:hanging="180"/>
      </w:pPr>
    </w:lvl>
    <w:lvl w:ilvl="6" w:tplc="FFFFFFFF" w:tentative="1">
      <w:start w:val="1"/>
      <w:numFmt w:val="decimal"/>
      <w:lvlText w:val="%7."/>
      <w:lvlJc w:val="left"/>
      <w:pPr>
        <w:ind w:left="4340" w:hanging="360"/>
      </w:pPr>
    </w:lvl>
    <w:lvl w:ilvl="7" w:tplc="FFFFFFFF" w:tentative="1">
      <w:start w:val="1"/>
      <w:numFmt w:val="lowerLetter"/>
      <w:lvlText w:val="%8."/>
      <w:lvlJc w:val="left"/>
      <w:pPr>
        <w:ind w:left="5060" w:hanging="360"/>
      </w:pPr>
    </w:lvl>
    <w:lvl w:ilvl="8" w:tplc="FFFFFFFF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6" w15:restartNumberingAfterBreak="0">
    <w:nsid w:val="0D535B0B"/>
    <w:multiLevelType w:val="hybridMultilevel"/>
    <w:tmpl w:val="1736D208"/>
    <w:lvl w:ilvl="0" w:tplc="040A000F">
      <w:start w:val="1"/>
      <w:numFmt w:val="decimal"/>
      <w:lvlText w:val="%1.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D5702E2"/>
    <w:multiLevelType w:val="hybridMultilevel"/>
    <w:tmpl w:val="7BDE517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F740E"/>
    <w:multiLevelType w:val="hybridMultilevel"/>
    <w:tmpl w:val="17103B92"/>
    <w:lvl w:ilvl="0" w:tplc="B7F025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D70A63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F7027D"/>
    <w:multiLevelType w:val="hybridMultilevel"/>
    <w:tmpl w:val="80A00782"/>
    <w:lvl w:ilvl="0" w:tplc="3A7ACCB2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82393"/>
    <w:multiLevelType w:val="hybridMultilevel"/>
    <w:tmpl w:val="29F4E13A"/>
    <w:lvl w:ilvl="0" w:tplc="045C8582">
      <w:start w:val="2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2DE978F5"/>
    <w:multiLevelType w:val="hybridMultilevel"/>
    <w:tmpl w:val="461E718A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40" w:hanging="360"/>
      </w:pPr>
    </w:lvl>
    <w:lvl w:ilvl="2" w:tplc="FFFFFFFF" w:tentative="1">
      <w:start w:val="1"/>
      <w:numFmt w:val="lowerRoman"/>
      <w:lvlText w:val="%3."/>
      <w:lvlJc w:val="right"/>
      <w:pPr>
        <w:ind w:left="1460" w:hanging="180"/>
      </w:pPr>
    </w:lvl>
    <w:lvl w:ilvl="3" w:tplc="FFFFFFFF" w:tentative="1">
      <w:start w:val="1"/>
      <w:numFmt w:val="decimal"/>
      <w:lvlText w:val="%4."/>
      <w:lvlJc w:val="left"/>
      <w:pPr>
        <w:ind w:left="2180" w:hanging="360"/>
      </w:pPr>
    </w:lvl>
    <w:lvl w:ilvl="4" w:tplc="FFFFFFFF" w:tentative="1">
      <w:start w:val="1"/>
      <w:numFmt w:val="lowerLetter"/>
      <w:lvlText w:val="%5."/>
      <w:lvlJc w:val="left"/>
      <w:pPr>
        <w:ind w:left="2900" w:hanging="360"/>
      </w:pPr>
    </w:lvl>
    <w:lvl w:ilvl="5" w:tplc="FFFFFFFF" w:tentative="1">
      <w:start w:val="1"/>
      <w:numFmt w:val="lowerRoman"/>
      <w:lvlText w:val="%6."/>
      <w:lvlJc w:val="right"/>
      <w:pPr>
        <w:ind w:left="3620" w:hanging="180"/>
      </w:pPr>
    </w:lvl>
    <w:lvl w:ilvl="6" w:tplc="FFFFFFFF" w:tentative="1">
      <w:start w:val="1"/>
      <w:numFmt w:val="decimal"/>
      <w:lvlText w:val="%7."/>
      <w:lvlJc w:val="left"/>
      <w:pPr>
        <w:ind w:left="4340" w:hanging="360"/>
      </w:pPr>
    </w:lvl>
    <w:lvl w:ilvl="7" w:tplc="FFFFFFFF" w:tentative="1">
      <w:start w:val="1"/>
      <w:numFmt w:val="lowerLetter"/>
      <w:lvlText w:val="%8."/>
      <w:lvlJc w:val="left"/>
      <w:pPr>
        <w:ind w:left="5060" w:hanging="360"/>
      </w:pPr>
    </w:lvl>
    <w:lvl w:ilvl="8" w:tplc="FFFFFFFF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13" w15:restartNumberingAfterBreak="0">
    <w:nsid w:val="3011364D"/>
    <w:multiLevelType w:val="hybridMultilevel"/>
    <w:tmpl w:val="F5542F1A"/>
    <w:lvl w:ilvl="0" w:tplc="2390C188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331D0FA7"/>
    <w:multiLevelType w:val="hybridMultilevel"/>
    <w:tmpl w:val="AAFC1F20"/>
    <w:lvl w:ilvl="0" w:tplc="1B76EA60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39290B82"/>
    <w:multiLevelType w:val="hybridMultilevel"/>
    <w:tmpl w:val="8F8ED152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40" w:hanging="360"/>
      </w:pPr>
    </w:lvl>
    <w:lvl w:ilvl="2" w:tplc="FFFFFFFF" w:tentative="1">
      <w:start w:val="1"/>
      <w:numFmt w:val="lowerRoman"/>
      <w:lvlText w:val="%3."/>
      <w:lvlJc w:val="right"/>
      <w:pPr>
        <w:ind w:left="1460" w:hanging="180"/>
      </w:pPr>
    </w:lvl>
    <w:lvl w:ilvl="3" w:tplc="FFFFFFFF" w:tentative="1">
      <w:start w:val="1"/>
      <w:numFmt w:val="decimal"/>
      <w:lvlText w:val="%4."/>
      <w:lvlJc w:val="left"/>
      <w:pPr>
        <w:ind w:left="2180" w:hanging="360"/>
      </w:pPr>
    </w:lvl>
    <w:lvl w:ilvl="4" w:tplc="FFFFFFFF" w:tentative="1">
      <w:start w:val="1"/>
      <w:numFmt w:val="lowerLetter"/>
      <w:lvlText w:val="%5."/>
      <w:lvlJc w:val="left"/>
      <w:pPr>
        <w:ind w:left="2900" w:hanging="360"/>
      </w:pPr>
    </w:lvl>
    <w:lvl w:ilvl="5" w:tplc="FFFFFFFF" w:tentative="1">
      <w:start w:val="1"/>
      <w:numFmt w:val="lowerRoman"/>
      <w:lvlText w:val="%6."/>
      <w:lvlJc w:val="right"/>
      <w:pPr>
        <w:ind w:left="3620" w:hanging="180"/>
      </w:pPr>
    </w:lvl>
    <w:lvl w:ilvl="6" w:tplc="FFFFFFFF" w:tentative="1">
      <w:start w:val="1"/>
      <w:numFmt w:val="decimal"/>
      <w:lvlText w:val="%7."/>
      <w:lvlJc w:val="left"/>
      <w:pPr>
        <w:ind w:left="4340" w:hanging="360"/>
      </w:pPr>
    </w:lvl>
    <w:lvl w:ilvl="7" w:tplc="FFFFFFFF" w:tentative="1">
      <w:start w:val="1"/>
      <w:numFmt w:val="lowerLetter"/>
      <w:lvlText w:val="%8."/>
      <w:lvlJc w:val="left"/>
      <w:pPr>
        <w:ind w:left="5060" w:hanging="360"/>
      </w:pPr>
    </w:lvl>
    <w:lvl w:ilvl="8" w:tplc="FFFFFFFF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16" w15:restartNumberingAfterBreak="0">
    <w:nsid w:val="3CF834F3"/>
    <w:multiLevelType w:val="hybridMultilevel"/>
    <w:tmpl w:val="EEF4A7BE"/>
    <w:lvl w:ilvl="0" w:tplc="D7BE2830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4122074E"/>
    <w:multiLevelType w:val="hybridMultilevel"/>
    <w:tmpl w:val="32F664F6"/>
    <w:lvl w:ilvl="0" w:tplc="374CDEE6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47A679A8"/>
    <w:multiLevelType w:val="hybridMultilevel"/>
    <w:tmpl w:val="7B12D062"/>
    <w:lvl w:ilvl="0" w:tplc="857EB8DC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A6D0D51"/>
    <w:multiLevelType w:val="hybridMultilevel"/>
    <w:tmpl w:val="DDF21A52"/>
    <w:lvl w:ilvl="0" w:tplc="48125582">
      <w:start w:val="1"/>
      <w:numFmt w:val="decimal"/>
      <w:lvlText w:val="%1."/>
      <w:lvlJc w:val="left"/>
      <w:pPr>
        <w:ind w:left="1420" w:hanging="7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2E3826"/>
    <w:multiLevelType w:val="hybridMultilevel"/>
    <w:tmpl w:val="941C9FC2"/>
    <w:lvl w:ilvl="0" w:tplc="182CBE2E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1" w15:restartNumberingAfterBreak="0">
    <w:nsid w:val="509C477C"/>
    <w:multiLevelType w:val="hybridMultilevel"/>
    <w:tmpl w:val="D3E0D2CC"/>
    <w:lvl w:ilvl="0" w:tplc="705E41B6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2" w15:restartNumberingAfterBreak="0">
    <w:nsid w:val="5206758B"/>
    <w:multiLevelType w:val="hybridMultilevel"/>
    <w:tmpl w:val="40E28BF4"/>
    <w:lvl w:ilvl="0" w:tplc="48125582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720" w:hanging="360"/>
      </w:pPr>
    </w:lvl>
    <w:lvl w:ilvl="2" w:tplc="040A001B" w:tentative="1">
      <w:start w:val="1"/>
      <w:numFmt w:val="lowerRoman"/>
      <w:lvlText w:val="%3."/>
      <w:lvlJc w:val="right"/>
      <w:pPr>
        <w:ind w:left="1440" w:hanging="180"/>
      </w:pPr>
    </w:lvl>
    <w:lvl w:ilvl="3" w:tplc="040A000F" w:tentative="1">
      <w:start w:val="1"/>
      <w:numFmt w:val="decimal"/>
      <w:lvlText w:val="%4."/>
      <w:lvlJc w:val="left"/>
      <w:pPr>
        <w:ind w:left="2160" w:hanging="360"/>
      </w:pPr>
    </w:lvl>
    <w:lvl w:ilvl="4" w:tplc="040A0019" w:tentative="1">
      <w:start w:val="1"/>
      <w:numFmt w:val="lowerLetter"/>
      <w:lvlText w:val="%5."/>
      <w:lvlJc w:val="left"/>
      <w:pPr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555C70A7"/>
    <w:multiLevelType w:val="hybridMultilevel"/>
    <w:tmpl w:val="9B1298A6"/>
    <w:lvl w:ilvl="0" w:tplc="5C628BD2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5814415C"/>
    <w:multiLevelType w:val="hybridMultilevel"/>
    <w:tmpl w:val="EA0ED276"/>
    <w:lvl w:ilvl="0" w:tplc="A75CE6CA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5AD568B1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F77A66"/>
    <w:multiLevelType w:val="hybridMultilevel"/>
    <w:tmpl w:val="E4B0E168"/>
    <w:lvl w:ilvl="0" w:tplc="ED7E8E5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740" w:hanging="360"/>
      </w:pPr>
    </w:lvl>
    <w:lvl w:ilvl="2" w:tplc="040A001B" w:tentative="1">
      <w:start w:val="1"/>
      <w:numFmt w:val="lowerRoman"/>
      <w:lvlText w:val="%3."/>
      <w:lvlJc w:val="right"/>
      <w:pPr>
        <w:ind w:left="1460" w:hanging="180"/>
      </w:pPr>
    </w:lvl>
    <w:lvl w:ilvl="3" w:tplc="040A000F" w:tentative="1">
      <w:start w:val="1"/>
      <w:numFmt w:val="decimal"/>
      <w:lvlText w:val="%4."/>
      <w:lvlJc w:val="left"/>
      <w:pPr>
        <w:ind w:left="2180" w:hanging="360"/>
      </w:pPr>
    </w:lvl>
    <w:lvl w:ilvl="4" w:tplc="040A0019" w:tentative="1">
      <w:start w:val="1"/>
      <w:numFmt w:val="lowerLetter"/>
      <w:lvlText w:val="%5."/>
      <w:lvlJc w:val="left"/>
      <w:pPr>
        <w:ind w:left="2900" w:hanging="360"/>
      </w:pPr>
    </w:lvl>
    <w:lvl w:ilvl="5" w:tplc="040A001B" w:tentative="1">
      <w:start w:val="1"/>
      <w:numFmt w:val="lowerRoman"/>
      <w:lvlText w:val="%6."/>
      <w:lvlJc w:val="right"/>
      <w:pPr>
        <w:ind w:left="3620" w:hanging="180"/>
      </w:pPr>
    </w:lvl>
    <w:lvl w:ilvl="6" w:tplc="040A000F" w:tentative="1">
      <w:start w:val="1"/>
      <w:numFmt w:val="decimal"/>
      <w:lvlText w:val="%7."/>
      <w:lvlJc w:val="left"/>
      <w:pPr>
        <w:ind w:left="4340" w:hanging="360"/>
      </w:pPr>
    </w:lvl>
    <w:lvl w:ilvl="7" w:tplc="040A0019" w:tentative="1">
      <w:start w:val="1"/>
      <w:numFmt w:val="lowerLetter"/>
      <w:lvlText w:val="%8."/>
      <w:lvlJc w:val="left"/>
      <w:pPr>
        <w:ind w:left="5060" w:hanging="360"/>
      </w:pPr>
    </w:lvl>
    <w:lvl w:ilvl="8" w:tplc="040A001B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27" w15:restartNumberingAfterBreak="0">
    <w:nsid w:val="5D4D2224"/>
    <w:multiLevelType w:val="hybridMultilevel"/>
    <w:tmpl w:val="D136B5FE"/>
    <w:lvl w:ilvl="0" w:tplc="3A7ACCB2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5905FD"/>
    <w:multiLevelType w:val="hybridMultilevel"/>
    <w:tmpl w:val="8BF47A9E"/>
    <w:lvl w:ilvl="0" w:tplc="B7F025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2B5AC7"/>
    <w:multiLevelType w:val="hybridMultilevel"/>
    <w:tmpl w:val="2452A28E"/>
    <w:lvl w:ilvl="0" w:tplc="B7F025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91275B"/>
    <w:multiLevelType w:val="multilevel"/>
    <w:tmpl w:val="8BF47A9E"/>
    <w:styleLink w:val="Listaactual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397651B"/>
    <w:multiLevelType w:val="multilevel"/>
    <w:tmpl w:val="C98822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0E182C"/>
    <w:multiLevelType w:val="hybridMultilevel"/>
    <w:tmpl w:val="2128699C"/>
    <w:lvl w:ilvl="0" w:tplc="ED7E8E50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0" w:hanging="360"/>
      </w:pPr>
    </w:lvl>
    <w:lvl w:ilvl="2" w:tplc="040A001B" w:tentative="1">
      <w:start w:val="1"/>
      <w:numFmt w:val="lowerRoman"/>
      <w:lvlText w:val="%3."/>
      <w:lvlJc w:val="right"/>
      <w:pPr>
        <w:ind w:left="2500" w:hanging="180"/>
      </w:pPr>
    </w:lvl>
    <w:lvl w:ilvl="3" w:tplc="040A000F" w:tentative="1">
      <w:start w:val="1"/>
      <w:numFmt w:val="decimal"/>
      <w:lvlText w:val="%4."/>
      <w:lvlJc w:val="left"/>
      <w:pPr>
        <w:ind w:left="3220" w:hanging="360"/>
      </w:pPr>
    </w:lvl>
    <w:lvl w:ilvl="4" w:tplc="040A0019" w:tentative="1">
      <w:start w:val="1"/>
      <w:numFmt w:val="lowerLetter"/>
      <w:lvlText w:val="%5."/>
      <w:lvlJc w:val="left"/>
      <w:pPr>
        <w:ind w:left="3940" w:hanging="360"/>
      </w:pPr>
    </w:lvl>
    <w:lvl w:ilvl="5" w:tplc="040A001B" w:tentative="1">
      <w:start w:val="1"/>
      <w:numFmt w:val="lowerRoman"/>
      <w:lvlText w:val="%6."/>
      <w:lvlJc w:val="right"/>
      <w:pPr>
        <w:ind w:left="4660" w:hanging="180"/>
      </w:pPr>
    </w:lvl>
    <w:lvl w:ilvl="6" w:tplc="040A000F" w:tentative="1">
      <w:start w:val="1"/>
      <w:numFmt w:val="decimal"/>
      <w:lvlText w:val="%7."/>
      <w:lvlJc w:val="left"/>
      <w:pPr>
        <w:ind w:left="5380" w:hanging="360"/>
      </w:pPr>
    </w:lvl>
    <w:lvl w:ilvl="7" w:tplc="040A0019" w:tentative="1">
      <w:start w:val="1"/>
      <w:numFmt w:val="lowerLetter"/>
      <w:lvlText w:val="%8."/>
      <w:lvlJc w:val="left"/>
      <w:pPr>
        <w:ind w:left="6100" w:hanging="360"/>
      </w:pPr>
    </w:lvl>
    <w:lvl w:ilvl="8" w:tplc="04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3" w15:restartNumberingAfterBreak="0">
    <w:nsid w:val="6534517D"/>
    <w:multiLevelType w:val="hybridMultilevel"/>
    <w:tmpl w:val="5F98CA1E"/>
    <w:lvl w:ilvl="0" w:tplc="77265A78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4" w15:restartNumberingAfterBreak="0">
    <w:nsid w:val="6A7E4277"/>
    <w:multiLevelType w:val="hybridMultilevel"/>
    <w:tmpl w:val="7BDE51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CC4347"/>
    <w:multiLevelType w:val="hybridMultilevel"/>
    <w:tmpl w:val="91944F72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40" w:hanging="360"/>
      </w:pPr>
    </w:lvl>
    <w:lvl w:ilvl="2" w:tplc="FFFFFFFF" w:tentative="1">
      <w:start w:val="1"/>
      <w:numFmt w:val="lowerRoman"/>
      <w:lvlText w:val="%3."/>
      <w:lvlJc w:val="right"/>
      <w:pPr>
        <w:ind w:left="1460" w:hanging="180"/>
      </w:pPr>
    </w:lvl>
    <w:lvl w:ilvl="3" w:tplc="FFFFFFFF" w:tentative="1">
      <w:start w:val="1"/>
      <w:numFmt w:val="decimal"/>
      <w:lvlText w:val="%4."/>
      <w:lvlJc w:val="left"/>
      <w:pPr>
        <w:ind w:left="2180" w:hanging="360"/>
      </w:pPr>
    </w:lvl>
    <w:lvl w:ilvl="4" w:tplc="FFFFFFFF" w:tentative="1">
      <w:start w:val="1"/>
      <w:numFmt w:val="lowerLetter"/>
      <w:lvlText w:val="%5."/>
      <w:lvlJc w:val="left"/>
      <w:pPr>
        <w:ind w:left="2900" w:hanging="360"/>
      </w:pPr>
    </w:lvl>
    <w:lvl w:ilvl="5" w:tplc="FFFFFFFF" w:tentative="1">
      <w:start w:val="1"/>
      <w:numFmt w:val="lowerRoman"/>
      <w:lvlText w:val="%6."/>
      <w:lvlJc w:val="right"/>
      <w:pPr>
        <w:ind w:left="3620" w:hanging="180"/>
      </w:pPr>
    </w:lvl>
    <w:lvl w:ilvl="6" w:tplc="FFFFFFFF" w:tentative="1">
      <w:start w:val="1"/>
      <w:numFmt w:val="decimal"/>
      <w:lvlText w:val="%7."/>
      <w:lvlJc w:val="left"/>
      <w:pPr>
        <w:ind w:left="4340" w:hanging="360"/>
      </w:pPr>
    </w:lvl>
    <w:lvl w:ilvl="7" w:tplc="FFFFFFFF" w:tentative="1">
      <w:start w:val="1"/>
      <w:numFmt w:val="lowerLetter"/>
      <w:lvlText w:val="%8."/>
      <w:lvlJc w:val="left"/>
      <w:pPr>
        <w:ind w:left="5060" w:hanging="360"/>
      </w:pPr>
    </w:lvl>
    <w:lvl w:ilvl="8" w:tplc="FFFFFFFF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36" w15:restartNumberingAfterBreak="0">
    <w:nsid w:val="70071D0D"/>
    <w:multiLevelType w:val="hybridMultilevel"/>
    <w:tmpl w:val="A8729A6A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40" w:hanging="360"/>
      </w:pPr>
    </w:lvl>
    <w:lvl w:ilvl="2" w:tplc="FFFFFFFF" w:tentative="1">
      <w:start w:val="1"/>
      <w:numFmt w:val="lowerRoman"/>
      <w:lvlText w:val="%3."/>
      <w:lvlJc w:val="right"/>
      <w:pPr>
        <w:ind w:left="1460" w:hanging="180"/>
      </w:pPr>
    </w:lvl>
    <w:lvl w:ilvl="3" w:tplc="FFFFFFFF" w:tentative="1">
      <w:start w:val="1"/>
      <w:numFmt w:val="decimal"/>
      <w:lvlText w:val="%4."/>
      <w:lvlJc w:val="left"/>
      <w:pPr>
        <w:ind w:left="2180" w:hanging="360"/>
      </w:pPr>
    </w:lvl>
    <w:lvl w:ilvl="4" w:tplc="FFFFFFFF" w:tentative="1">
      <w:start w:val="1"/>
      <w:numFmt w:val="lowerLetter"/>
      <w:lvlText w:val="%5."/>
      <w:lvlJc w:val="left"/>
      <w:pPr>
        <w:ind w:left="2900" w:hanging="360"/>
      </w:pPr>
    </w:lvl>
    <w:lvl w:ilvl="5" w:tplc="FFFFFFFF" w:tentative="1">
      <w:start w:val="1"/>
      <w:numFmt w:val="lowerRoman"/>
      <w:lvlText w:val="%6."/>
      <w:lvlJc w:val="right"/>
      <w:pPr>
        <w:ind w:left="3620" w:hanging="180"/>
      </w:pPr>
    </w:lvl>
    <w:lvl w:ilvl="6" w:tplc="FFFFFFFF" w:tentative="1">
      <w:start w:val="1"/>
      <w:numFmt w:val="decimal"/>
      <w:lvlText w:val="%7."/>
      <w:lvlJc w:val="left"/>
      <w:pPr>
        <w:ind w:left="4340" w:hanging="360"/>
      </w:pPr>
    </w:lvl>
    <w:lvl w:ilvl="7" w:tplc="FFFFFFFF" w:tentative="1">
      <w:start w:val="1"/>
      <w:numFmt w:val="lowerLetter"/>
      <w:lvlText w:val="%8."/>
      <w:lvlJc w:val="left"/>
      <w:pPr>
        <w:ind w:left="5060" w:hanging="360"/>
      </w:pPr>
    </w:lvl>
    <w:lvl w:ilvl="8" w:tplc="FFFFFFFF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37" w15:restartNumberingAfterBreak="0">
    <w:nsid w:val="75063D14"/>
    <w:multiLevelType w:val="multilevel"/>
    <w:tmpl w:val="2452A28E"/>
    <w:styleLink w:val="Listaactual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5DE1F9C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D33394"/>
    <w:multiLevelType w:val="hybridMultilevel"/>
    <w:tmpl w:val="E39EA454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40" w:hanging="360"/>
      </w:pPr>
    </w:lvl>
    <w:lvl w:ilvl="2" w:tplc="FFFFFFFF" w:tentative="1">
      <w:start w:val="1"/>
      <w:numFmt w:val="lowerRoman"/>
      <w:lvlText w:val="%3."/>
      <w:lvlJc w:val="right"/>
      <w:pPr>
        <w:ind w:left="1460" w:hanging="180"/>
      </w:pPr>
    </w:lvl>
    <w:lvl w:ilvl="3" w:tplc="FFFFFFFF" w:tentative="1">
      <w:start w:val="1"/>
      <w:numFmt w:val="decimal"/>
      <w:lvlText w:val="%4."/>
      <w:lvlJc w:val="left"/>
      <w:pPr>
        <w:ind w:left="2180" w:hanging="360"/>
      </w:pPr>
    </w:lvl>
    <w:lvl w:ilvl="4" w:tplc="FFFFFFFF" w:tentative="1">
      <w:start w:val="1"/>
      <w:numFmt w:val="lowerLetter"/>
      <w:lvlText w:val="%5."/>
      <w:lvlJc w:val="left"/>
      <w:pPr>
        <w:ind w:left="2900" w:hanging="360"/>
      </w:pPr>
    </w:lvl>
    <w:lvl w:ilvl="5" w:tplc="FFFFFFFF" w:tentative="1">
      <w:start w:val="1"/>
      <w:numFmt w:val="lowerRoman"/>
      <w:lvlText w:val="%6."/>
      <w:lvlJc w:val="right"/>
      <w:pPr>
        <w:ind w:left="3620" w:hanging="180"/>
      </w:pPr>
    </w:lvl>
    <w:lvl w:ilvl="6" w:tplc="FFFFFFFF" w:tentative="1">
      <w:start w:val="1"/>
      <w:numFmt w:val="decimal"/>
      <w:lvlText w:val="%7."/>
      <w:lvlJc w:val="left"/>
      <w:pPr>
        <w:ind w:left="4340" w:hanging="360"/>
      </w:pPr>
    </w:lvl>
    <w:lvl w:ilvl="7" w:tplc="FFFFFFFF" w:tentative="1">
      <w:start w:val="1"/>
      <w:numFmt w:val="lowerLetter"/>
      <w:lvlText w:val="%8."/>
      <w:lvlJc w:val="left"/>
      <w:pPr>
        <w:ind w:left="5060" w:hanging="360"/>
      </w:pPr>
    </w:lvl>
    <w:lvl w:ilvl="8" w:tplc="FFFFFFFF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40" w15:restartNumberingAfterBreak="0">
    <w:nsid w:val="77D87D9A"/>
    <w:multiLevelType w:val="hybridMultilevel"/>
    <w:tmpl w:val="754C79A8"/>
    <w:lvl w:ilvl="0" w:tplc="95DEE2C0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1" w15:restartNumberingAfterBreak="0">
    <w:nsid w:val="796615C2"/>
    <w:multiLevelType w:val="multilevel"/>
    <w:tmpl w:val="02944D58"/>
    <w:styleLink w:val="Listaactual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9AF7823"/>
    <w:multiLevelType w:val="hybridMultilevel"/>
    <w:tmpl w:val="C8982D64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40" w:hanging="360"/>
      </w:pPr>
    </w:lvl>
    <w:lvl w:ilvl="2" w:tplc="FFFFFFFF" w:tentative="1">
      <w:start w:val="1"/>
      <w:numFmt w:val="lowerRoman"/>
      <w:lvlText w:val="%3."/>
      <w:lvlJc w:val="right"/>
      <w:pPr>
        <w:ind w:left="1460" w:hanging="180"/>
      </w:pPr>
    </w:lvl>
    <w:lvl w:ilvl="3" w:tplc="FFFFFFFF" w:tentative="1">
      <w:start w:val="1"/>
      <w:numFmt w:val="decimal"/>
      <w:lvlText w:val="%4."/>
      <w:lvlJc w:val="left"/>
      <w:pPr>
        <w:ind w:left="2180" w:hanging="360"/>
      </w:pPr>
    </w:lvl>
    <w:lvl w:ilvl="4" w:tplc="FFFFFFFF" w:tentative="1">
      <w:start w:val="1"/>
      <w:numFmt w:val="lowerLetter"/>
      <w:lvlText w:val="%5."/>
      <w:lvlJc w:val="left"/>
      <w:pPr>
        <w:ind w:left="2900" w:hanging="360"/>
      </w:pPr>
    </w:lvl>
    <w:lvl w:ilvl="5" w:tplc="FFFFFFFF" w:tentative="1">
      <w:start w:val="1"/>
      <w:numFmt w:val="lowerRoman"/>
      <w:lvlText w:val="%6."/>
      <w:lvlJc w:val="right"/>
      <w:pPr>
        <w:ind w:left="3620" w:hanging="180"/>
      </w:pPr>
    </w:lvl>
    <w:lvl w:ilvl="6" w:tplc="FFFFFFFF" w:tentative="1">
      <w:start w:val="1"/>
      <w:numFmt w:val="decimal"/>
      <w:lvlText w:val="%7."/>
      <w:lvlJc w:val="left"/>
      <w:pPr>
        <w:ind w:left="4340" w:hanging="360"/>
      </w:pPr>
    </w:lvl>
    <w:lvl w:ilvl="7" w:tplc="FFFFFFFF" w:tentative="1">
      <w:start w:val="1"/>
      <w:numFmt w:val="lowerLetter"/>
      <w:lvlText w:val="%8."/>
      <w:lvlJc w:val="left"/>
      <w:pPr>
        <w:ind w:left="5060" w:hanging="360"/>
      </w:pPr>
    </w:lvl>
    <w:lvl w:ilvl="8" w:tplc="FFFFFFFF" w:tentative="1">
      <w:start w:val="1"/>
      <w:numFmt w:val="lowerRoman"/>
      <w:lvlText w:val="%9."/>
      <w:lvlJc w:val="right"/>
      <w:pPr>
        <w:ind w:left="5780" w:hanging="180"/>
      </w:pPr>
    </w:lvl>
  </w:abstractNum>
  <w:num w:numId="1" w16cid:durableId="1943950532">
    <w:abstractNumId w:val="3"/>
  </w:num>
  <w:num w:numId="2" w16cid:durableId="993921998">
    <w:abstractNumId w:val="6"/>
  </w:num>
  <w:num w:numId="3" w16cid:durableId="746148669">
    <w:abstractNumId w:val="19"/>
  </w:num>
  <w:num w:numId="4" w16cid:durableId="833841747">
    <w:abstractNumId w:val="22"/>
  </w:num>
  <w:num w:numId="5" w16cid:durableId="1519660578">
    <w:abstractNumId w:val="7"/>
  </w:num>
  <w:num w:numId="6" w16cid:durableId="456992036">
    <w:abstractNumId w:val="10"/>
  </w:num>
  <w:num w:numId="7" w16cid:durableId="2078891920">
    <w:abstractNumId w:val="27"/>
  </w:num>
  <w:num w:numId="8" w16cid:durableId="318533667">
    <w:abstractNumId w:val="34"/>
  </w:num>
  <w:num w:numId="9" w16cid:durableId="910429146">
    <w:abstractNumId w:val="8"/>
  </w:num>
  <w:num w:numId="10" w16cid:durableId="1792747321">
    <w:abstractNumId w:val="2"/>
  </w:num>
  <w:num w:numId="11" w16cid:durableId="99106435">
    <w:abstractNumId w:val="32"/>
  </w:num>
  <w:num w:numId="12" w16cid:durableId="1831369061">
    <w:abstractNumId w:val="26"/>
  </w:num>
  <w:num w:numId="13" w16cid:durableId="633103722">
    <w:abstractNumId w:val="5"/>
  </w:num>
  <w:num w:numId="14" w16cid:durableId="827938341">
    <w:abstractNumId w:val="36"/>
  </w:num>
  <w:num w:numId="15" w16cid:durableId="2039616956">
    <w:abstractNumId w:val="31"/>
  </w:num>
  <w:num w:numId="16" w16cid:durableId="398214770">
    <w:abstractNumId w:val="12"/>
  </w:num>
  <w:num w:numId="17" w16cid:durableId="1990935578">
    <w:abstractNumId w:val="39"/>
  </w:num>
  <w:num w:numId="18" w16cid:durableId="1254047299">
    <w:abstractNumId w:val="38"/>
  </w:num>
  <w:num w:numId="19" w16cid:durableId="882446415">
    <w:abstractNumId w:val="42"/>
  </w:num>
  <w:num w:numId="20" w16cid:durableId="245725317">
    <w:abstractNumId w:val="25"/>
  </w:num>
  <w:num w:numId="21" w16cid:durableId="941914798">
    <w:abstractNumId w:val="35"/>
  </w:num>
  <w:num w:numId="22" w16cid:durableId="882716465">
    <w:abstractNumId w:val="9"/>
  </w:num>
  <w:num w:numId="23" w16cid:durableId="859004975">
    <w:abstractNumId w:val="15"/>
  </w:num>
  <w:num w:numId="24" w16cid:durableId="1469277641">
    <w:abstractNumId w:val="41"/>
  </w:num>
  <w:num w:numId="25" w16cid:durableId="1092235854">
    <w:abstractNumId w:val="29"/>
  </w:num>
  <w:num w:numId="26" w16cid:durableId="2064257098">
    <w:abstractNumId w:val="28"/>
  </w:num>
  <w:num w:numId="27" w16cid:durableId="1872568385">
    <w:abstractNumId w:val="37"/>
  </w:num>
  <w:num w:numId="28" w16cid:durableId="2095124884">
    <w:abstractNumId w:val="30"/>
  </w:num>
  <w:num w:numId="29" w16cid:durableId="1780443558">
    <w:abstractNumId w:val="18"/>
  </w:num>
  <w:num w:numId="30" w16cid:durableId="1347098446">
    <w:abstractNumId w:val="20"/>
  </w:num>
  <w:num w:numId="31" w16cid:durableId="2048991873">
    <w:abstractNumId w:val="16"/>
  </w:num>
  <w:num w:numId="32" w16cid:durableId="1616250035">
    <w:abstractNumId w:val="13"/>
  </w:num>
  <w:num w:numId="33" w16cid:durableId="1145900258">
    <w:abstractNumId w:val="1"/>
  </w:num>
  <w:num w:numId="34" w16cid:durableId="1587155049">
    <w:abstractNumId w:val="33"/>
  </w:num>
  <w:num w:numId="35" w16cid:durableId="772553807">
    <w:abstractNumId w:val="14"/>
  </w:num>
  <w:num w:numId="36" w16cid:durableId="1364204950">
    <w:abstractNumId w:val="40"/>
  </w:num>
  <w:num w:numId="37" w16cid:durableId="1039284599">
    <w:abstractNumId w:val="4"/>
  </w:num>
  <w:num w:numId="38" w16cid:durableId="1564297484">
    <w:abstractNumId w:val="17"/>
  </w:num>
  <w:num w:numId="39" w16cid:durableId="2006400789">
    <w:abstractNumId w:val="23"/>
  </w:num>
  <w:num w:numId="40" w16cid:durableId="2139713884">
    <w:abstractNumId w:val="11"/>
  </w:num>
  <w:num w:numId="41" w16cid:durableId="563105309">
    <w:abstractNumId w:val="21"/>
  </w:num>
  <w:num w:numId="42" w16cid:durableId="731075078">
    <w:abstractNumId w:val="24"/>
  </w:num>
  <w:num w:numId="43" w16cid:durableId="10673390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reth Harding">
    <w15:presenceInfo w15:providerId="Windows Live" w15:userId="739763ae743ce30d"/>
  </w15:person>
  <w15:person w15:author="48105">
    <w15:presenceInfo w15:providerId="AD" w15:userId="S::o48105@365up.club::1f827a6a-e2c2-40c4-a745-8d8adbeb1b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5E"/>
    <w:rsid w:val="000124B1"/>
    <w:rsid w:val="00026A4E"/>
    <w:rsid w:val="0007431C"/>
    <w:rsid w:val="000C7332"/>
    <w:rsid w:val="000E0DEA"/>
    <w:rsid w:val="00125F92"/>
    <w:rsid w:val="001868FB"/>
    <w:rsid w:val="001B104B"/>
    <w:rsid w:val="001B595E"/>
    <w:rsid w:val="001D2025"/>
    <w:rsid w:val="001E0272"/>
    <w:rsid w:val="001E047B"/>
    <w:rsid w:val="00203434"/>
    <w:rsid w:val="00213C42"/>
    <w:rsid w:val="00230BE0"/>
    <w:rsid w:val="00234D5F"/>
    <w:rsid w:val="00235E3C"/>
    <w:rsid w:val="00244519"/>
    <w:rsid w:val="0026708E"/>
    <w:rsid w:val="00282068"/>
    <w:rsid w:val="00282F7A"/>
    <w:rsid w:val="002928A5"/>
    <w:rsid w:val="002A5F1D"/>
    <w:rsid w:val="002F6169"/>
    <w:rsid w:val="00310C2A"/>
    <w:rsid w:val="00331A12"/>
    <w:rsid w:val="00336F30"/>
    <w:rsid w:val="0034069B"/>
    <w:rsid w:val="003664C8"/>
    <w:rsid w:val="00392803"/>
    <w:rsid w:val="00397D25"/>
    <w:rsid w:val="003B59BA"/>
    <w:rsid w:val="003E1833"/>
    <w:rsid w:val="00401AF3"/>
    <w:rsid w:val="00442EDD"/>
    <w:rsid w:val="004500C8"/>
    <w:rsid w:val="00457E63"/>
    <w:rsid w:val="00463C86"/>
    <w:rsid w:val="004A3E02"/>
    <w:rsid w:val="004A4522"/>
    <w:rsid w:val="0051608C"/>
    <w:rsid w:val="0051669B"/>
    <w:rsid w:val="005202B1"/>
    <w:rsid w:val="00540441"/>
    <w:rsid w:val="00543197"/>
    <w:rsid w:val="00562964"/>
    <w:rsid w:val="005F1293"/>
    <w:rsid w:val="005F48EB"/>
    <w:rsid w:val="005F7EAF"/>
    <w:rsid w:val="00601EEA"/>
    <w:rsid w:val="00634034"/>
    <w:rsid w:val="006717D8"/>
    <w:rsid w:val="00680E14"/>
    <w:rsid w:val="006A533A"/>
    <w:rsid w:val="006B1CD7"/>
    <w:rsid w:val="006E6E40"/>
    <w:rsid w:val="007015F9"/>
    <w:rsid w:val="0070501C"/>
    <w:rsid w:val="00706ACD"/>
    <w:rsid w:val="00717235"/>
    <w:rsid w:val="007200E5"/>
    <w:rsid w:val="00725843"/>
    <w:rsid w:val="00742B91"/>
    <w:rsid w:val="007D17BB"/>
    <w:rsid w:val="0080028E"/>
    <w:rsid w:val="00801B9E"/>
    <w:rsid w:val="008028D5"/>
    <w:rsid w:val="008169E1"/>
    <w:rsid w:val="00816AC4"/>
    <w:rsid w:val="008404D7"/>
    <w:rsid w:val="0084484A"/>
    <w:rsid w:val="00847D5B"/>
    <w:rsid w:val="00871500"/>
    <w:rsid w:val="00883133"/>
    <w:rsid w:val="00886910"/>
    <w:rsid w:val="00892E6C"/>
    <w:rsid w:val="008D7B02"/>
    <w:rsid w:val="008E6F42"/>
    <w:rsid w:val="008F4071"/>
    <w:rsid w:val="00944501"/>
    <w:rsid w:val="00996B68"/>
    <w:rsid w:val="009B03F9"/>
    <w:rsid w:val="009B17A5"/>
    <w:rsid w:val="009D40A7"/>
    <w:rsid w:val="009E0CD7"/>
    <w:rsid w:val="009F4FB2"/>
    <w:rsid w:val="00A053A0"/>
    <w:rsid w:val="00A1122A"/>
    <w:rsid w:val="00A16A53"/>
    <w:rsid w:val="00A60602"/>
    <w:rsid w:val="00AA2183"/>
    <w:rsid w:val="00B146A1"/>
    <w:rsid w:val="00B21E7B"/>
    <w:rsid w:val="00B25FB6"/>
    <w:rsid w:val="00B46C9E"/>
    <w:rsid w:val="00B568F2"/>
    <w:rsid w:val="00BA1F26"/>
    <w:rsid w:val="00BA7934"/>
    <w:rsid w:val="00BB6D52"/>
    <w:rsid w:val="00BF2DAE"/>
    <w:rsid w:val="00BF7253"/>
    <w:rsid w:val="00C10D17"/>
    <w:rsid w:val="00C1522F"/>
    <w:rsid w:val="00C83085"/>
    <w:rsid w:val="00CC7A35"/>
    <w:rsid w:val="00CE6F5A"/>
    <w:rsid w:val="00CF1DD0"/>
    <w:rsid w:val="00D053A7"/>
    <w:rsid w:val="00D17C88"/>
    <w:rsid w:val="00D260C3"/>
    <w:rsid w:val="00D278E0"/>
    <w:rsid w:val="00D6730A"/>
    <w:rsid w:val="00DA5B0D"/>
    <w:rsid w:val="00DB22EB"/>
    <w:rsid w:val="00DD0B19"/>
    <w:rsid w:val="00DE05A9"/>
    <w:rsid w:val="00DE6D2D"/>
    <w:rsid w:val="00E2710C"/>
    <w:rsid w:val="00E2747B"/>
    <w:rsid w:val="00E83E70"/>
    <w:rsid w:val="00E84ABB"/>
    <w:rsid w:val="00EA4AE3"/>
    <w:rsid w:val="00EA5049"/>
    <w:rsid w:val="00EC6E70"/>
    <w:rsid w:val="00F179A5"/>
    <w:rsid w:val="00F24CD9"/>
    <w:rsid w:val="00F95A2F"/>
    <w:rsid w:val="00FB04D1"/>
    <w:rsid w:val="00FC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7B1D8"/>
  <w15:chartTrackingRefBased/>
  <w15:docId w15:val="{F29C52A7-40C7-CD42-8FA7-6C27286AC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84A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1B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5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9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9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9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9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9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9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1B595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95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95E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95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95E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95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95E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1B59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95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9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95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1B59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95E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1B59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9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95E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1B595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179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customStyle="1" w:styleId="p2">
    <w:name w:val="p2"/>
    <w:basedOn w:val="Normal"/>
    <w:rsid w:val="00E84A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customStyle="1" w:styleId="p3">
    <w:name w:val="p3"/>
    <w:basedOn w:val="Normal"/>
    <w:rsid w:val="00E84A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customStyle="1" w:styleId="s1">
    <w:name w:val="s1"/>
    <w:basedOn w:val="Fuentedeprrafopredeter"/>
    <w:rsid w:val="00E2747B"/>
  </w:style>
  <w:style w:type="character" w:customStyle="1" w:styleId="s2">
    <w:name w:val="s2"/>
    <w:basedOn w:val="Fuentedeprrafopredeter"/>
    <w:rsid w:val="000124B1"/>
  </w:style>
  <w:style w:type="paragraph" w:customStyle="1" w:styleId="p4">
    <w:name w:val="p4"/>
    <w:basedOn w:val="Normal"/>
    <w:rsid w:val="000124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customStyle="1" w:styleId="s3">
    <w:name w:val="s3"/>
    <w:basedOn w:val="Fuentedeprrafopredeter"/>
    <w:rsid w:val="000124B1"/>
  </w:style>
  <w:style w:type="numbering" w:customStyle="1" w:styleId="Listaactual1">
    <w:name w:val="Lista actual1"/>
    <w:uiPriority w:val="99"/>
    <w:rsid w:val="00CE6F5A"/>
    <w:pPr>
      <w:numPr>
        <w:numId w:val="24"/>
      </w:numPr>
    </w:pPr>
  </w:style>
  <w:style w:type="numbering" w:customStyle="1" w:styleId="Listaactual2">
    <w:name w:val="Lista actual2"/>
    <w:uiPriority w:val="99"/>
    <w:rsid w:val="00CE6F5A"/>
    <w:pPr>
      <w:numPr>
        <w:numId w:val="27"/>
      </w:numPr>
    </w:pPr>
  </w:style>
  <w:style w:type="numbering" w:customStyle="1" w:styleId="Listaactual3">
    <w:name w:val="Lista actual3"/>
    <w:uiPriority w:val="99"/>
    <w:rsid w:val="00CE6F5A"/>
    <w:pPr>
      <w:numPr>
        <w:numId w:val="28"/>
      </w:numPr>
    </w:pPr>
  </w:style>
  <w:style w:type="paragraph" w:styleId="Revisin">
    <w:name w:val="Revision"/>
    <w:hidden/>
    <w:uiPriority w:val="99"/>
    <w:semiHidden/>
    <w:rsid w:val="00BF725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13</Pages>
  <Words>2635</Words>
  <Characters>10435</Characters>
  <Application>Microsoft Office Word</Application>
  <DocSecurity>0</DocSecurity>
  <Lines>1043</Lines>
  <Paragraphs>726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48105</dc:creator>
  <cp:keywords/>
  <dc:description/>
  <cp:lastModifiedBy>48105</cp:lastModifiedBy>
  <cp:revision>6</cp:revision>
  <dcterms:created xsi:type="dcterms:W3CDTF">2025-07-09T09:30:00Z</dcterms:created>
  <dcterms:modified xsi:type="dcterms:W3CDTF">2025-07-24T16:09:00Z</dcterms:modified>
</cp:coreProperties>
</file>