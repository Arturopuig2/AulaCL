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CF58" w14:textId="6C456AA2" w:rsidR="007C21B7" w:rsidRPr="005B13B3" w:rsidRDefault="005B13B3" w:rsidP="007C21B7">
      <w:pPr>
        <w:rPr>
          <w:rFonts w:ascii="Verdana" w:hAnsi="Verdana"/>
          <w:b/>
          <w:bCs/>
          <w:color w:val="FF0000"/>
        </w:rPr>
      </w:pPr>
      <w:r w:rsidRPr="00D30A7F">
        <w:rPr>
          <w:rFonts w:ascii="Verdana" w:hAnsi="Verdana"/>
          <w:b/>
          <w:bCs/>
          <w:color w:val="FF0000"/>
        </w:rPr>
        <w:t>READINGS</w:t>
      </w:r>
      <w:r>
        <w:rPr>
          <w:rFonts w:ascii="Verdana" w:hAnsi="Verdana"/>
          <w:b/>
          <w:bCs/>
          <w:color w:val="FF0000"/>
        </w:rPr>
        <w:t>. 6º PRIMARIA</w:t>
      </w:r>
    </w:p>
    <w:p w14:paraId="039B66A7" w14:textId="77777777" w:rsidR="00410CE2" w:rsidRPr="00D30A7F" w:rsidRDefault="00410CE2">
      <w:pPr>
        <w:rPr>
          <w:rFonts w:ascii="Verdana" w:hAnsi="Verdana"/>
        </w:rPr>
      </w:pPr>
    </w:p>
    <w:p w14:paraId="5F51DC0E" w14:textId="452503C2" w:rsidR="00410CE2" w:rsidRPr="00D30A7F" w:rsidRDefault="00410CE2" w:rsidP="007C21B7">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 xml:space="preserve">Alex’s Trip Around </w:t>
      </w:r>
      <w:del w:id="0" w:author="Gareth Harding" w:date="2025-07-10T10:23:00Z" w16du:dateUtc="2025-07-10T08:23:00Z">
        <w:r w:rsidRPr="00D30A7F" w:rsidDel="004B2BFA">
          <w:rPr>
            <w:rFonts w:ascii="Verdana" w:eastAsia="Times New Roman" w:hAnsi="Verdana" w:cs="Times New Roman"/>
            <w:b/>
            <w:bCs/>
            <w:color w:val="215E99" w:themeColor="text2" w:themeTint="BF"/>
            <w:kern w:val="0"/>
            <w:lang w:eastAsia="es-ES_tradnl"/>
            <w14:ligatures w14:val="none"/>
          </w:rPr>
          <w:delText>the World</w:delText>
        </w:r>
      </w:del>
      <w:ins w:id="1" w:author="Gareth Harding" w:date="2025-07-10T10:23:00Z" w16du:dateUtc="2025-07-10T08:23:00Z">
        <w:r w:rsidR="004B2BFA">
          <w:rPr>
            <w:rFonts w:ascii="Verdana" w:eastAsia="Times New Roman" w:hAnsi="Verdana" w:cs="Times New Roman"/>
            <w:b/>
            <w:bCs/>
            <w:color w:val="215E99" w:themeColor="text2" w:themeTint="BF"/>
            <w:kern w:val="0"/>
            <w:lang w:eastAsia="es-ES_tradnl"/>
            <w14:ligatures w14:val="none"/>
          </w:rPr>
          <w:t>Europe</w:t>
        </w:r>
      </w:ins>
    </w:p>
    <w:p w14:paraId="6273F554" w14:textId="77777777" w:rsidR="00410CE2" w:rsidRPr="00D30A7F" w:rsidRDefault="00410CE2" w:rsidP="00410CE2">
      <w:pPr>
        <w:rPr>
          <w:rFonts w:ascii="Verdana" w:hAnsi="Verdana"/>
        </w:rPr>
      </w:pPr>
    </w:p>
    <w:p w14:paraId="1597751B" w14:textId="77777777" w:rsidR="00410CE2" w:rsidRPr="00D30A7F" w:rsidRDefault="00410CE2" w:rsidP="00410CE2">
      <w:pPr>
        <w:rPr>
          <w:rFonts w:ascii="Verdana" w:hAnsi="Verdana"/>
        </w:rPr>
      </w:pPr>
      <w:r w:rsidRPr="00D30A7F">
        <w:rPr>
          <w:rFonts w:ascii="Verdana" w:hAnsi="Verdana"/>
        </w:rPr>
        <w:t>Last summer, Alex and his family visited three countries. First, they went to Spain. Alex tried paella for the first time, and he really liked it. He said, “It tastes delicious!”</w:t>
      </w:r>
    </w:p>
    <w:p w14:paraId="6E743B43" w14:textId="77777777" w:rsidR="00410CE2" w:rsidRPr="00D30A7F" w:rsidRDefault="00410CE2" w:rsidP="00410CE2">
      <w:pPr>
        <w:rPr>
          <w:rFonts w:ascii="Verdana" w:hAnsi="Verdana"/>
        </w:rPr>
      </w:pPr>
    </w:p>
    <w:p w14:paraId="7C126ADA" w14:textId="77777777" w:rsidR="00410CE2" w:rsidRPr="00D30A7F" w:rsidRDefault="00410CE2" w:rsidP="00410CE2">
      <w:pPr>
        <w:rPr>
          <w:rFonts w:ascii="Verdana" w:hAnsi="Verdana"/>
        </w:rPr>
      </w:pPr>
      <w:r w:rsidRPr="00D30A7F">
        <w:rPr>
          <w:rFonts w:ascii="Verdana" w:hAnsi="Verdana"/>
        </w:rPr>
        <w:t>Then, they travelled to France. Alex saw the Eiffel Tower and took lots of photos. He ate a big croissant every morning, and he loved it.</w:t>
      </w:r>
    </w:p>
    <w:p w14:paraId="699A3497" w14:textId="77777777" w:rsidR="00410CE2" w:rsidRPr="00D30A7F" w:rsidRDefault="00410CE2" w:rsidP="00497BB1">
      <w:pPr>
        <w:rPr>
          <w:rFonts w:ascii="Verdana" w:hAnsi="Verdana"/>
        </w:rPr>
      </w:pPr>
    </w:p>
    <w:p w14:paraId="5BE06763" w14:textId="7E9AC8F4" w:rsidR="00410CE2" w:rsidRPr="00D30A7F" w:rsidRDefault="00410CE2" w:rsidP="00410CE2">
      <w:pPr>
        <w:rPr>
          <w:rFonts w:ascii="Verdana" w:hAnsi="Verdana"/>
        </w:rPr>
      </w:pPr>
      <w:r w:rsidRPr="00D30A7F">
        <w:rPr>
          <w:rFonts w:ascii="Verdana" w:hAnsi="Verdana"/>
        </w:rPr>
        <w:t xml:space="preserve">Finally, they went to England. Alex visited London and saw the famous Big Ben. He tried fish and chips, but one day, he dropped his chips on the floor! “Oh no!” he said. </w:t>
      </w:r>
      <w:ins w:id="2" w:author="48105" w:date="2025-07-24T18:20:00Z" w16du:dateUtc="2025-07-24T16:20:00Z">
        <w:r w:rsidR="00DE7A12">
          <w:rPr>
            <w:rFonts w:ascii="Verdana" w:hAnsi="Verdana"/>
          </w:rPr>
          <w:t>They took</w:t>
        </w:r>
      </w:ins>
      <w:del w:id="3" w:author="48105" w:date="2025-07-24T18:20:00Z" w16du:dateUtc="2025-07-24T16:20:00Z">
        <w:r w:rsidRPr="00D30A7F" w:rsidDel="00DE7A12">
          <w:rPr>
            <w:rFonts w:ascii="Verdana" w:hAnsi="Verdana"/>
          </w:rPr>
          <w:delText>We</w:delText>
        </w:r>
      </w:del>
      <w:r w:rsidRPr="00D30A7F">
        <w:rPr>
          <w:rFonts w:ascii="Verdana" w:hAnsi="Verdana"/>
        </w:rPr>
        <w:t xml:space="preserve"> </w:t>
      </w:r>
      <w:del w:id="4" w:author="Gareth Harding" w:date="2025-07-09T16:33:00Z" w16du:dateUtc="2025-07-09T14:33:00Z">
        <w:r w:rsidRPr="00D30A7F" w:rsidDel="00F4159A">
          <w:rPr>
            <w:rFonts w:ascii="Verdana" w:hAnsi="Verdana"/>
          </w:rPr>
          <w:delText xml:space="preserve">have </w:delText>
        </w:r>
      </w:del>
      <w:ins w:id="5" w:author="Gareth Harding" w:date="2025-07-09T16:33:00Z" w16du:dateUtc="2025-07-09T14:33:00Z">
        <w:del w:id="6" w:author="48105" w:date="2025-07-24T18:20:00Z" w16du:dateUtc="2025-07-24T16:20:00Z">
          <w:r w:rsidR="00F4159A" w:rsidDel="00DE7A12">
            <w:rPr>
              <w:rFonts w:ascii="Verdana" w:hAnsi="Verdana"/>
            </w:rPr>
            <w:delText>can take</w:delText>
          </w:r>
          <w:r w:rsidR="00F4159A" w:rsidRPr="00D30A7F" w:rsidDel="00DE7A12">
            <w:rPr>
              <w:rFonts w:ascii="Verdana" w:hAnsi="Verdana"/>
            </w:rPr>
            <w:delText xml:space="preserve"> </w:delText>
          </w:r>
        </w:del>
      </w:ins>
      <w:r w:rsidRPr="00D30A7F">
        <w:rPr>
          <w:rFonts w:ascii="Verdana" w:hAnsi="Verdana"/>
        </w:rPr>
        <w:t>a funny photo of this moment.</w:t>
      </w:r>
    </w:p>
    <w:p w14:paraId="4AEB1555" w14:textId="77777777" w:rsidR="00410CE2" w:rsidRPr="00D30A7F" w:rsidRDefault="00410CE2" w:rsidP="00410CE2">
      <w:pPr>
        <w:rPr>
          <w:rFonts w:ascii="Verdana" w:hAnsi="Verdana"/>
        </w:rPr>
      </w:pPr>
    </w:p>
    <w:p w14:paraId="3A974668" w14:textId="379E4BF3" w:rsidR="00410CE2" w:rsidRPr="00D30A7F" w:rsidRDefault="00410CE2" w:rsidP="00410CE2">
      <w:pPr>
        <w:rPr>
          <w:rFonts w:ascii="Verdana" w:hAnsi="Verdana"/>
        </w:rPr>
      </w:pPr>
      <w:r w:rsidRPr="00D30A7F">
        <w:rPr>
          <w:rFonts w:ascii="Verdana" w:hAnsi="Verdana"/>
        </w:rPr>
        <w:t>Everywhere they went, Alex met new people and learnt new things. He was very happy with his big trip.</w:t>
      </w:r>
    </w:p>
    <w:p w14:paraId="3BA4E8D0" w14:textId="77777777" w:rsidR="00410CE2" w:rsidRPr="00D30A7F" w:rsidRDefault="00410CE2" w:rsidP="00410CE2">
      <w:pPr>
        <w:rPr>
          <w:rFonts w:ascii="Verdana" w:hAnsi="Verdana"/>
        </w:rPr>
      </w:pPr>
    </w:p>
    <w:p w14:paraId="2E74DBC6" w14:textId="5EA03F87" w:rsidR="00410CE2" w:rsidRPr="00D30A7F" w:rsidRDefault="00410CE2" w:rsidP="00497BB1">
      <w:pPr>
        <w:adjustRightInd w:val="0"/>
        <w:snapToGrid w:val="0"/>
        <w:rPr>
          <w:rFonts w:ascii="Verdana" w:hAnsi="Verdana"/>
          <w:b/>
          <w:bCs/>
          <w:color w:val="00B050"/>
        </w:rPr>
      </w:pPr>
      <w:r w:rsidRPr="00D30A7F">
        <w:rPr>
          <w:rFonts w:ascii="Verdana" w:hAnsi="Verdana"/>
          <w:b/>
          <w:bCs/>
          <w:color w:val="00B050"/>
        </w:rPr>
        <w:t>Comprehension Questions</w:t>
      </w:r>
    </w:p>
    <w:p w14:paraId="0CCD9C65" w14:textId="77777777" w:rsidR="003502FB" w:rsidRPr="00D30A7F" w:rsidRDefault="003502FB" w:rsidP="00410CE2">
      <w:pPr>
        <w:rPr>
          <w:rFonts w:ascii="Verdana" w:hAnsi="Verdana"/>
        </w:rPr>
      </w:pPr>
    </w:p>
    <w:p w14:paraId="2D6C1D9F" w14:textId="1EE3AE25" w:rsidR="003502FB" w:rsidRPr="00DB5F78" w:rsidRDefault="003502FB">
      <w:pPr>
        <w:pStyle w:val="Prrafodelista"/>
        <w:numPr>
          <w:ilvl w:val="0"/>
          <w:numId w:val="16"/>
        </w:numPr>
        <w:ind w:left="426" w:hanging="426"/>
        <w:rPr>
          <w:rFonts w:ascii="Verdana" w:hAnsi="Verdana"/>
          <w:b/>
          <w:bCs/>
        </w:rPr>
        <w:pPrChange w:id="7" w:author="Gareth Harding" w:date="2025-07-09T16:34:00Z" w16du:dateUtc="2025-07-09T14:34:00Z">
          <w:pPr>
            <w:pStyle w:val="Prrafodelista"/>
            <w:numPr>
              <w:numId w:val="16"/>
            </w:numPr>
            <w:ind w:hanging="360"/>
          </w:pPr>
        </w:pPrChange>
      </w:pPr>
      <w:r w:rsidRPr="00DB5F78">
        <w:rPr>
          <w:rFonts w:ascii="Verdana" w:hAnsi="Verdana"/>
          <w:b/>
          <w:bCs/>
        </w:rPr>
        <w:t>Where did Alex go first?</w:t>
      </w:r>
    </w:p>
    <w:p w14:paraId="27B92585" w14:textId="77777777" w:rsidR="003502FB" w:rsidRPr="00D30A7F" w:rsidRDefault="003502FB">
      <w:pPr>
        <w:ind w:left="426" w:hanging="426"/>
        <w:rPr>
          <w:rFonts w:ascii="Verdana" w:hAnsi="Verdana"/>
        </w:rPr>
        <w:pPrChange w:id="8" w:author="Gareth Harding" w:date="2025-07-09T16:34:00Z" w16du:dateUtc="2025-07-09T14:34:00Z">
          <w:pPr/>
        </w:pPrChange>
      </w:pPr>
      <w:r w:rsidRPr="00D30A7F">
        <w:rPr>
          <w:rFonts w:ascii="Verdana" w:hAnsi="Verdana"/>
        </w:rPr>
        <w:t>France</w:t>
      </w:r>
    </w:p>
    <w:p w14:paraId="04E1211B" w14:textId="77777777" w:rsidR="003502FB" w:rsidRPr="00D30A7F" w:rsidRDefault="003502FB">
      <w:pPr>
        <w:ind w:left="426" w:hanging="426"/>
        <w:rPr>
          <w:rFonts w:ascii="Verdana" w:hAnsi="Verdana"/>
        </w:rPr>
        <w:pPrChange w:id="9" w:author="Gareth Harding" w:date="2025-07-09T16:34:00Z" w16du:dateUtc="2025-07-09T14:34:00Z">
          <w:pPr/>
        </w:pPrChange>
      </w:pPr>
      <w:r w:rsidRPr="00D30A7F">
        <w:rPr>
          <w:rFonts w:ascii="Verdana" w:hAnsi="Verdana"/>
          <w:highlight w:val="yellow"/>
        </w:rPr>
        <w:t>Spain</w:t>
      </w:r>
    </w:p>
    <w:p w14:paraId="186A2E61" w14:textId="7EEAA7A3" w:rsidR="003502FB" w:rsidRDefault="003502FB">
      <w:pPr>
        <w:ind w:left="426" w:hanging="426"/>
        <w:rPr>
          <w:ins w:id="10" w:author="Gareth Harding" w:date="2025-07-10T10:24:00Z" w16du:dateUtc="2025-07-10T08:24:00Z"/>
          <w:rFonts w:ascii="Verdana" w:hAnsi="Verdana"/>
        </w:rPr>
      </w:pPr>
      <w:r w:rsidRPr="00D30A7F">
        <w:rPr>
          <w:rFonts w:ascii="Verdana" w:hAnsi="Verdana"/>
        </w:rPr>
        <w:t>England</w:t>
      </w:r>
    </w:p>
    <w:p w14:paraId="11FBC3A1" w14:textId="77777777" w:rsidR="004B2BFA" w:rsidRPr="00D30A7F" w:rsidRDefault="004B2BFA">
      <w:pPr>
        <w:ind w:left="426" w:hanging="426"/>
        <w:rPr>
          <w:rFonts w:ascii="Verdana" w:hAnsi="Verdana"/>
        </w:rPr>
        <w:pPrChange w:id="11" w:author="Gareth Harding" w:date="2025-07-09T16:34:00Z" w16du:dateUtc="2025-07-09T14:34:00Z">
          <w:pPr/>
        </w:pPrChange>
      </w:pPr>
    </w:p>
    <w:p w14:paraId="3C82084B" w14:textId="6109DDCA" w:rsidR="003502FB" w:rsidRPr="00D30A7F" w:rsidRDefault="003502FB">
      <w:pPr>
        <w:pStyle w:val="Prrafodelista"/>
        <w:numPr>
          <w:ilvl w:val="0"/>
          <w:numId w:val="16"/>
        </w:numPr>
        <w:ind w:left="426" w:hanging="426"/>
        <w:rPr>
          <w:rFonts w:ascii="Verdana" w:hAnsi="Verdana"/>
          <w:b/>
          <w:bCs/>
        </w:rPr>
        <w:pPrChange w:id="12" w:author="Gareth Harding" w:date="2025-07-09T16:34:00Z" w16du:dateUtc="2025-07-09T14:34:00Z">
          <w:pPr>
            <w:pStyle w:val="Prrafodelista"/>
            <w:numPr>
              <w:numId w:val="16"/>
            </w:numPr>
            <w:ind w:hanging="360"/>
          </w:pPr>
        </w:pPrChange>
      </w:pPr>
      <w:r w:rsidRPr="00D30A7F">
        <w:rPr>
          <w:rFonts w:ascii="Verdana" w:hAnsi="Verdana"/>
          <w:b/>
          <w:bCs/>
        </w:rPr>
        <w:t>What food did Alex try in Spain?</w:t>
      </w:r>
    </w:p>
    <w:p w14:paraId="638502E8" w14:textId="77777777" w:rsidR="003502FB" w:rsidRPr="00D30A7F" w:rsidRDefault="003502FB">
      <w:pPr>
        <w:ind w:left="426" w:hanging="426"/>
        <w:rPr>
          <w:rFonts w:ascii="Verdana" w:hAnsi="Verdana"/>
        </w:rPr>
        <w:pPrChange w:id="13" w:author="Gareth Harding" w:date="2025-07-09T16:34:00Z" w16du:dateUtc="2025-07-09T14:34:00Z">
          <w:pPr/>
        </w:pPrChange>
      </w:pPr>
      <w:r w:rsidRPr="00D30A7F">
        <w:rPr>
          <w:rFonts w:ascii="Verdana" w:hAnsi="Verdana"/>
        </w:rPr>
        <w:t>Pizza</w:t>
      </w:r>
    </w:p>
    <w:p w14:paraId="00CD5A13" w14:textId="77777777" w:rsidR="003502FB" w:rsidRPr="00D30A7F" w:rsidRDefault="003502FB">
      <w:pPr>
        <w:ind w:left="426" w:hanging="426"/>
        <w:rPr>
          <w:rFonts w:ascii="Verdana" w:hAnsi="Verdana"/>
          <w:highlight w:val="yellow"/>
        </w:rPr>
        <w:pPrChange w:id="14" w:author="Gareth Harding" w:date="2025-07-09T16:34:00Z" w16du:dateUtc="2025-07-09T14:34:00Z">
          <w:pPr/>
        </w:pPrChange>
      </w:pPr>
      <w:r w:rsidRPr="00D30A7F">
        <w:rPr>
          <w:rFonts w:ascii="Verdana" w:hAnsi="Verdana"/>
          <w:highlight w:val="yellow"/>
        </w:rPr>
        <w:t>Paella</w:t>
      </w:r>
    </w:p>
    <w:p w14:paraId="1E656160" w14:textId="0B2E1AE5" w:rsidR="003502FB" w:rsidRDefault="003502FB">
      <w:pPr>
        <w:ind w:left="426" w:hanging="426"/>
        <w:rPr>
          <w:ins w:id="15" w:author="Gareth Harding" w:date="2025-07-10T10:24:00Z" w16du:dateUtc="2025-07-10T08:24:00Z"/>
          <w:rFonts w:ascii="Verdana" w:hAnsi="Verdana"/>
        </w:rPr>
      </w:pPr>
      <w:r w:rsidRPr="00D30A7F">
        <w:rPr>
          <w:rFonts w:ascii="Verdana" w:hAnsi="Verdana"/>
        </w:rPr>
        <w:t>Sushi</w:t>
      </w:r>
    </w:p>
    <w:p w14:paraId="3E65DE70" w14:textId="77777777" w:rsidR="004B2BFA" w:rsidRPr="00D30A7F" w:rsidRDefault="004B2BFA">
      <w:pPr>
        <w:ind w:left="426" w:hanging="426"/>
        <w:rPr>
          <w:rFonts w:ascii="Verdana" w:hAnsi="Verdana"/>
        </w:rPr>
        <w:pPrChange w:id="16" w:author="Gareth Harding" w:date="2025-07-09T16:34:00Z" w16du:dateUtc="2025-07-09T14:34:00Z">
          <w:pPr/>
        </w:pPrChange>
      </w:pPr>
    </w:p>
    <w:p w14:paraId="53DDAB59" w14:textId="7E9245B9" w:rsidR="003502FB" w:rsidRPr="00D30A7F" w:rsidRDefault="003502FB">
      <w:pPr>
        <w:pStyle w:val="Prrafodelista"/>
        <w:numPr>
          <w:ilvl w:val="0"/>
          <w:numId w:val="16"/>
        </w:numPr>
        <w:ind w:left="426" w:hanging="426"/>
        <w:rPr>
          <w:rFonts w:ascii="Verdana" w:hAnsi="Verdana"/>
          <w:b/>
          <w:bCs/>
        </w:rPr>
        <w:pPrChange w:id="17" w:author="Gareth Harding" w:date="2025-07-09T16:34:00Z" w16du:dateUtc="2025-07-09T14:34:00Z">
          <w:pPr>
            <w:pStyle w:val="Prrafodelista"/>
            <w:numPr>
              <w:numId w:val="16"/>
            </w:numPr>
            <w:ind w:hanging="360"/>
          </w:pPr>
        </w:pPrChange>
      </w:pPr>
      <w:r w:rsidRPr="00D30A7F">
        <w:rPr>
          <w:rFonts w:ascii="Verdana" w:hAnsi="Verdana"/>
          <w:b/>
          <w:bCs/>
        </w:rPr>
        <w:t>What did Alex eat every morning in France?</w:t>
      </w:r>
    </w:p>
    <w:p w14:paraId="7A035FCD" w14:textId="77777777" w:rsidR="003502FB" w:rsidRPr="00D30A7F" w:rsidRDefault="003502FB">
      <w:pPr>
        <w:ind w:left="426" w:hanging="426"/>
        <w:rPr>
          <w:rFonts w:ascii="Verdana" w:hAnsi="Verdana"/>
        </w:rPr>
        <w:pPrChange w:id="18" w:author="Gareth Harding" w:date="2025-07-09T16:34:00Z" w16du:dateUtc="2025-07-09T14:34:00Z">
          <w:pPr/>
        </w:pPrChange>
      </w:pPr>
      <w:r w:rsidRPr="00D30A7F">
        <w:rPr>
          <w:rFonts w:ascii="Verdana" w:hAnsi="Verdana"/>
        </w:rPr>
        <w:t>Pancakes</w:t>
      </w:r>
    </w:p>
    <w:p w14:paraId="6E7F3FF2" w14:textId="77777777" w:rsidR="003502FB" w:rsidRPr="00D30A7F" w:rsidRDefault="003502FB">
      <w:pPr>
        <w:ind w:left="426" w:hanging="426"/>
        <w:rPr>
          <w:rFonts w:ascii="Verdana" w:hAnsi="Verdana"/>
        </w:rPr>
        <w:pPrChange w:id="19" w:author="Gareth Harding" w:date="2025-07-09T16:34:00Z" w16du:dateUtc="2025-07-09T14:34:00Z">
          <w:pPr/>
        </w:pPrChange>
      </w:pPr>
      <w:r w:rsidRPr="00D30A7F">
        <w:rPr>
          <w:rFonts w:ascii="Verdana" w:hAnsi="Verdana"/>
        </w:rPr>
        <w:t>Toast</w:t>
      </w:r>
    </w:p>
    <w:p w14:paraId="7B89B48C" w14:textId="2AF55E47" w:rsidR="003502FB" w:rsidRDefault="003502FB">
      <w:pPr>
        <w:ind w:left="426" w:hanging="426"/>
        <w:rPr>
          <w:ins w:id="20" w:author="Gareth Harding" w:date="2025-07-10T10:24:00Z" w16du:dateUtc="2025-07-10T08:24:00Z"/>
          <w:rFonts w:ascii="Verdana" w:hAnsi="Verdana"/>
        </w:rPr>
      </w:pPr>
      <w:r w:rsidRPr="00D30A7F">
        <w:rPr>
          <w:rFonts w:ascii="Verdana" w:hAnsi="Verdana"/>
          <w:highlight w:val="yellow"/>
        </w:rPr>
        <w:t>Croissant</w:t>
      </w:r>
    </w:p>
    <w:p w14:paraId="1A7D3CB3" w14:textId="77777777" w:rsidR="004B2BFA" w:rsidRPr="00D30A7F" w:rsidRDefault="004B2BFA">
      <w:pPr>
        <w:ind w:left="426" w:hanging="426"/>
        <w:rPr>
          <w:rFonts w:ascii="Verdana" w:hAnsi="Verdana"/>
        </w:rPr>
        <w:pPrChange w:id="21" w:author="Gareth Harding" w:date="2025-07-09T16:34:00Z" w16du:dateUtc="2025-07-09T14:34:00Z">
          <w:pPr/>
        </w:pPrChange>
      </w:pPr>
    </w:p>
    <w:p w14:paraId="51E4E8F3" w14:textId="0E9D24BD" w:rsidR="003502FB" w:rsidRPr="00D30A7F" w:rsidRDefault="003502FB">
      <w:pPr>
        <w:pStyle w:val="Prrafodelista"/>
        <w:numPr>
          <w:ilvl w:val="0"/>
          <w:numId w:val="16"/>
        </w:numPr>
        <w:ind w:left="426" w:hanging="426"/>
        <w:rPr>
          <w:rFonts w:ascii="Verdana" w:hAnsi="Verdana"/>
          <w:b/>
          <w:bCs/>
        </w:rPr>
        <w:pPrChange w:id="22" w:author="Gareth Harding" w:date="2025-07-09T16:34:00Z" w16du:dateUtc="2025-07-09T14:34:00Z">
          <w:pPr>
            <w:pStyle w:val="Prrafodelista"/>
            <w:numPr>
              <w:numId w:val="16"/>
            </w:numPr>
            <w:ind w:hanging="360"/>
          </w:pPr>
        </w:pPrChange>
      </w:pPr>
      <w:r w:rsidRPr="00D30A7F">
        <w:rPr>
          <w:rFonts w:ascii="Verdana" w:hAnsi="Verdana"/>
          <w:b/>
          <w:bCs/>
        </w:rPr>
        <w:t>What is Big Ben?</w:t>
      </w:r>
    </w:p>
    <w:p w14:paraId="55C98BBE" w14:textId="77777777" w:rsidR="003502FB" w:rsidRPr="00D30A7F" w:rsidRDefault="003502FB">
      <w:pPr>
        <w:ind w:left="426" w:hanging="426"/>
        <w:rPr>
          <w:rFonts w:ascii="Verdana" w:hAnsi="Verdana"/>
        </w:rPr>
        <w:pPrChange w:id="23" w:author="Gareth Harding" w:date="2025-07-09T16:34:00Z" w16du:dateUtc="2025-07-09T14:34:00Z">
          <w:pPr/>
        </w:pPrChange>
      </w:pPr>
      <w:r w:rsidRPr="00D30A7F">
        <w:rPr>
          <w:rFonts w:ascii="Verdana" w:hAnsi="Verdana"/>
        </w:rPr>
        <w:t>A dog</w:t>
      </w:r>
    </w:p>
    <w:p w14:paraId="3002CD38" w14:textId="77777777" w:rsidR="003502FB" w:rsidRPr="00D30A7F" w:rsidRDefault="003502FB">
      <w:pPr>
        <w:ind w:left="426" w:hanging="426"/>
        <w:rPr>
          <w:rFonts w:ascii="Verdana" w:hAnsi="Verdana"/>
        </w:rPr>
        <w:pPrChange w:id="24" w:author="Gareth Harding" w:date="2025-07-09T16:34:00Z" w16du:dateUtc="2025-07-09T14:34:00Z">
          <w:pPr/>
        </w:pPrChange>
      </w:pPr>
      <w:r w:rsidRPr="00D30A7F">
        <w:rPr>
          <w:rFonts w:ascii="Verdana" w:hAnsi="Verdana"/>
        </w:rPr>
        <w:t>A tall person</w:t>
      </w:r>
    </w:p>
    <w:p w14:paraId="4CD0D72C" w14:textId="3897C120" w:rsidR="003502FB" w:rsidRDefault="003502FB">
      <w:pPr>
        <w:ind w:left="426" w:hanging="426"/>
        <w:rPr>
          <w:ins w:id="25" w:author="Gareth Harding" w:date="2025-07-10T10:24:00Z" w16du:dateUtc="2025-07-10T08:24:00Z"/>
          <w:rFonts w:ascii="Verdana" w:hAnsi="Verdana"/>
        </w:rPr>
      </w:pPr>
      <w:r w:rsidRPr="00D30A7F">
        <w:rPr>
          <w:rFonts w:ascii="Verdana" w:hAnsi="Verdana"/>
          <w:highlight w:val="yellow"/>
        </w:rPr>
        <w:t>A famous clock</w:t>
      </w:r>
    </w:p>
    <w:p w14:paraId="5F630D01" w14:textId="77777777" w:rsidR="004B2BFA" w:rsidRPr="00D30A7F" w:rsidRDefault="004B2BFA">
      <w:pPr>
        <w:ind w:left="426" w:hanging="426"/>
        <w:rPr>
          <w:rFonts w:ascii="Verdana" w:hAnsi="Verdana"/>
        </w:rPr>
        <w:pPrChange w:id="26" w:author="Gareth Harding" w:date="2025-07-09T16:34:00Z" w16du:dateUtc="2025-07-09T14:34:00Z">
          <w:pPr/>
        </w:pPrChange>
      </w:pPr>
    </w:p>
    <w:p w14:paraId="02DB906D" w14:textId="2FCF5D1C" w:rsidR="003502FB" w:rsidRPr="00D30A7F" w:rsidRDefault="003502FB">
      <w:pPr>
        <w:pStyle w:val="Prrafodelista"/>
        <w:numPr>
          <w:ilvl w:val="0"/>
          <w:numId w:val="16"/>
        </w:numPr>
        <w:ind w:left="426" w:hanging="426"/>
        <w:rPr>
          <w:rFonts w:ascii="Verdana" w:hAnsi="Verdana"/>
          <w:b/>
          <w:bCs/>
        </w:rPr>
        <w:pPrChange w:id="27" w:author="Gareth Harding" w:date="2025-07-09T16:34:00Z" w16du:dateUtc="2025-07-09T14:34:00Z">
          <w:pPr>
            <w:pStyle w:val="Prrafodelista"/>
            <w:numPr>
              <w:numId w:val="16"/>
            </w:numPr>
            <w:ind w:hanging="360"/>
          </w:pPr>
        </w:pPrChange>
      </w:pPr>
      <w:r w:rsidRPr="00D30A7F">
        <w:rPr>
          <w:rFonts w:ascii="Verdana" w:hAnsi="Verdana"/>
          <w:b/>
          <w:bCs/>
        </w:rPr>
        <w:t xml:space="preserve">They </w:t>
      </w:r>
      <w:del w:id="28" w:author="Gareth Harding" w:date="2025-07-09T16:34:00Z" w16du:dateUtc="2025-07-09T14:34:00Z">
        <w:r w:rsidR="00497BB1" w:rsidRPr="00D30A7F" w:rsidDel="00F4159A">
          <w:rPr>
            <w:rFonts w:ascii="Verdana" w:hAnsi="Verdana"/>
            <w:b/>
            <w:bCs/>
          </w:rPr>
          <w:delText>have</w:delText>
        </w:r>
        <w:r w:rsidRPr="00D30A7F" w:rsidDel="00F4159A">
          <w:rPr>
            <w:rFonts w:ascii="Verdana" w:hAnsi="Verdana"/>
            <w:b/>
            <w:bCs/>
          </w:rPr>
          <w:delText xml:space="preserve"> </w:delText>
        </w:r>
      </w:del>
      <w:ins w:id="29" w:author="Gareth Harding" w:date="2025-07-09T16:34:00Z" w16du:dateUtc="2025-07-09T14:34:00Z">
        <w:r w:rsidR="00F4159A">
          <w:rPr>
            <w:rFonts w:ascii="Verdana" w:hAnsi="Verdana"/>
            <w:b/>
            <w:bCs/>
          </w:rPr>
          <w:t>took</w:t>
        </w:r>
        <w:r w:rsidR="00F4159A" w:rsidRPr="00D30A7F">
          <w:rPr>
            <w:rFonts w:ascii="Verdana" w:hAnsi="Verdana"/>
            <w:b/>
            <w:bCs/>
          </w:rPr>
          <w:t xml:space="preserve"> </w:t>
        </w:r>
      </w:ins>
      <w:r w:rsidRPr="00D30A7F">
        <w:rPr>
          <w:rFonts w:ascii="Verdana" w:hAnsi="Verdana"/>
          <w:b/>
          <w:bCs/>
        </w:rPr>
        <w:t>a photo of the moment Alex dropped his food.</w:t>
      </w:r>
    </w:p>
    <w:p w14:paraId="1B048AF9" w14:textId="77777777" w:rsidR="00F4159A" w:rsidRPr="00F4159A" w:rsidRDefault="00F4159A">
      <w:pPr>
        <w:rPr>
          <w:moveTo w:id="30" w:author="Gareth Harding" w:date="2025-07-09T16:34:00Z" w16du:dateUtc="2025-07-09T14:34:00Z"/>
          <w:rFonts w:ascii="Verdana" w:hAnsi="Verdana"/>
          <w:rPrChange w:id="31" w:author="Gareth Harding" w:date="2025-07-09T16:34:00Z" w16du:dateUtc="2025-07-09T14:34:00Z">
            <w:rPr>
              <w:moveTo w:id="32" w:author="Gareth Harding" w:date="2025-07-09T16:34:00Z" w16du:dateUtc="2025-07-09T14:34:00Z"/>
            </w:rPr>
          </w:rPrChange>
        </w:rPr>
        <w:pPrChange w:id="33" w:author="Gareth Harding" w:date="2025-07-09T16:34:00Z" w16du:dateUtc="2025-07-09T14:34:00Z">
          <w:pPr>
            <w:pStyle w:val="Prrafodelista"/>
            <w:numPr>
              <w:numId w:val="16"/>
            </w:numPr>
            <w:ind w:hanging="360"/>
          </w:pPr>
        </w:pPrChange>
      </w:pPr>
      <w:moveToRangeStart w:id="34" w:author="Gareth Harding" w:date="2025-07-09T16:34:00Z" w:name="move202971293"/>
      <w:moveTo w:id="35" w:author="Gareth Harding" w:date="2025-07-09T16:34:00Z" w16du:dateUtc="2025-07-09T14:34:00Z">
        <w:r w:rsidRPr="00F4159A">
          <w:rPr>
            <w:rFonts w:ascii="Verdana" w:hAnsi="Verdana"/>
            <w:highlight w:val="yellow"/>
            <w:rPrChange w:id="36" w:author="Gareth Harding" w:date="2025-07-09T16:34:00Z" w16du:dateUtc="2025-07-09T14:34:00Z">
              <w:rPr>
                <w:highlight w:val="yellow"/>
              </w:rPr>
            </w:rPrChange>
          </w:rPr>
          <w:t>True</w:t>
        </w:r>
      </w:moveTo>
    </w:p>
    <w:moveToRangeEnd w:id="34"/>
    <w:p w14:paraId="3C40461E" w14:textId="5940364E" w:rsidR="003502FB" w:rsidRDefault="003502FB">
      <w:pPr>
        <w:ind w:left="426" w:hanging="426"/>
        <w:rPr>
          <w:ins w:id="37" w:author="Gareth Harding" w:date="2025-07-10T10:24:00Z" w16du:dateUtc="2025-07-10T08:24:00Z"/>
          <w:rFonts w:ascii="Verdana" w:hAnsi="Verdana"/>
        </w:rPr>
      </w:pPr>
      <w:r w:rsidRPr="00D30A7F">
        <w:rPr>
          <w:rFonts w:ascii="Verdana" w:hAnsi="Verdana"/>
        </w:rPr>
        <w:t>False</w:t>
      </w:r>
    </w:p>
    <w:p w14:paraId="5D4392DE" w14:textId="77777777" w:rsidR="004B2BFA" w:rsidRPr="00D30A7F" w:rsidRDefault="004B2BFA">
      <w:pPr>
        <w:ind w:left="426" w:hanging="426"/>
        <w:rPr>
          <w:rFonts w:ascii="Verdana" w:hAnsi="Verdana"/>
        </w:rPr>
        <w:pPrChange w:id="38" w:author="Gareth Harding" w:date="2025-07-09T16:34:00Z" w16du:dateUtc="2025-07-09T14:34:00Z">
          <w:pPr/>
        </w:pPrChange>
      </w:pPr>
    </w:p>
    <w:p w14:paraId="58B605F8" w14:textId="3A232A9C" w:rsidR="003502FB" w:rsidRPr="00D30A7F" w:rsidDel="00F4159A" w:rsidRDefault="003502FB">
      <w:pPr>
        <w:ind w:left="426" w:hanging="426"/>
        <w:rPr>
          <w:moveFrom w:id="39" w:author="Gareth Harding" w:date="2025-07-09T16:34:00Z" w16du:dateUtc="2025-07-09T14:34:00Z"/>
          <w:rFonts w:ascii="Verdana" w:hAnsi="Verdana"/>
        </w:rPr>
        <w:pPrChange w:id="40" w:author="Gareth Harding" w:date="2025-07-09T16:34:00Z" w16du:dateUtc="2025-07-09T14:34:00Z">
          <w:pPr/>
        </w:pPrChange>
      </w:pPr>
      <w:moveFromRangeStart w:id="41" w:author="Gareth Harding" w:date="2025-07-09T16:34:00Z" w:name="move202971293"/>
      <w:moveFrom w:id="42" w:author="Gareth Harding" w:date="2025-07-09T16:34:00Z" w16du:dateUtc="2025-07-09T14:34:00Z">
        <w:r w:rsidRPr="00D30A7F" w:rsidDel="00F4159A">
          <w:rPr>
            <w:rFonts w:ascii="Verdana" w:hAnsi="Verdana"/>
            <w:highlight w:val="yellow"/>
          </w:rPr>
          <w:t>True</w:t>
        </w:r>
      </w:moveFrom>
    </w:p>
    <w:moveFromRangeEnd w:id="41"/>
    <w:p w14:paraId="5A0FD049" w14:textId="150B8A08" w:rsidR="003502FB" w:rsidRPr="00D30A7F" w:rsidRDefault="003502FB">
      <w:pPr>
        <w:pStyle w:val="Prrafodelista"/>
        <w:numPr>
          <w:ilvl w:val="0"/>
          <w:numId w:val="16"/>
        </w:numPr>
        <w:ind w:left="426" w:hanging="426"/>
        <w:rPr>
          <w:rFonts w:ascii="Verdana" w:hAnsi="Verdana"/>
          <w:b/>
          <w:bCs/>
        </w:rPr>
        <w:pPrChange w:id="43" w:author="Gareth Harding" w:date="2025-07-09T16:34:00Z" w16du:dateUtc="2025-07-09T14:34:00Z">
          <w:pPr>
            <w:pStyle w:val="Prrafodelista"/>
            <w:numPr>
              <w:numId w:val="16"/>
            </w:numPr>
            <w:ind w:hanging="360"/>
          </w:pPr>
        </w:pPrChange>
      </w:pPr>
      <w:r w:rsidRPr="00D30A7F">
        <w:rPr>
          <w:rFonts w:ascii="Verdana" w:hAnsi="Verdana"/>
          <w:b/>
          <w:bCs/>
        </w:rPr>
        <w:t>Why was Alex happy at the end of the trip?</w:t>
      </w:r>
    </w:p>
    <w:p w14:paraId="2BB66E84" w14:textId="77777777" w:rsidR="003502FB" w:rsidRPr="00D30A7F" w:rsidRDefault="003502FB">
      <w:pPr>
        <w:ind w:left="426" w:hanging="426"/>
        <w:rPr>
          <w:rFonts w:ascii="Verdana" w:hAnsi="Verdana"/>
        </w:rPr>
        <w:pPrChange w:id="44" w:author="Gareth Harding" w:date="2025-07-09T16:34:00Z" w16du:dateUtc="2025-07-09T14:34:00Z">
          <w:pPr/>
        </w:pPrChange>
      </w:pPr>
      <w:r w:rsidRPr="00D30A7F">
        <w:rPr>
          <w:rFonts w:ascii="Verdana" w:hAnsi="Verdana"/>
        </w:rPr>
        <w:t>Because he didn’t have homework</w:t>
      </w:r>
    </w:p>
    <w:p w14:paraId="10BA8A4F" w14:textId="77777777" w:rsidR="003502FB" w:rsidRPr="00D30A7F" w:rsidRDefault="003502FB">
      <w:pPr>
        <w:ind w:left="426" w:hanging="426"/>
        <w:rPr>
          <w:rFonts w:ascii="Verdana" w:hAnsi="Verdana"/>
        </w:rPr>
        <w:pPrChange w:id="45" w:author="Gareth Harding" w:date="2025-07-09T16:34:00Z" w16du:dateUtc="2025-07-09T14:34:00Z">
          <w:pPr/>
        </w:pPrChange>
      </w:pPr>
      <w:r w:rsidRPr="00D30A7F">
        <w:rPr>
          <w:rFonts w:ascii="Verdana" w:hAnsi="Verdana"/>
        </w:rPr>
        <w:t>Because he bought a crown</w:t>
      </w:r>
    </w:p>
    <w:p w14:paraId="50676C25" w14:textId="1E3686E3" w:rsidR="00497BB1" w:rsidRDefault="003502FB">
      <w:pPr>
        <w:ind w:left="426" w:hanging="426"/>
        <w:rPr>
          <w:rFonts w:ascii="Verdana" w:hAnsi="Verdana"/>
        </w:rPr>
        <w:pPrChange w:id="46" w:author="Gareth Harding" w:date="2025-07-09T16:34:00Z" w16du:dateUtc="2025-07-09T14:34:00Z">
          <w:pPr/>
        </w:pPrChange>
      </w:pPr>
      <w:r w:rsidRPr="00D30A7F">
        <w:rPr>
          <w:rFonts w:ascii="Verdana" w:hAnsi="Verdana"/>
          <w:highlight w:val="yellow"/>
        </w:rPr>
        <w:t>Because he met new people and learnt new things</w:t>
      </w:r>
    </w:p>
    <w:p w14:paraId="7F2F356D" w14:textId="77777777" w:rsidR="00DB5F78" w:rsidRDefault="00DB5F78" w:rsidP="003502FB">
      <w:pPr>
        <w:rPr>
          <w:rFonts w:ascii="Verdana" w:hAnsi="Verdana"/>
        </w:rPr>
      </w:pPr>
    </w:p>
    <w:p w14:paraId="11218288" w14:textId="77777777" w:rsidR="00DB5F78" w:rsidDel="004B2BFA" w:rsidRDefault="00DB5F78" w:rsidP="003502FB">
      <w:pPr>
        <w:rPr>
          <w:del w:id="47" w:author="Gareth Harding" w:date="2025-07-10T10:24:00Z" w16du:dateUtc="2025-07-10T08:24:00Z"/>
          <w:rFonts w:ascii="Verdana" w:hAnsi="Verdana"/>
        </w:rPr>
      </w:pPr>
    </w:p>
    <w:p w14:paraId="0779333B" w14:textId="77777777" w:rsidR="009F3A42" w:rsidDel="004B2BFA" w:rsidRDefault="009F3A42" w:rsidP="003502FB">
      <w:pPr>
        <w:rPr>
          <w:del w:id="48" w:author="Gareth Harding" w:date="2025-07-10T10:24:00Z" w16du:dateUtc="2025-07-10T08:24:00Z"/>
          <w:rFonts w:ascii="Verdana" w:hAnsi="Verdana"/>
        </w:rPr>
      </w:pPr>
    </w:p>
    <w:p w14:paraId="1000886B" w14:textId="77777777" w:rsidR="00DB5F78" w:rsidDel="004B2BFA" w:rsidRDefault="00DB5F78" w:rsidP="003502FB">
      <w:pPr>
        <w:rPr>
          <w:del w:id="49" w:author="Gareth Harding" w:date="2025-07-10T10:24:00Z" w16du:dateUtc="2025-07-10T08:24:00Z"/>
          <w:rFonts w:ascii="Verdana" w:hAnsi="Verdana"/>
        </w:rPr>
      </w:pPr>
    </w:p>
    <w:p w14:paraId="28BD740B" w14:textId="77777777" w:rsidR="00DB5F78" w:rsidDel="004B2BFA" w:rsidRDefault="00DB5F78" w:rsidP="003502FB">
      <w:pPr>
        <w:rPr>
          <w:del w:id="50" w:author="Gareth Harding" w:date="2025-07-10T10:24:00Z" w16du:dateUtc="2025-07-10T08:24:00Z"/>
          <w:rFonts w:ascii="Verdana" w:hAnsi="Verdana"/>
        </w:rPr>
      </w:pPr>
    </w:p>
    <w:p w14:paraId="7C8427DC" w14:textId="77777777" w:rsidR="00DB5F78" w:rsidDel="004B2BFA" w:rsidRDefault="00DB5F78" w:rsidP="003502FB">
      <w:pPr>
        <w:rPr>
          <w:del w:id="51" w:author="Gareth Harding" w:date="2025-07-10T10:24:00Z" w16du:dateUtc="2025-07-10T08:24:00Z"/>
          <w:rFonts w:ascii="Verdana" w:hAnsi="Verdana"/>
        </w:rPr>
      </w:pPr>
    </w:p>
    <w:p w14:paraId="3C0E09C5" w14:textId="77777777" w:rsidR="00DB5F78" w:rsidRDefault="00DB5F78" w:rsidP="003502FB">
      <w:pPr>
        <w:rPr>
          <w:rFonts w:ascii="Verdana" w:hAnsi="Verdana"/>
        </w:rPr>
      </w:pPr>
    </w:p>
    <w:p w14:paraId="7A9BE59C" w14:textId="77777777" w:rsidR="00DB5F78" w:rsidRPr="00D30A7F" w:rsidRDefault="00DB5F78" w:rsidP="003502FB">
      <w:pPr>
        <w:rPr>
          <w:rFonts w:ascii="Verdana" w:hAnsi="Verdana"/>
        </w:rPr>
      </w:pPr>
    </w:p>
    <w:p w14:paraId="509FD84B" w14:textId="77777777" w:rsidR="007A0BA8" w:rsidRPr="00D30A7F" w:rsidRDefault="007A0BA8" w:rsidP="004972D4">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lastRenderedPageBreak/>
        <w:t>The Crazy Restaurant Day</w:t>
      </w:r>
    </w:p>
    <w:p w14:paraId="1F39862C" w14:textId="77777777" w:rsidR="007A0BA8" w:rsidRPr="00D30A7F" w:rsidRDefault="007A0BA8" w:rsidP="007A0BA8">
      <w:pPr>
        <w:rPr>
          <w:rFonts w:ascii="Verdana" w:hAnsi="Verdana"/>
        </w:rPr>
      </w:pPr>
    </w:p>
    <w:p w14:paraId="6CE9CBFD" w14:textId="77777777" w:rsidR="007A0BA8" w:rsidRPr="00F4159A" w:rsidRDefault="007A0BA8" w:rsidP="007A0BA8">
      <w:pPr>
        <w:rPr>
          <w:rFonts w:ascii="Verdana" w:hAnsi="Verdana"/>
          <w:rPrChange w:id="52" w:author="Gareth Harding" w:date="2025-07-09T16:33:00Z" w16du:dateUtc="2025-07-09T14:33:00Z">
            <w:rPr>
              <w:rFonts w:ascii="Verdana" w:hAnsi="Verdana"/>
              <w:lang w:val="es-ES"/>
            </w:rPr>
          </w:rPrChange>
        </w:rPr>
      </w:pPr>
      <w:r w:rsidRPr="00F4159A">
        <w:rPr>
          <w:rFonts w:ascii="Verdana" w:hAnsi="Verdana"/>
          <w:rPrChange w:id="53" w:author="Gareth Harding" w:date="2025-07-09T16:33:00Z" w16du:dateUtc="2025-07-09T14:33:00Z">
            <w:rPr>
              <w:rFonts w:ascii="Verdana" w:hAnsi="Verdana"/>
              <w:lang w:val="es-ES"/>
            </w:rPr>
          </w:rPrChange>
        </w:rPr>
        <w:t>Last Saturday, Emma and her cousin Jack went to a little restaurant. The chef, Mr Crumble, was friendly but a bit forgetful!</w:t>
      </w:r>
    </w:p>
    <w:p w14:paraId="4557EA29" w14:textId="77777777" w:rsidR="007A0BA8" w:rsidRPr="00D30A7F" w:rsidRDefault="007A0BA8" w:rsidP="007A0BA8">
      <w:pPr>
        <w:rPr>
          <w:rFonts w:ascii="Verdana" w:hAnsi="Verdana"/>
        </w:rPr>
      </w:pPr>
    </w:p>
    <w:p w14:paraId="09986194" w14:textId="45402735" w:rsidR="00B83C98" w:rsidRPr="00F4159A" w:rsidRDefault="007A0BA8" w:rsidP="00B83C98">
      <w:pPr>
        <w:rPr>
          <w:rFonts w:ascii="Verdana" w:hAnsi="Verdana"/>
          <w:rPrChange w:id="54" w:author="Gareth Harding" w:date="2025-07-09T16:33:00Z" w16du:dateUtc="2025-07-09T14:33:00Z">
            <w:rPr>
              <w:rFonts w:ascii="Verdana" w:hAnsi="Verdana"/>
              <w:lang w:val="es-ES"/>
            </w:rPr>
          </w:rPrChange>
        </w:rPr>
      </w:pPr>
      <w:r w:rsidRPr="00D30A7F">
        <w:rPr>
          <w:rFonts w:ascii="Verdana" w:hAnsi="Verdana"/>
        </w:rPr>
        <w:t xml:space="preserve">First, </w:t>
      </w:r>
      <w:r w:rsidR="00B83C98" w:rsidRPr="00F4159A">
        <w:rPr>
          <w:rFonts w:ascii="Verdana" w:hAnsi="Verdana"/>
          <w:rPrChange w:id="55" w:author="Gareth Harding" w:date="2025-07-09T16:33:00Z" w16du:dateUtc="2025-07-09T14:33:00Z">
            <w:rPr>
              <w:rFonts w:ascii="Verdana" w:hAnsi="Verdana"/>
              <w:lang w:val="es-ES"/>
            </w:rPr>
          </w:rPrChange>
        </w:rPr>
        <w:t xml:space="preserve">they ordered </w:t>
      </w:r>
      <w:r w:rsidR="00B83C98" w:rsidRPr="00F4159A">
        <w:rPr>
          <w:rFonts w:ascii="Verdana" w:hAnsi="Verdana"/>
          <w:b/>
          <w:bCs/>
          <w:rPrChange w:id="56" w:author="Gareth Harding" w:date="2025-07-09T16:33:00Z" w16du:dateUtc="2025-07-09T14:33:00Z">
            <w:rPr>
              <w:rFonts w:ascii="Verdana" w:hAnsi="Verdana"/>
              <w:b/>
              <w:bCs/>
              <w:lang w:val="es-ES"/>
            </w:rPr>
          </w:rPrChange>
        </w:rPr>
        <w:t>pasta</w:t>
      </w:r>
      <w:r w:rsidR="00B83C98" w:rsidRPr="00F4159A">
        <w:rPr>
          <w:rFonts w:ascii="Verdana" w:hAnsi="Verdana"/>
          <w:rPrChange w:id="57" w:author="Gareth Harding" w:date="2025-07-09T16:33:00Z" w16du:dateUtc="2025-07-09T14:33:00Z">
            <w:rPr>
              <w:rFonts w:ascii="Verdana" w:hAnsi="Verdana"/>
              <w:lang w:val="es-ES"/>
            </w:rPr>
          </w:rPrChange>
        </w:rPr>
        <w:t xml:space="preserve"> and </w:t>
      </w:r>
      <w:r w:rsidR="00B83C98" w:rsidRPr="00F4159A">
        <w:rPr>
          <w:rFonts w:ascii="Verdana" w:hAnsi="Verdana"/>
          <w:b/>
          <w:bCs/>
          <w:rPrChange w:id="58" w:author="Gareth Harding" w:date="2025-07-09T16:33:00Z" w16du:dateUtc="2025-07-09T14:33:00Z">
            <w:rPr>
              <w:rFonts w:ascii="Verdana" w:hAnsi="Verdana"/>
              <w:b/>
              <w:bCs/>
              <w:lang w:val="es-ES"/>
            </w:rPr>
          </w:rPrChange>
        </w:rPr>
        <w:t>cheese pie</w:t>
      </w:r>
      <w:r w:rsidR="00B83C98" w:rsidRPr="00F4159A">
        <w:rPr>
          <w:rFonts w:ascii="Verdana" w:hAnsi="Verdana"/>
          <w:rPrChange w:id="59" w:author="Gareth Harding" w:date="2025-07-09T16:33:00Z" w16du:dateUtc="2025-07-09T14:33:00Z">
            <w:rPr>
              <w:rFonts w:ascii="Verdana" w:hAnsi="Verdana"/>
              <w:lang w:val="es-ES"/>
            </w:rPr>
          </w:rPrChange>
        </w:rPr>
        <w:t xml:space="preserve">. “Is the pie hot?” Jack asked. “Yes! I used the </w:t>
      </w:r>
      <w:r w:rsidR="00B83C98" w:rsidRPr="00F4159A">
        <w:rPr>
          <w:rFonts w:ascii="Verdana" w:hAnsi="Verdana"/>
          <w:b/>
          <w:bCs/>
          <w:rPrChange w:id="60" w:author="Gareth Harding" w:date="2025-07-09T16:33:00Z" w16du:dateUtc="2025-07-09T14:33:00Z">
            <w:rPr>
              <w:rFonts w:ascii="Verdana" w:hAnsi="Verdana"/>
              <w:b/>
              <w:bCs/>
              <w:lang w:val="es-ES"/>
            </w:rPr>
          </w:rPrChange>
        </w:rPr>
        <w:t>oven</w:t>
      </w:r>
      <w:r w:rsidR="00B83C98" w:rsidRPr="00F4159A">
        <w:rPr>
          <w:rFonts w:ascii="Verdana" w:hAnsi="Verdana"/>
          <w:rPrChange w:id="61" w:author="Gareth Harding" w:date="2025-07-09T16:33:00Z" w16du:dateUtc="2025-07-09T14:33:00Z">
            <w:rPr>
              <w:rFonts w:ascii="Verdana" w:hAnsi="Verdana"/>
              <w:lang w:val="es-ES"/>
            </w:rPr>
          </w:rPrChange>
        </w:rPr>
        <w:t xml:space="preserve">, not the </w:t>
      </w:r>
      <w:r w:rsidR="00B83C98" w:rsidRPr="00F4159A">
        <w:rPr>
          <w:rFonts w:ascii="Verdana" w:hAnsi="Verdana"/>
          <w:b/>
          <w:bCs/>
          <w:rPrChange w:id="62" w:author="Gareth Harding" w:date="2025-07-09T16:33:00Z" w16du:dateUtc="2025-07-09T14:33:00Z">
            <w:rPr>
              <w:rFonts w:ascii="Verdana" w:hAnsi="Verdana"/>
              <w:b/>
              <w:bCs/>
              <w:lang w:val="es-ES"/>
            </w:rPr>
          </w:rPrChange>
        </w:rPr>
        <w:t>microwave</w:t>
      </w:r>
      <w:r w:rsidR="00B83C98" w:rsidRPr="00F4159A">
        <w:rPr>
          <w:rFonts w:ascii="Verdana" w:hAnsi="Verdana"/>
          <w:rPrChange w:id="63" w:author="Gareth Harding" w:date="2025-07-09T16:33:00Z" w16du:dateUtc="2025-07-09T14:33:00Z">
            <w:rPr>
              <w:rFonts w:ascii="Verdana" w:hAnsi="Verdana"/>
              <w:lang w:val="es-ES"/>
            </w:rPr>
          </w:rPrChange>
        </w:rPr>
        <w:t>!” said Mr Crumble.</w:t>
      </w:r>
    </w:p>
    <w:p w14:paraId="2FDFDCC0" w14:textId="77777777" w:rsidR="007A0BA8" w:rsidRPr="00D30A7F" w:rsidRDefault="007A0BA8" w:rsidP="007A0BA8">
      <w:pPr>
        <w:rPr>
          <w:rFonts w:ascii="Verdana" w:hAnsi="Verdana"/>
        </w:rPr>
      </w:pPr>
    </w:p>
    <w:p w14:paraId="3A247A82" w14:textId="0D97EC6F" w:rsidR="007A0BA8" w:rsidRPr="00D30A7F" w:rsidRDefault="007A0BA8" w:rsidP="007A0BA8">
      <w:pPr>
        <w:rPr>
          <w:rFonts w:ascii="Verdana" w:hAnsi="Verdana"/>
        </w:rPr>
      </w:pPr>
      <w:r w:rsidRPr="00D30A7F">
        <w:rPr>
          <w:rFonts w:ascii="Verdana" w:hAnsi="Verdana"/>
        </w:rPr>
        <w:t>Then, Emma wanted some bread, but there was</w:t>
      </w:r>
      <w:r w:rsidR="00B83C98" w:rsidRPr="00D30A7F">
        <w:rPr>
          <w:rFonts w:ascii="Verdana" w:hAnsi="Verdana"/>
        </w:rPr>
        <w:t>n’t</w:t>
      </w:r>
      <w:r w:rsidRPr="00D30A7F">
        <w:rPr>
          <w:rFonts w:ascii="Verdana" w:hAnsi="Verdana"/>
        </w:rPr>
        <w:t xml:space="preserve"> </w:t>
      </w:r>
      <w:r w:rsidR="00B83C98" w:rsidRPr="00D30A7F">
        <w:rPr>
          <w:rFonts w:ascii="Verdana" w:hAnsi="Verdana"/>
        </w:rPr>
        <w:t>any</w:t>
      </w:r>
      <w:r w:rsidRPr="00D30A7F">
        <w:rPr>
          <w:rFonts w:ascii="Verdana" w:hAnsi="Verdana"/>
        </w:rPr>
        <w:t xml:space="preserve">! “Don’t worry,” said </w:t>
      </w:r>
      <w:r w:rsidR="008F19AA" w:rsidRPr="00D30A7F">
        <w:rPr>
          <w:rFonts w:ascii="Verdana" w:hAnsi="Verdana"/>
        </w:rPr>
        <w:t>the chef</w:t>
      </w:r>
      <w:r w:rsidRPr="00D30A7F">
        <w:rPr>
          <w:rFonts w:ascii="Verdana" w:hAnsi="Verdana"/>
        </w:rPr>
        <w:t>. “I have flour, I can make more!” He mixed the flour with milk and baked it. It was delicious!</w:t>
      </w:r>
    </w:p>
    <w:p w14:paraId="376F7F52" w14:textId="36917160" w:rsidR="007A0BA8" w:rsidRPr="00F4159A" w:rsidRDefault="008F19AA" w:rsidP="00FB3468">
      <w:pPr>
        <w:pStyle w:val="p1"/>
        <w:rPr>
          <w:rFonts w:ascii="Verdana" w:hAnsi="Verdana"/>
          <w:lang w:val="en-GB"/>
          <w:rPrChange w:id="64" w:author="Gareth Harding" w:date="2025-07-09T16:33:00Z" w16du:dateUtc="2025-07-09T14:33:00Z">
            <w:rPr>
              <w:rFonts w:ascii="Verdana" w:hAnsi="Verdana"/>
            </w:rPr>
          </w:rPrChange>
        </w:rPr>
      </w:pPr>
      <w:r w:rsidRPr="00F4159A">
        <w:rPr>
          <w:rFonts w:ascii="Verdana" w:hAnsi="Verdana"/>
          <w:lang w:val="en-GB"/>
          <w:rPrChange w:id="65" w:author="Gareth Harding" w:date="2025-07-09T16:33:00Z" w16du:dateUtc="2025-07-09T14:33:00Z">
            <w:rPr>
              <w:rFonts w:ascii="Verdana" w:hAnsi="Verdana"/>
            </w:rPr>
          </w:rPrChange>
        </w:rPr>
        <w:t xml:space="preserve">Suddenly, the </w:t>
      </w:r>
      <w:r w:rsidRPr="00F4159A">
        <w:rPr>
          <w:rStyle w:val="s1"/>
          <w:rFonts w:ascii="Verdana" w:eastAsiaTheme="majorEastAsia" w:hAnsi="Verdana"/>
          <w:b/>
          <w:bCs/>
          <w:lang w:val="en-GB"/>
          <w:rPrChange w:id="66" w:author="Gareth Harding" w:date="2025-07-09T16:33:00Z" w16du:dateUtc="2025-07-09T14:33:00Z">
            <w:rPr>
              <w:rStyle w:val="s1"/>
              <w:rFonts w:ascii="Verdana" w:eastAsiaTheme="majorEastAsia" w:hAnsi="Verdana"/>
              <w:b/>
              <w:bCs/>
            </w:rPr>
          </w:rPrChange>
        </w:rPr>
        <w:t>dishwasher</w:t>
      </w:r>
      <w:r w:rsidRPr="00F4159A">
        <w:rPr>
          <w:rFonts w:ascii="Verdana" w:hAnsi="Verdana"/>
          <w:lang w:val="en-GB"/>
          <w:rPrChange w:id="67" w:author="Gareth Harding" w:date="2025-07-09T16:33:00Z" w16du:dateUtc="2025-07-09T14:33:00Z">
            <w:rPr>
              <w:rFonts w:ascii="Verdana" w:hAnsi="Verdana"/>
            </w:rPr>
          </w:rPrChange>
        </w:rPr>
        <w:t xml:space="preserve"> </w:t>
      </w:r>
      <w:proofErr w:type="gramStart"/>
      <w:r w:rsidRPr="00F4159A">
        <w:rPr>
          <w:rFonts w:ascii="Verdana" w:hAnsi="Verdana"/>
          <w:lang w:val="en-GB"/>
          <w:rPrChange w:id="68" w:author="Gareth Harding" w:date="2025-07-09T16:33:00Z" w16du:dateUtc="2025-07-09T14:33:00Z">
            <w:rPr>
              <w:rFonts w:ascii="Verdana" w:hAnsi="Verdana"/>
            </w:rPr>
          </w:rPrChange>
        </w:rPr>
        <w:t>broke</w:t>
      </w:r>
      <w:proofErr w:type="gramEnd"/>
      <w:r w:rsidRPr="00F4159A">
        <w:rPr>
          <w:rFonts w:ascii="Verdana" w:hAnsi="Verdana"/>
          <w:lang w:val="en-GB"/>
          <w:rPrChange w:id="69" w:author="Gareth Harding" w:date="2025-07-09T16:33:00Z" w16du:dateUtc="2025-07-09T14:33:00Z">
            <w:rPr>
              <w:rFonts w:ascii="Verdana" w:hAnsi="Verdana"/>
            </w:rPr>
          </w:rPrChange>
        </w:rPr>
        <w:t xml:space="preserve"> and water went everywhere. “Oh no!” said the waiter. But Mr Crumble laughed and said, “Now the floor is clean!”</w:t>
      </w:r>
    </w:p>
    <w:p w14:paraId="4B7435D8" w14:textId="77777777" w:rsidR="007A0BA8" w:rsidRPr="00D30A7F" w:rsidRDefault="007A0BA8" w:rsidP="007A0BA8">
      <w:pPr>
        <w:rPr>
          <w:rFonts w:ascii="Verdana" w:hAnsi="Verdana"/>
        </w:rPr>
      </w:pPr>
      <w:r w:rsidRPr="00D30A7F">
        <w:rPr>
          <w:rFonts w:ascii="Verdana" w:hAnsi="Verdana"/>
        </w:rPr>
        <w:t>For dessert, they had chocolate cake with peanuts. It was sweet and crunchy. Jack took a photo and said, “Best lunch ever!”</w:t>
      </w:r>
    </w:p>
    <w:p w14:paraId="44427D21" w14:textId="77777777" w:rsidR="007A0BA8" w:rsidRPr="00D30A7F" w:rsidRDefault="007A0BA8" w:rsidP="007A0BA8">
      <w:pPr>
        <w:rPr>
          <w:rFonts w:ascii="Verdana" w:hAnsi="Verdana"/>
        </w:rPr>
      </w:pPr>
    </w:p>
    <w:p w14:paraId="7F23BB07" w14:textId="1D73D4A4" w:rsidR="00FB3468" w:rsidRPr="00D30A7F" w:rsidRDefault="007A0BA8" w:rsidP="007A0BA8">
      <w:pPr>
        <w:rPr>
          <w:rFonts w:ascii="Verdana" w:hAnsi="Verdana"/>
        </w:rPr>
      </w:pPr>
      <w:r w:rsidRPr="00D30A7F">
        <w:rPr>
          <w:rFonts w:ascii="Verdana" w:hAnsi="Verdana"/>
        </w:rPr>
        <w:t xml:space="preserve">Before they left, Emma opened the fridge and said, “You have ten cakes!” Mr Crumble </w:t>
      </w:r>
      <w:r w:rsidR="00FB3468" w:rsidRPr="00D30A7F">
        <w:rPr>
          <w:rFonts w:ascii="Verdana" w:hAnsi="Verdana"/>
        </w:rPr>
        <w:t>smiled</w:t>
      </w:r>
      <w:r w:rsidRPr="00D30A7F">
        <w:rPr>
          <w:rFonts w:ascii="Verdana" w:hAnsi="Verdana"/>
        </w:rPr>
        <w:t>, “Shh! They’re for me!”</w:t>
      </w:r>
    </w:p>
    <w:p w14:paraId="61179253" w14:textId="77777777" w:rsidR="004972D4" w:rsidRPr="00D30A7F" w:rsidRDefault="004972D4" w:rsidP="007A0BA8">
      <w:pPr>
        <w:rPr>
          <w:rFonts w:ascii="Verdana" w:hAnsi="Verdana"/>
        </w:rPr>
      </w:pPr>
    </w:p>
    <w:p w14:paraId="29972E7A" w14:textId="77777777" w:rsidR="004972D4" w:rsidRPr="00D30A7F" w:rsidRDefault="004972D4" w:rsidP="004972D4">
      <w:pPr>
        <w:adjustRightInd w:val="0"/>
        <w:snapToGrid w:val="0"/>
        <w:rPr>
          <w:rFonts w:ascii="Verdana" w:hAnsi="Verdana"/>
          <w:b/>
          <w:bCs/>
          <w:color w:val="00B050"/>
        </w:rPr>
      </w:pPr>
      <w:r w:rsidRPr="00D30A7F">
        <w:rPr>
          <w:rFonts w:ascii="Verdana" w:hAnsi="Verdana"/>
          <w:b/>
          <w:bCs/>
          <w:color w:val="00B050"/>
        </w:rPr>
        <w:t>Comprehension Questions</w:t>
      </w:r>
    </w:p>
    <w:p w14:paraId="1B0E44D1" w14:textId="77777777" w:rsidR="004972D4" w:rsidRPr="00D30A7F" w:rsidRDefault="004972D4" w:rsidP="007A0BA8">
      <w:pPr>
        <w:rPr>
          <w:rFonts w:ascii="Verdana" w:hAnsi="Verdana"/>
        </w:rPr>
      </w:pPr>
    </w:p>
    <w:p w14:paraId="3D328AF0"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What did Emma and Jack order first at the restaurant?</w:t>
      </w:r>
    </w:p>
    <w:p w14:paraId="570900F6" w14:textId="77777777" w:rsidR="004972D4" w:rsidRPr="00D30A7F" w:rsidRDefault="004972D4" w:rsidP="004972D4">
      <w:pPr>
        <w:rPr>
          <w:rFonts w:ascii="Verdana" w:hAnsi="Verdana"/>
        </w:rPr>
      </w:pPr>
      <w:r w:rsidRPr="00D30A7F">
        <w:rPr>
          <w:rFonts w:ascii="Verdana" w:hAnsi="Verdana"/>
          <w:highlight w:val="yellow"/>
        </w:rPr>
        <w:t>Pasta and cheese pie</w:t>
      </w:r>
    </w:p>
    <w:p w14:paraId="0F76CD2A" w14:textId="77777777" w:rsidR="004972D4" w:rsidRPr="00D30A7F" w:rsidRDefault="004972D4" w:rsidP="004972D4">
      <w:pPr>
        <w:rPr>
          <w:rFonts w:ascii="Verdana" w:hAnsi="Verdana"/>
        </w:rPr>
      </w:pPr>
      <w:r w:rsidRPr="00D30A7F">
        <w:rPr>
          <w:rFonts w:ascii="Verdana" w:hAnsi="Verdana"/>
        </w:rPr>
        <w:t>Chocolate cake and peanuts</w:t>
      </w:r>
    </w:p>
    <w:p w14:paraId="5BA97808" w14:textId="77777777" w:rsidR="004972D4" w:rsidRDefault="004972D4" w:rsidP="004972D4">
      <w:pPr>
        <w:rPr>
          <w:ins w:id="70" w:author="Gareth Harding" w:date="2025-07-10T10:25:00Z" w16du:dateUtc="2025-07-10T08:25:00Z"/>
          <w:rFonts w:ascii="Verdana" w:hAnsi="Verdana"/>
        </w:rPr>
      </w:pPr>
      <w:r w:rsidRPr="00D30A7F">
        <w:rPr>
          <w:rFonts w:ascii="Verdana" w:hAnsi="Verdana"/>
        </w:rPr>
        <w:t>Bread and milk</w:t>
      </w:r>
    </w:p>
    <w:p w14:paraId="09EAC7F7" w14:textId="77777777" w:rsidR="004B2BFA" w:rsidRPr="00D30A7F" w:rsidRDefault="004B2BFA" w:rsidP="004972D4">
      <w:pPr>
        <w:rPr>
          <w:rFonts w:ascii="Verdana" w:hAnsi="Verdana"/>
        </w:rPr>
      </w:pPr>
    </w:p>
    <w:p w14:paraId="25A7030C"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Who is Mr Crumble?</w:t>
      </w:r>
    </w:p>
    <w:p w14:paraId="132CB316" w14:textId="77777777" w:rsidR="004972D4" w:rsidRPr="00D30A7F" w:rsidRDefault="004972D4" w:rsidP="004972D4">
      <w:pPr>
        <w:rPr>
          <w:rFonts w:ascii="Verdana" w:hAnsi="Verdana"/>
        </w:rPr>
      </w:pPr>
      <w:r w:rsidRPr="00D30A7F">
        <w:rPr>
          <w:rFonts w:ascii="Verdana" w:hAnsi="Verdana"/>
        </w:rPr>
        <w:t>The waiter</w:t>
      </w:r>
    </w:p>
    <w:p w14:paraId="34DF10A9" w14:textId="77777777" w:rsidR="004972D4" w:rsidRPr="00D30A7F" w:rsidRDefault="004972D4" w:rsidP="004972D4">
      <w:pPr>
        <w:rPr>
          <w:rFonts w:ascii="Verdana" w:hAnsi="Verdana"/>
          <w:highlight w:val="yellow"/>
        </w:rPr>
      </w:pPr>
      <w:r w:rsidRPr="00D30A7F">
        <w:rPr>
          <w:rFonts w:ascii="Verdana" w:hAnsi="Verdana"/>
          <w:highlight w:val="yellow"/>
        </w:rPr>
        <w:t>The chef</w:t>
      </w:r>
    </w:p>
    <w:p w14:paraId="41A77A39" w14:textId="5194A009" w:rsidR="004972D4" w:rsidRDefault="004972D4" w:rsidP="004972D4">
      <w:pPr>
        <w:rPr>
          <w:ins w:id="71" w:author="Gareth Harding" w:date="2025-07-10T10:25:00Z" w16du:dateUtc="2025-07-10T08:25:00Z"/>
          <w:rFonts w:ascii="Verdana" w:hAnsi="Verdana"/>
        </w:rPr>
      </w:pPr>
      <w:r w:rsidRPr="00D30A7F">
        <w:rPr>
          <w:rFonts w:ascii="Verdana" w:hAnsi="Verdana"/>
        </w:rPr>
        <w:t>Emma’s cousin</w:t>
      </w:r>
    </w:p>
    <w:p w14:paraId="6AB270A3" w14:textId="77777777" w:rsidR="004B2BFA" w:rsidRPr="00D30A7F" w:rsidRDefault="004B2BFA" w:rsidP="004972D4">
      <w:pPr>
        <w:rPr>
          <w:rFonts w:ascii="Verdana" w:hAnsi="Verdana"/>
        </w:rPr>
      </w:pPr>
    </w:p>
    <w:p w14:paraId="5108B798"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What did Mr Crumble use to cook the cheese pie?</w:t>
      </w:r>
    </w:p>
    <w:p w14:paraId="567828B8" w14:textId="77777777" w:rsidR="004972D4" w:rsidRPr="00D30A7F" w:rsidRDefault="004972D4" w:rsidP="004972D4">
      <w:pPr>
        <w:rPr>
          <w:rFonts w:ascii="Verdana" w:hAnsi="Verdana"/>
        </w:rPr>
      </w:pPr>
      <w:r w:rsidRPr="00D30A7F">
        <w:rPr>
          <w:rFonts w:ascii="Verdana" w:hAnsi="Verdana"/>
        </w:rPr>
        <w:t>Microwave</w:t>
      </w:r>
    </w:p>
    <w:p w14:paraId="5ABF0744" w14:textId="77777777" w:rsidR="004972D4" w:rsidRPr="00D30A7F" w:rsidRDefault="004972D4" w:rsidP="004972D4">
      <w:pPr>
        <w:rPr>
          <w:rFonts w:ascii="Verdana" w:hAnsi="Verdana"/>
          <w:highlight w:val="yellow"/>
        </w:rPr>
      </w:pPr>
      <w:r w:rsidRPr="00D30A7F">
        <w:rPr>
          <w:rFonts w:ascii="Verdana" w:hAnsi="Verdana"/>
          <w:highlight w:val="yellow"/>
        </w:rPr>
        <w:t>Oven</w:t>
      </w:r>
    </w:p>
    <w:p w14:paraId="5E2F7229" w14:textId="4DCC4E76" w:rsidR="004972D4" w:rsidRDefault="004972D4" w:rsidP="004972D4">
      <w:pPr>
        <w:rPr>
          <w:ins w:id="72" w:author="Gareth Harding" w:date="2025-07-10T10:25:00Z" w16du:dateUtc="2025-07-10T08:25:00Z"/>
          <w:rFonts w:ascii="Verdana" w:hAnsi="Verdana"/>
        </w:rPr>
      </w:pPr>
      <w:r w:rsidRPr="00D30A7F">
        <w:rPr>
          <w:rFonts w:ascii="Verdana" w:hAnsi="Verdana"/>
        </w:rPr>
        <w:t>Fridge</w:t>
      </w:r>
    </w:p>
    <w:p w14:paraId="45911C63" w14:textId="77777777" w:rsidR="004B2BFA" w:rsidRPr="00D30A7F" w:rsidRDefault="004B2BFA" w:rsidP="004972D4">
      <w:pPr>
        <w:rPr>
          <w:rFonts w:ascii="Verdana" w:hAnsi="Verdana"/>
        </w:rPr>
      </w:pPr>
    </w:p>
    <w:p w14:paraId="42D22F41"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Why did Mr Crumble say, “Now the floor is clean!”?</w:t>
      </w:r>
    </w:p>
    <w:p w14:paraId="146B97A6" w14:textId="77777777" w:rsidR="004972D4" w:rsidRPr="00D30A7F" w:rsidRDefault="004972D4" w:rsidP="004972D4">
      <w:pPr>
        <w:rPr>
          <w:rFonts w:ascii="Verdana" w:hAnsi="Verdana"/>
        </w:rPr>
      </w:pPr>
      <w:r w:rsidRPr="00D30A7F">
        <w:rPr>
          <w:rFonts w:ascii="Verdana" w:hAnsi="Verdana"/>
        </w:rPr>
        <w:t>Because he cleaned it with a mop</w:t>
      </w:r>
    </w:p>
    <w:p w14:paraId="7EA57645" w14:textId="77777777" w:rsidR="004972D4" w:rsidRPr="00D30A7F" w:rsidRDefault="004972D4" w:rsidP="004972D4">
      <w:pPr>
        <w:rPr>
          <w:rFonts w:ascii="Verdana" w:hAnsi="Verdana"/>
          <w:highlight w:val="yellow"/>
        </w:rPr>
      </w:pPr>
      <w:r w:rsidRPr="00D30A7F">
        <w:rPr>
          <w:rFonts w:ascii="Verdana" w:hAnsi="Verdana"/>
          <w:highlight w:val="yellow"/>
        </w:rPr>
        <w:t>Because the dishwasher broke and water went everywhere</w:t>
      </w:r>
    </w:p>
    <w:p w14:paraId="0B3B8CFA" w14:textId="31EAF2DD" w:rsidR="004972D4" w:rsidRDefault="004972D4" w:rsidP="004972D4">
      <w:pPr>
        <w:rPr>
          <w:ins w:id="73" w:author="Gareth Harding" w:date="2025-07-10T10:25:00Z" w16du:dateUtc="2025-07-10T08:25:00Z"/>
          <w:rFonts w:ascii="Verdana" w:hAnsi="Verdana"/>
        </w:rPr>
      </w:pPr>
      <w:r w:rsidRPr="00D30A7F">
        <w:rPr>
          <w:rFonts w:ascii="Verdana" w:hAnsi="Verdana"/>
        </w:rPr>
        <w:t>Because Emma spilled her drink</w:t>
      </w:r>
    </w:p>
    <w:p w14:paraId="25473D00" w14:textId="77777777" w:rsidR="004B2BFA" w:rsidRPr="00D30A7F" w:rsidRDefault="004B2BFA" w:rsidP="004972D4">
      <w:pPr>
        <w:rPr>
          <w:rFonts w:ascii="Verdana" w:hAnsi="Verdana"/>
        </w:rPr>
      </w:pPr>
    </w:p>
    <w:p w14:paraId="069BF9C9"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What did Emma find inside the fridge?</w:t>
      </w:r>
    </w:p>
    <w:p w14:paraId="28CA58E1" w14:textId="77777777" w:rsidR="004972D4" w:rsidRPr="00D30A7F" w:rsidRDefault="004972D4" w:rsidP="004972D4">
      <w:pPr>
        <w:rPr>
          <w:rFonts w:ascii="Verdana" w:hAnsi="Verdana"/>
        </w:rPr>
      </w:pPr>
      <w:r w:rsidRPr="00D30A7F">
        <w:rPr>
          <w:rFonts w:ascii="Verdana" w:hAnsi="Verdana"/>
        </w:rPr>
        <w:t>Ten sandwiches</w:t>
      </w:r>
    </w:p>
    <w:p w14:paraId="75C086CD" w14:textId="77777777" w:rsidR="004972D4" w:rsidRPr="00D30A7F" w:rsidRDefault="004972D4" w:rsidP="004972D4">
      <w:pPr>
        <w:rPr>
          <w:rFonts w:ascii="Verdana" w:hAnsi="Verdana"/>
          <w:highlight w:val="yellow"/>
        </w:rPr>
      </w:pPr>
      <w:r w:rsidRPr="00D30A7F">
        <w:rPr>
          <w:rFonts w:ascii="Verdana" w:hAnsi="Verdana"/>
          <w:highlight w:val="yellow"/>
        </w:rPr>
        <w:t>Ten cakes</w:t>
      </w:r>
    </w:p>
    <w:p w14:paraId="08D18833" w14:textId="3CC73E55" w:rsidR="004972D4" w:rsidDel="00675203" w:rsidRDefault="004972D4" w:rsidP="004972D4">
      <w:pPr>
        <w:rPr>
          <w:ins w:id="74" w:author="Gareth Harding" w:date="2025-07-10T10:25:00Z" w16du:dateUtc="2025-07-10T08:25:00Z"/>
          <w:del w:id="75" w:author="48105" w:date="2025-07-23T12:54:00Z" w16du:dateUtc="2025-07-23T10:54:00Z"/>
          <w:rFonts w:ascii="Verdana" w:hAnsi="Verdana"/>
        </w:rPr>
      </w:pPr>
      <w:r w:rsidRPr="00D30A7F">
        <w:rPr>
          <w:rFonts w:ascii="Verdana" w:hAnsi="Verdana"/>
        </w:rPr>
        <w:t>Five pizzas</w:t>
      </w:r>
    </w:p>
    <w:p w14:paraId="74803B3B" w14:textId="77777777" w:rsidR="004B2BFA" w:rsidRPr="00D30A7F" w:rsidRDefault="004B2BFA" w:rsidP="004972D4">
      <w:pPr>
        <w:rPr>
          <w:rFonts w:ascii="Verdana" w:hAnsi="Verdana"/>
        </w:rPr>
      </w:pPr>
    </w:p>
    <w:p w14:paraId="6EB7F70B" w14:textId="77777777" w:rsidR="004972D4" w:rsidRPr="00D30A7F" w:rsidRDefault="004972D4" w:rsidP="004972D4">
      <w:pPr>
        <w:pStyle w:val="Prrafodelista"/>
        <w:numPr>
          <w:ilvl w:val="0"/>
          <w:numId w:val="2"/>
        </w:numPr>
        <w:rPr>
          <w:rFonts w:ascii="Verdana" w:hAnsi="Verdana"/>
          <w:b/>
          <w:bCs/>
        </w:rPr>
      </w:pPr>
      <w:r w:rsidRPr="00D30A7F">
        <w:rPr>
          <w:rFonts w:ascii="Verdana" w:hAnsi="Verdana"/>
          <w:b/>
          <w:bCs/>
        </w:rPr>
        <w:t>What does Mr Crumble want to do with the cakes?</w:t>
      </w:r>
    </w:p>
    <w:p w14:paraId="228D416E" w14:textId="59621EB2" w:rsidR="004972D4" w:rsidRPr="00982A05" w:rsidDel="00675203" w:rsidRDefault="004972D4" w:rsidP="004972D4">
      <w:pPr>
        <w:rPr>
          <w:del w:id="76" w:author="48105" w:date="2025-07-23T12:53:00Z" w16du:dateUtc="2025-07-23T10:53:00Z"/>
          <w:rFonts w:ascii="Verdana" w:hAnsi="Verdana"/>
          <w:strike/>
          <w:rPrChange w:id="77" w:author="48105" w:date="2025-07-22T23:30:00Z" w16du:dateUtc="2025-07-22T21:30:00Z">
            <w:rPr>
              <w:del w:id="78" w:author="48105" w:date="2025-07-23T12:53:00Z" w16du:dateUtc="2025-07-23T10:53:00Z"/>
              <w:rFonts w:ascii="Verdana" w:hAnsi="Verdana"/>
            </w:rPr>
          </w:rPrChange>
        </w:rPr>
      </w:pPr>
      <w:del w:id="79" w:author="48105" w:date="2025-07-23T12:53:00Z" w16du:dateUtc="2025-07-23T10:53:00Z">
        <w:r w:rsidRPr="00982A05" w:rsidDel="00675203">
          <w:rPr>
            <w:rFonts w:ascii="Verdana" w:hAnsi="Verdana"/>
            <w:strike/>
            <w:rPrChange w:id="80" w:author="48105" w:date="2025-07-22T23:30:00Z" w16du:dateUtc="2025-07-22T21:30:00Z">
              <w:rPr>
                <w:rFonts w:ascii="Verdana" w:hAnsi="Verdana"/>
              </w:rPr>
            </w:rPrChange>
          </w:rPr>
          <w:delText>Give them to Emma and Jack</w:delText>
        </w:r>
      </w:del>
    </w:p>
    <w:p w14:paraId="2013EA1C" w14:textId="77777777" w:rsidR="004972D4" w:rsidRPr="00D30A7F" w:rsidRDefault="004972D4" w:rsidP="004972D4">
      <w:pPr>
        <w:rPr>
          <w:rFonts w:ascii="Verdana" w:hAnsi="Verdana"/>
          <w:highlight w:val="yellow"/>
        </w:rPr>
      </w:pPr>
      <w:r w:rsidRPr="00D30A7F">
        <w:rPr>
          <w:rFonts w:ascii="Verdana" w:hAnsi="Verdana"/>
          <w:highlight w:val="yellow"/>
        </w:rPr>
        <w:t>Eat them all himself</w:t>
      </w:r>
    </w:p>
    <w:p w14:paraId="5FB0E9F1" w14:textId="0119552C" w:rsidR="00493B95" w:rsidRPr="00D30A7F" w:rsidRDefault="00493B95" w:rsidP="00493B95">
      <w:pPr>
        <w:rPr>
          <w:rFonts w:ascii="Verdana" w:hAnsi="Verdana"/>
        </w:rPr>
      </w:pPr>
      <w:r w:rsidRPr="00D30A7F">
        <w:rPr>
          <w:rFonts w:ascii="Verdana" w:hAnsi="Verdana"/>
        </w:rPr>
        <w:t>Save them for photos</w:t>
      </w:r>
    </w:p>
    <w:p w14:paraId="0F3FE99B" w14:textId="77777777" w:rsidR="00493B95" w:rsidRPr="00D30A7F" w:rsidRDefault="00493B95" w:rsidP="00493B95">
      <w:pPr>
        <w:rPr>
          <w:rFonts w:ascii="Verdana" w:hAnsi="Verdana"/>
        </w:rPr>
      </w:pPr>
      <w:r w:rsidRPr="00D30A7F">
        <w:rPr>
          <w:rFonts w:ascii="Verdana" w:hAnsi="Verdana"/>
        </w:rPr>
        <w:t>Save them for other guests</w:t>
      </w:r>
    </w:p>
    <w:p w14:paraId="4D0CB3ED" w14:textId="77777777" w:rsidR="00992ADD" w:rsidRDefault="00992ADD" w:rsidP="004972D4">
      <w:pPr>
        <w:rPr>
          <w:rFonts w:ascii="Verdana" w:hAnsi="Verdana"/>
        </w:rPr>
      </w:pPr>
    </w:p>
    <w:p w14:paraId="79529456" w14:textId="77777777" w:rsidR="007C6825" w:rsidRPr="00D30A7F" w:rsidRDefault="007C6825" w:rsidP="004972D4">
      <w:pPr>
        <w:rPr>
          <w:rFonts w:ascii="Verdana" w:hAnsi="Verdana"/>
        </w:rPr>
      </w:pPr>
    </w:p>
    <w:p w14:paraId="116261AC" w14:textId="77777777" w:rsidR="00992ADD" w:rsidRPr="00D30A7F" w:rsidRDefault="00992ADD" w:rsidP="004972D4">
      <w:pPr>
        <w:rPr>
          <w:rFonts w:ascii="Verdana" w:hAnsi="Verdana"/>
        </w:rPr>
      </w:pPr>
    </w:p>
    <w:p w14:paraId="251EED60" w14:textId="77777777" w:rsidR="00992ADD" w:rsidRPr="00992ADD" w:rsidRDefault="00992ADD" w:rsidP="00992ADD">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992ADD">
        <w:rPr>
          <w:rFonts w:ascii="Verdana" w:eastAsia="Times New Roman" w:hAnsi="Verdana" w:cs="Times New Roman"/>
          <w:b/>
          <w:bCs/>
          <w:color w:val="215E99" w:themeColor="text2" w:themeTint="BF"/>
          <w:kern w:val="0"/>
          <w:lang w:eastAsia="es-ES_tradnl"/>
          <w14:ligatures w14:val="none"/>
        </w:rPr>
        <w:t>Too Much Cake!</w:t>
      </w:r>
    </w:p>
    <w:p w14:paraId="2E8548C1" w14:textId="77777777" w:rsidR="00992ADD" w:rsidRPr="00992ADD" w:rsidRDefault="00992ADD" w:rsidP="00992ADD">
      <w:pPr>
        <w:rPr>
          <w:rFonts w:ascii="Verdana" w:hAnsi="Verdana"/>
          <w:lang w:val="es-ES"/>
        </w:rPr>
      </w:pPr>
    </w:p>
    <w:p w14:paraId="64143D8F" w14:textId="77777777" w:rsidR="00992ADD" w:rsidRPr="00F4159A" w:rsidRDefault="00992ADD" w:rsidP="00992ADD">
      <w:pPr>
        <w:rPr>
          <w:rFonts w:ascii="Verdana" w:hAnsi="Verdana"/>
          <w:rPrChange w:id="81" w:author="Gareth Harding" w:date="2025-07-09T16:33:00Z" w16du:dateUtc="2025-07-09T14:33:00Z">
            <w:rPr>
              <w:rFonts w:ascii="Verdana" w:hAnsi="Verdana"/>
              <w:lang w:val="es-ES"/>
            </w:rPr>
          </w:rPrChange>
        </w:rPr>
      </w:pPr>
      <w:r w:rsidRPr="00F4159A">
        <w:rPr>
          <w:rFonts w:ascii="Verdana" w:hAnsi="Verdana"/>
          <w:rPrChange w:id="82" w:author="Gareth Harding" w:date="2025-07-09T16:33:00Z" w16du:dateUtc="2025-07-09T14:33:00Z">
            <w:rPr>
              <w:rFonts w:ascii="Verdana" w:hAnsi="Verdana"/>
              <w:lang w:val="es-ES"/>
            </w:rPr>
          </w:rPrChange>
        </w:rPr>
        <w:t>Last Friday, Ken and his sister Lara made a big chocolate cake at home. They wanted to surprise their parents, but they used too much flour and too much cream!</w:t>
      </w:r>
    </w:p>
    <w:p w14:paraId="778A8218" w14:textId="77777777" w:rsidR="00992ADD" w:rsidRPr="00F4159A" w:rsidRDefault="00992ADD" w:rsidP="00992ADD">
      <w:pPr>
        <w:rPr>
          <w:rFonts w:ascii="Verdana" w:hAnsi="Verdana"/>
          <w:rPrChange w:id="83" w:author="Gareth Harding" w:date="2025-07-09T16:33:00Z" w16du:dateUtc="2025-07-09T14:33:00Z">
            <w:rPr>
              <w:rFonts w:ascii="Verdana" w:hAnsi="Verdana"/>
              <w:lang w:val="es-ES"/>
            </w:rPr>
          </w:rPrChange>
        </w:rPr>
      </w:pPr>
    </w:p>
    <w:p w14:paraId="17ADC92F" w14:textId="77777777" w:rsidR="00992ADD" w:rsidRPr="00F4159A" w:rsidRDefault="00992ADD" w:rsidP="00992ADD">
      <w:pPr>
        <w:rPr>
          <w:rFonts w:ascii="Verdana" w:hAnsi="Verdana"/>
          <w:rPrChange w:id="84" w:author="Gareth Harding" w:date="2025-07-09T16:33:00Z" w16du:dateUtc="2025-07-09T14:33:00Z">
            <w:rPr>
              <w:rFonts w:ascii="Verdana" w:hAnsi="Verdana"/>
              <w:lang w:val="es-ES"/>
            </w:rPr>
          </w:rPrChange>
        </w:rPr>
      </w:pPr>
      <w:r w:rsidRPr="00F4159A">
        <w:rPr>
          <w:rFonts w:ascii="Verdana" w:hAnsi="Verdana"/>
          <w:rPrChange w:id="85" w:author="Gareth Harding" w:date="2025-07-09T16:33:00Z" w16du:dateUtc="2025-07-09T14:33:00Z">
            <w:rPr>
              <w:rFonts w:ascii="Verdana" w:hAnsi="Verdana"/>
              <w:lang w:val="es-ES"/>
            </w:rPr>
          </w:rPrChange>
        </w:rPr>
        <w:t>Ken mixed the ingredients very fast, and the cream went on the table, the fridge, and even on his nose! The kitchen was a big mess.</w:t>
      </w:r>
    </w:p>
    <w:p w14:paraId="010BCA4C" w14:textId="77777777" w:rsidR="00992ADD" w:rsidRPr="00F4159A" w:rsidRDefault="00992ADD" w:rsidP="00992ADD">
      <w:pPr>
        <w:rPr>
          <w:rFonts w:ascii="Verdana" w:hAnsi="Verdana"/>
          <w:rPrChange w:id="86" w:author="Gareth Harding" w:date="2025-07-09T16:33:00Z" w16du:dateUtc="2025-07-09T14:33:00Z">
            <w:rPr>
              <w:rFonts w:ascii="Verdana" w:hAnsi="Verdana"/>
              <w:lang w:val="es-ES"/>
            </w:rPr>
          </w:rPrChange>
        </w:rPr>
      </w:pPr>
    </w:p>
    <w:p w14:paraId="3C5C7E41" w14:textId="77777777" w:rsidR="00992ADD" w:rsidRPr="00F4159A" w:rsidRDefault="00992ADD" w:rsidP="00992ADD">
      <w:pPr>
        <w:rPr>
          <w:rFonts w:ascii="Verdana" w:hAnsi="Verdana"/>
          <w:rPrChange w:id="87" w:author="Gareth Harding" w:date="2025-07-09T16:33:00Z" w16du:dateUtc="2025-07-09T14:33:00Z">
            <w:rPr>
              <w:rFonts w:ascii="Verdana" w:hAnsi="Verdana"/>
              <w:lang w:val="es-ES"/>
            </w:rPr>
          </w:rPrChange>
        </w:rPr>
      </w:pPr>
      <w:r w:rsidRPr="00F4159A">
        <w:rPr>
          <w:rFonts w:ascii="Verdana" w:hAnsi="Verdana"/>
          <w:rPrChange w:id="88" w:author="Gareth Harding" w:date="2025-07-09T16:33:00Z" w16du:dateUtc="2025-07-09T14:33:00Z">
            <w:rPr>
              <w:rFonts w:ascii="Verdana" w:hAnsi="Verdana"/>
              <w:lang w:val="es-ES"/>
            </w:rPr>
          </w:rPrChange>
        </w:rPr>
        <w:t>Lara put too many strawberries on top. Ken said, “It looks like a fruit mountain!” They also added chocolate chips — maybe too many!</w:t>
      </w:r>
    </w:p>
    <w:p w14:paraId="436469BE" w14:textId="77777777" w:rsidR="00992ADD" w:rsidRPr="00F4159A" w:rsidRDefault="00992ADD" w:rsidP="00992ADD">
      <w:pPr>
        <w:rPr>
          <w:rFonts w:ascii="Verdana" w:hAnsi="Verdana"/>
          <w:rPrChange w:id="89" w:author="Gareth Harding" w:date="2025-07-09T16:33:00Z" w16du:dateUtc="2025-07-09T14:33:00Z">
            <w:rPr>
              <w:rFonts w:ascii="Verdana" w:hAnsi="Verdana"/>
              <w:lang w:val="es-ES"/>
            </w:rPr>
          </w:rPrChange>
        </w:rPr>
      </w:pPr>
    </w:p>
    <w:p w14:paraId="7E397310" w14:textId="77777777" w:rsidR="00992ADD" w:rsidRPr="00F4159A" w:rsidRDefault="00992ADD" w:rsidP="00992ADD">
      <w:pPr>
        <w:rPr>
          <w:rFonts w:ascii="Verdana" w:hAnsi="Verdana"/>
          <w:rPrChange w:id="90" w:author="Gareth Harding" w:date="2025-07-09T16:33:00Z" w16du:dateUtc="2025-07-09T14:33:00Z">
            <w:rPr>
              <w:rFonts w:ascii="Verdana" w:hAnsi="Verdana"/>
              <w:lang w:val="es-ES"/>
            </w:rPr>
          </w:rPrChange>
        </w:rPr>
      </w:pPr>
      <w:r w:rsidRPr="00F4159A">
        <w:rPr>
          <w:rFonts w:ascii="Verdana" w:hAnsi="Verdana"/>
          <w:rPrChange w:id="91" w:author="Gareth Harding" w:date="2025-07-09T16:33:00Z" w16du:dateUtc="2025-07-09T14:33:00Z">
            <w:rPr>
              <w:rFonts w:ascii="Verdana" w:hAnsi="Verdana"/>
              <w:lang w:val="es-ES"/>
            </w:rPr>
          </w:rPrChange>
        </w:rPr>
        <w:t>Then they ate the cake with their parents in the garden. Dad said, “It’s nice, but there’s too much cream!”</w:t>
      </w:r>
    </w:p>
    <w:p w14:paraId="7D00333B" w14:textId="77777777" w:rsidR="00992ADD" w:rsidRPr="00F4159A" w:rsidRDefault="00992ADD" w:rsidP="00992ADD">
      <w:pPr>
        <w:rPr>
          <w:rFonts w:ascii="Verdana" w:hAnsi="Verdana"/>
          <w:rPrChange w:id="92" w:author="Gareth Harding" w:date="2025-07-09T16:33:00Z" w16du:dateUtc="2025-07-09T14:33:00Z">
            <w:rPr>
              <w:rFonts w:ascii="Verdana" w:hAnsi="Verdana"/>
              <w:lang w:val="es-ES"/>
            </w:rPr>
          </w:rPrChange>
        </w:rPr>
      </w:pPr>
    </w:p>
    <w:p w14:paraId="0BBA5965" w14:textId="77777777" w:rsidR="00992ADD" w:rsidRPr="00F4159A" w:rsidRDefault="00992ADD" w:rsidP="00992ADD">
      <w:pPr>
        <w:rPr>
          <w:rFonts w:ascii="Verdana" w:hAnsi="Verdana"/>
          <w:rPrChange w:id="93" w:author="Gareth Harding" w:date="2025-07-09T16:33:00Z" w16du:dateUtc="2025-07-09T14:33:00Z">
            <w:rPr>
              <w:rFonts w:ascii="Verdana" w:hAnsi="Verdana"/>
              <w:lang w:val="es-ES"/>
            </w:rPr>
          </w:rPrChange>
        </w:rPr>
      </w:pPr>
      <w:r w:rsidRPr="00F4159A">
        <w:rPr>
          <w:rFonts w:ascii="Verdana" w:hAnsi="Verdana"/>
          <w:rPrChange w:id="94" w:author="Gareth Harding" w:date="2025-07-09T16:33:00Z" w16du:dateUtc="2025-07-09T14:33:00Z">
            <w:rPr>
              <w:rFonts w:ascii="Verdana" w:hAnsi="Verdana"/>
              <w:lang w:val="es-ES"/>
            </w:rPr>
          </w:rPrChange>
        </w:rPr>
        <w:t>Mum laughed and said, “And too many dirty plates in the sink!”</w:t>
      </w:r>
    </w:p>
    <w:p w14:paraId="07042E05" w14:textId="77777777" w:rsidR="00992ADD" w:rsidRPr="00F4159A" w:rsidRDefault="00992ADD" w:rsidP="00992ADD">
      <w:pPr>
        <w:rPr>
          <w:rFonts w:ascii="Verdana" w:hAnsi="Verdana"/>
          <w:rPrChange w:id="95" w:author="Gareth Harding" w:date="2025-07-09T16:33:00Z" w16du:dateUtc="2025-07-09T14:33:00Z">
            <w:rPr>
              <w:rFonts w:ascii="Verdana" w:hAnsi="Verdana"/>
              <w:lang w:val="es-ES"/>
            </w:rPr>
          </w:rPrChange>
        </w:rPr>
      </w:pPr>
    </w:p>
    <w:p w14:paraId="46661D61" w14:textId="77777777" w:rsidR="00992ADD" w:rsidRPr="00F4159A" w:rsidRDefault="00992ADD" w:rsidP="00992ADD">
      <w:pPr>
        <w:rPr>
          <w:rFonts w:ascii="Verdana" w:hAnsi="Verdana"/>
          <w:rPrChange w:id="96" w:author="Gareth Harding" w:date="2025-07-09T16:33:00Z" w16du:dateUtc="2025-07-09T14:33:00Z">
            <w:rPr>
              <w:rFonts w:ascii="Verdana" w:hAnsi="Verdana"/>
              <w:lang w:val="es-ES"/>
            </w:rPr>
          </w:rPrChange>
        </w:rPr>
      </w:pPr>
      <w:r w:rsidRPr="00F4159A">
        <w:rPr>
          <w:rFonts w:ascii="Verdana" w:hAnsi="Verdana"/>
          <w:rPrChange w:id="97" w:author="Gareth Harding" w:date="2025-07-09T16:33:00Z" w16du:dateUtc="2025-07-09T14:33:00Z">
            <w:rPr>
              <w:rFonts w:ascii="Verdana" w:hAnsi="Verdana"/>
              <w:lang w:val="es-ES"/>
            </w:rPr>
          </w:rPrChange>
        </w:rPr>
        <w:t>They all smiled and took a photo.</w:t>
      </w:r>
    </w:p>
    <w:p w14:paraId="71742FD8" w14:textId="77777777" w:rsidR="00992ADD" w:rsidRPr="00F4159A" w:rsidRDefault="00992ADD" w:rsidP="00992ADD">
      <w:pPr>
        <w:rPr>
          <w:rFonts w:ascii="Verdana" w:hAnsi="Verdana"/>
          <w:rPrChange w:id="98" w:author="Gareth Harding" w:date="2025-07-09T16:33:00Z" w16du:dateUtc="2025-07-09T14:33:00Z">
            <w:rPr>
              <w:rFonts w:ascii="Verdana" w:hAnsi="Verdana"/>
              <w:lang w:val="es-ES"/>
            </w:rPr>
          </w:rPrChange>
        </w:rPr>
      </w:pPr>
    </w:p>
    <w:p w14:paraId="14E796B9" w14:textId="77777777" w:rsidR="00992ADD" w:rsidRPr="00D30A7F" w:rsidRDefault="00992ADD" w:rsidP="00992ADD">
      <w:pPr>
        <w:adjustRightInd w:val="0"/>
        <w:snapToGrid w:val="0"/>
        <w:rPr>
          <w:rFonts w:ascii="Verdana" w:hAnsi="Verdana"/>
          <w:b/>
          <w:bCs/>
          <w:color w:val="00B050"/>
        </w:rPr>
      </w:pPr>
      <w:r w:rsidRPr="00D30A7F">
        <w:rPr>
          <w:rFonts w:ascii="Verdana" w:hAnsi="Verdana"/>
          <w:b/>
          <w:bCs/>
          <w:color w:val="00B050"/>
        </w:rPr>
        <w:t>Comprehension Questions</w:t>
      </w:r>
    </w:p>
    <w:p w14:paraId="2236E899" w14:textId="77777777" w:rsidR="00992ADD" w:rsidRPr="00D30A7F" w:rsidRDefault="00992ADD" w:rsidP="00992ADD">
      <w:pPr>
        <w:rPr>
          <w:rFonts w:ascii="Verdana" w:hAnsi="Verdana"/>
          <w:lang w:val="es-ES"/>
        </w:rPr>
      </w:pPr>
    </w:p>
    <w:p w14:paraId="62D332AA" w14:textId="77777777" w:rsidR="00992ADD" w:rsidRPr="00F4159A" w:rsidRDefault="00992ADD">
      <w:pPr>
        <w:numPr>
          <w:ilvl w:val="0"/>
          <w:numId w:val="3"/>
        </w:numPr>
        <w:tabs>
          <w:tab w:val="clear" w:pos="720"/>
        </w:tabs>
        <w:ind w:left="426" w:hanging="426"/>
        <w:rPr>
          <w:rFonts w:ascii="Verdana" w:hAnsi="Verdana"/>
          <w:b/>
          <w:bCs/>
          <w:rPrChange w:id="99" w:author="Gareth Harding" w:date="2025-07-09T16:33:00Z" w16du:dateUtc="2025-07-09T14:33:00Z">
            <w:rPr>
              <w:rFonts w:ascii="Verdana" w:hAnsi="Verdana"/>
              <w:b/>
              <w:bCs/>
              <w:lang w:val="es-ES"/>
            </w:rPr>
          </w:rPrChange>
        </w:rPr>
        <w:pPrChange w:id="100" w:author="Gareth Harding" w:date="2025-07-09T16:41:00Z" w16du:dateUtc="2025-07-09T14:41:00Z">
          <w:pPr>
            <w:numPr>
              <w:numId w:val="3"/>
            </w:numPr>
            <w:tabs>
              <w:tab w:val="num" w:pos="720"/>
            </w:tabs>
            <w:ind w:left="720" w:hanging="360"/>
          </w:pPr>
        </w:pPrChange>
      </w:pPr>
      <w:r w:rsidRPr="00F4159A">
        <w:rPr>
          <w:rFonts w:ascii="Verdana" w:hAnsi="Verdana"/>
          <w:b/>
          <w:bCs/>
          <w:rPrChange w:id="101" w:author="Gareth Harding" w:date="2025-07-09T16:33:00Z" w16du:dateUtc="2025-07-09T14:33:00Z">
            <w:rPr>
              <w:rFonts w:ascii="Verdana" w:hAnsi="Verdana"/>
              <w:b/>
              <w:bCs/>
              <w:lang w:val="es-ES"/>
            </w:rPr>
          </w:rPrChange>
        </w:rPr>
        <w:t>What did Ken and Lara make last Friday?</w:t>
      </w:r>
    </w:p>
    <w:p w14:paraId="5B4B8610" w14:textId="6DE1C7EF" w:rsidR="00992ADD" w:rsidRPr="00F4159A" w:rsidRDefault="00992ADD">
      <w:pPr>
        <w:ind w:left="426" w:hanging="426"/>
        <w:rPr>
          <w:rFonts w:ascii="Verdana" w:hAnsi="Verdana"/>
          <w:rPrChange w:id="102" w:author="Gareth Harding" w:date="2025-07-09T16:33:00Z" w16du:dateUtc="2025-07-09T14:33:00Z">
            <w:rPr>
              <w:rFonts w:ascii="Verdana" w:hAnsi="Verdana"/>
              <w:lang w:val="es-ES"/>
            </w:rPr>
          </w:rPrChange>
        </w:rPr>
        <w:pPrChange w:id="103" w:author="Gareth Harding" w:date="2025-07-09T16:41:00Z" w16du:dateUtc="2025-07-09T14:41:00Z">
          <w:pPr/>
        </w:pPrChange>
      </w:pPr>
      <w:del w:id="104" w:author="Gareth Harding" w:date="2025-07-09T16:41:00Z" w16du:dateUtc="2025-07-09T14:41:00Z">
        <w:r w:rsidRPr="00F4159A" w:rsidDel="00F4159A">
          <w:rPr>
            <w:rFonts w:ascii="Verdana" w:hAnsi="Verdana"/>
            <w:highlight w:val="yellow"/>
            <w:rPrChange w:id="105" w:author="Gareth Harding" w:date="2025-07-09T16:33:00Z" w16du:dateUtc="2025-07-09T14:33:00Z">
              <w:rPr>
                <w:rFonts w:ascii="Verdana" w:hAnsi="Verdana"/>
                <w:highlight w:val="yellow"/>
                <w:lang w:val="es-ES"/>
              </w:rPr>
            </w:rPrChange>
          </w:rPr>
          <w:delText xml:space="preserve">a </w:delText>
        </w:r>
      </w:del>
      <w:ins w:id="106" w:author="Gareth Harding" w:date="2025-07-09T16:41:00Z" w16du:dateUtc="2025-07-09T14:41:00Z">
        <w:r w:rsidR="00F4159A">
          <w:rPr>
            <w:rFonts w:ascii="Verdana" w:hAnsi="Verdana"/>
            <w:highlight w:val="yellow"/>
          </w:rPr>
          <w:t>A</w:t>
        </w:r>
        <w:r w:rsidR="00F4159A" w:rsidRPr="00F4159A">
          <w:rPr>
            <w:rFonts w:ascii="Verdana" w:hAnsi="Verdana"/>
            <w:highlight w:val="yellow"/>
            <w:rPrChange w:id="107" w:author="Gareth Harding" w:date="2025-07-09T16:33:00Z" w16du:dateUtc="2025-07-09T14:33:00Z">
              <w:rPr>
                <w:rFonts w:ascii="Verdana" w:hAnsi="Verdana"/>
                <w:highlight w:val="yellow"/>
                <w:lang w:val="es-ES"/>
              </w:rPr>
            </w:rPrChange>
          </w:rPr>
          <w:t xml:space="preserve"> </w:t>
        </w:r>
      </w:ins>
      <w:r w:rsidRPr="00F4159A">
        <w:rPr>
          <w:rFonts w:ascii="Verdana" w:hAnsi="Verdana"/>
          <w:highlight w:val="yellow"/>
          <w:rPrChange w:id="108" w:author="Gareth Harding" w:date="2025-07-09T16:33:00Z" w16du:dateUtc="2025-07-09T14:33:00Z">
            <w:rPr>
              <w:rFonts w:ascii="Verdana" w:hAnsi="Verdana"/>
              <w:highlight w:val="yellow"/>
              <w:lang w:val="es-ES"/>
            </w:rPr>
          </w:rPrChange>
        </w:rPr>
        <w:t>big chocolate cake</w:t>
      </w:r>
    </w:p>
    <w:p w14:paraId="7B62F9A3" w14:textId="12E1DB33" w:rsidR="00992ADD" w:rsidRPr="00F4159A" w:rsidRDefault="00992ADD">
      <w:pPr>
        <w:ind w:left="426" w:hanging="426"/>
        <w:rPr>
          <w:rFonts w:ascii="Verdana" w:hAnsi="Verdana"/>
          <w:rPrChange w:id="109" w:author="Gareth Harding" w:date="2025-07-09T16:33:00Z" w16du:dateUtc="2025-07-09T14:33:00Z">
            <w:rPr>
              <w:rFonts w:ascii="Verdana" w:hAnsi="Verdana"/>
              <w:lang w:val="es-ES"/>
            </w:rPr>
          </w:rPrChange>
        </w:rPr>
        <w:pPrChange w:id="110" w:author="Gareth Harding" w:date="2025-07-09T16:41:00Z" w16du:dateUtc="2025-07-09T14:41:00Z">
          <w:pPr/>
        </w:pPrChange>
      </w:pPr>
      <w:del w:id="111" w:author="Gareth Harding" w:date="2025-07-09T16:41:00Z" w16du:dateUtc="2025-07-09T14:41:00Z">
        <w:r w:rsidRPr="00F4159A" w:rsidDel="00F4159A">
          <w:rPr>
            <w:rFonts w:ascii="Verdana" w:hAnsi="Verdana"/>
            <w:rPrChange w:id="112" w:author="Gareth Harding" w:date="2025-07-09T16:33:00Z" w16du:dateUtc="2025-07-09T14:33:00Z">
              <w:rPr>
                <w:rFonts w:ascii="Verdana" w:hAnsi="Verdana"/>
                <w:lang w:val="es-ES"/>
              </w:rPr>
            </w:rPrChange>
          </w:rPr>
          <w:delText xml:space="preserve">a </w:delText>
        </w:r>
      </w:del>
      <w:ins w:id="113" w:author="Gareth Harding" w:date="2025-07-09T16:41:00Z" w16du:dateUtc="2025-07-09T14:41:00Z">
        <w:r w:rsidR="00F4159A">
          <w:rPr>
            <w:rFonts w:ascii="Verdana" w:hAnsi="Verdana"/>
          </w:rPr>
          <w:t>A</w:t>
        </w:r>
        <w:r w:rsidR="00F4159A" w:rsidRPr="00F4159A">
          <w:rPr>
            <w:rFonts w:ascii="Verdana" w:hAnsi="Verdana"/>
            <w:rPrChange w:id="114" w:author="Gareth Harding" w:date="2025-07-09T16:33:00Z" w16du:dateUtc="2025-07-09T14:33:00Z">
              <w:rPr>
                <w:rFonts w:ascii="Verdana" w:hAnsi="Verdana"/>
                <w:lang w:val="es-ES"/>
              </w:rPr>
            </w:rPrChange>
          </w:rPr>
          <w:t xml:space="preserve"> </w:t>
        </w:r>
      </w:ins>
      <w:r w:rsidRPr="00F4159A">
        <w:rPr>
          <w:rFonts w:ascii="Verdana" w:hAnsi="Verdana"/>
          <w:rPrChange w:id="115" w:author="Gareth Harding" w:date="2025-07-09T16:33:00Z" w16du:dateUtc="2025-07-09T14:33:00Z">
            <w:rPr>
              <w:rFonts w:ascii="Verdana" w:hAnsi="Verdana"/>
              <w:lang w:val="es-ES"/>
            </w:rPr>
          </w:rPrChange>
        </w:rPr>
        <w:t>pizza</w:t>
      </w:r>
    </w:p>
    <w:p w14:paraId="1F0FDCA6" w14:textId="673BC768" w:rsidR="00992ADD" w:rsidRDefault="00992ADD">
      <w:pPr>
        <w:ind w:left="426" w:hanging="426"/>
        <w:rPr>
          <w:ins w:id="116" w:author="Gareth Harding" w:date="2025-07-10T10:26:00Z" w16du:dateUtc="2025-07-10T08:26:00Z"/>
          <w:rFonts w:ascii="Verdana" w:hAnsi="Verdana"/>
          <w:lang w:val="es-ES"/>
        </w:rPr>
      </w:pPr>
      <w:del w:id="117" w:author="Gareth Harding" w:date="2025-07-09T16:41:00Z" w16du:dateUtc="2025-07-09T14:41:00Z">
        <w:r w:rsidRPr="00992ADD" w:rsidDel="00F4159A">
          <w:rPr>
            <w:rFonts w:ascii="Verdana" w:hAnsi="Verdana"/>
            <w:lang w:val="es-ES"/>
          </w:rPr>
          <w:delText xml:space="preserve">a </w:delText>
        </w:r>
      </w:del>
      <w:ins w:id="118" w:author="Gareth Harding" w:date="2025-07-09T16:41:00Z" w16du:dateUtc="2025-07-09T14:41:00Z">
        <w:r w:rsidR="00F4159A">
          <w:rPr>
            <w:rFonts w:ascii="Verdana" w:hAnsi="Verdana"/>
            <w:lang w:val="es-ES"/>
          </w:rPr>
          <w:t>A</w:t>
        </w:r>
        <w:r w:rsidR="00F4159A" w:rsidRPr="00992ADD">
          <w:rPr>
            <w:rFonts w:ascii="Verdana" w:hAnsi="Verdana"/>
            <w:lang w:val="es-ES"/>
          </w:rPr>
          <w:t xml:space="preserve"> </w:t>
        </w:r>
      </w:ins>
      <w:proofErr w:type="spellStart"/>
      <w:r w:rsidRPr="00992ADD">
        <w:rPr>
          <w:rFonts w:ascii="Verdana" w:hAnsi="Verdana"/>
          <w:lang w:val="es-ES"/>
        </w:rPr>
        <w:t>fruit</w:t>
      </w:r>
      <w:proofErr w:type="spellEnd"/>
      <w:r w:rsidRPr="00992ADD">
        <w:rPr>
          <w:rFonts w:ascii="Verdana" w:hAnsi="Verdana"/>
          <w:lang w:val="es-ES"/>
        </w:rPr>
        <w:t xml:space="preserve"> salad</w:t>
      </w:r>
    </w:p>
    <w:p w14:paraId="76D1CA83" w14:textId="77777777" w:rsidR="004B2BFA" w:rsidRPr="00992ADD" w:rsidRDefault="004B2BFA">
      <w:pPr>
        <w:ind w:left="426" w:hanging="426"/>
        <w:rPr>
          <w:rFonts w:ascii="Verdana" w:hAnsi="Verdana"/>
          <w:lang w:val="es-ES"/>
        </w:rPr>
        <w:pPrChange w:id="119" w:author="Gareth Harding" w:date="2025-07-09T16:41:00Z" w16du:dateUtc="2025-07-09T14:41:00Z">
          <w:pPr/>
        </w:pPrChange>
      </w:pPr>
    </w:p>
    <w:p w14:paraId="3E909E80" w14:textId="77777777" w:rsidR="00992ADD" w:rsidRPr="00F4159A" w:rsidRDefault="00992ADD">
      <w:pPr>
        <w:numPr>
          <w:ilvl w:val="0"/>
          <w:numId w:val="3"/>
        </w:numPr>
        <w:tabs>
          <w:tab w:val="clear" w:pos="720"/>
        </w:tabs>
        <w:ind w:left="426" w:hanging="426"/>
        <w:rPr>
          <w:rFonts w:ascii="Verdana" w:hAnsi="Verdana"/>
          <w:b/>
          <w:bCs/>
          <w:rPrChange w:id="120" w:author="Gareth Harding" w:date="2025-07-09T16:33:00Z" w16du:dateUtc="2025-07-09T14:33:00Z">
            <w:rPr>
              <w:rFonts w:ascii="Verdana" w:hAnsi="Verdana"/>
              <w:b/>
              <w:bCs/>
              <w:lang w:val="es-ES"/>
            </w:rPr>
          </w:rPrChange>
        </w:rPr>
        <w:pPrChange w:id="121" w:author="Gareth Harding" w:date="2025-07-09T16:41:00Z" w16du:dateUtc="2025-07-09T14:41:00Z">
          <w:pPr>
            <w:numPr>
              <w:numId w:val="3"/>
            </w:numPr>
            <w:tabs>
              <w:tab w:val="num" w:pos="720"/>
            </w:tabs>
            <w:ind w:left="720" w:hanging="360"/>
          </w:pPr>
        </w:pPrChange>
      </w:pPr>
      <w:r w:rsidRPr="00F4159A">
        <w:rPr>
          <w:rFonts w:ascii="Verdana" w:hAnsi="Verdana"/>
          <w:b/>
          <w:bCs/>
          <w:rPrChange w:id="122" w:author="Gareth Harding" w:date="2025-07-09T16:33:00Z" w16du:dateUtc="2025-07-09T14:33:00Z">
            <w:rPr>
              <w:rFonts w:ascii="Verdana" w:hAnsi="Verdana"/>
              <w:b/>
              <w:bCs/>
              <w:lang w:val="es-ES"/>
            </w:rPr>
          </w:rPrChange>
        </w:rPr>
        <w:t>Why did they make the cake?</w:t>
      </w:r>
    </w:p>
    <w:p w14:paraId="4D1D784E" w14:textId="77777777" w:rsidR="00992ADD" w:rsidRPr="00F4159A" w:rsidRDefault="00992ADD">
      <w:pPr>
        <w:ind w:left="426" w:hanging="426"/>
        <w:rPr>
          <w:rFonts w:ascii="Verdana" w:hAnsi="Verdana"/>
          <w:rPrChange w:id="123" w:author="Gareth Harding" w:date="2025-07-09T16:33:00Z" w16du:dateUtc="2025-07-09T14:33:00Z">
            <w:rPr>
              <w:rFonts w:ascii="Verdana" w:hAnsi="Verdana"/>
              <w:lang w:val="es-ES"/>
            </w:rPr>
          </w:rPrChange>
        </w:rPr>
        <w:pPrChange w:id="124" w:author="Gareth Harding" w:date="2025-07-09T16:41:00Z" w16du:dateUtc="2025-07-09T14:41:00Z">
          <w:pPr/>
        </w:pPrChange>
      </w:pPr>
      <w:r w:rsidRPr="00F4159A">
        <w:rPr>
          <w:rFonts w:ascii="Verdana" w:hAnsi="Verdana"/>
          <w:rPrChange w:id="125" w:author="Gareth Harding" w:date="2025-07-09T16:33:00Z" w16du:dateUtc="2025-07-09T14:33:00Z">
            <w:rPr>
              <w:rFonts w:ascii="Verdana" w:hAnsi="Verdana"/>
              <w:lang w:val="es-ES"/>
            </w:rPr>
          </w:rPrChange>
        </w:rPr>
        <w:t>Because they were hungry</w:t>
      </w:r>
    </w:p>
    <w:p w14:paraId="7E9D2013" w14:textId="77777777" w:rsidR="00992ADD" w:rsidRPr="00F4159A" w:rsidRDefault="00992ADD">
      <w:pPr>
        <w:ind w:left="426" w:hanging="426"/>
        <w:rPr>
          <w:rFonts w:ascii="Verdana" w:hAnsi="Verdana"/>
          <w:highlight w:val="yellow"/>
          <w:rPrChange w:id="126" w:author="Gareth Harding" w:date="2025-07-09T16:33:00Z" w16du:dateUtc="2025-07-09T14:33:00Z">
            <w:rPr>
              <w:rFonts w:ascii="Verdana" w:hAnsi="Verdana"/>
              <w:highlight w:val="yellow"/>
              <w:lang w:val="es-ES"/>
            </w:rPr>
          </w:rPrChange>
        </w:rPr>
        <w:pPrChange w:id="127" w:author="Gareth Harding" w:date="2025-07-09T16:41:00Z" w16du:dateUtc="2025-07-09T14:41:00Z">
          <w:pPr/>
        </w:pPrChange>
      </w:pPr>
      <w:r w:rsidRPr="00F4159A">
        <w:rPr>
          <w:rFonts w:ascii="Verdana" w:hAnsi="Verdana"/>
          <w:highlight w:val="yellow"/>
          <w:rPrChange w:id="128" w:author="Gareth Harding" w:date="2025-07-09T16:33:00Z" w16du:dateUtc="2025-07-09T14:33:00Z">
            <w:rPr>
              <w:rFonts w:ascii="Verdana" w:hAnsi="Verdana"/>
              <w:highlight w:val="yellow"/>
              <w:lang w:val="es-ES"/>
            </w:rPr>
          </w:rPrChange>
        </w:rPr>
        <w:t>To surprise their parents</w:t>
      </w:r>
    </w:p>
    <w:p w14:paraId="6CE46DA3" w14:textId="77777777" w:rsidR="00992ADD" w:rsidRDefault="00992ADD">
      <w:pPr>
        <w:ind w:left="426" w:hanging="426"/>
        <w:rPr>
          <w:ins w:id="129" w:author="Gareth Harding" w:date="2025-07-10T10:26:00Z" w16du:dateUtc="2025-07-10T08:26:00Z"/>
          <w:rFonts w:ascii="Verdana" w:hAnsi="Verdana"/>
          <w:lang w:val="es-ES"/>
        </w:rPr>
      </w:pPr>
      <w:proofErr w:type="spellStart"/>
      <w:r w:rsidRPr="00992ADD">
        <w:rPr>
          <w:rFonts w:ascii="Verdana" w:hAnsi="Verdana"/>
          <w:lang w:val="es-ES"/>
        </w:rPr>
        <w:t>Because</w:t>
      </w:r>
      <w:proofErr w:type="spellEnd"/>
      <w:r w:rsidRPr="00992ADD">
        <w:rPr>
          <w:rFonts w:ascii="Verdana" w:hAnsi="Verdana"/>
          <w:lang w:val="es-ES"/>
        </w:rPr>
        <w:t xml:space="preserve"> </w:t>
      </w:r>
      <w:proofErr w:type="spellStart"/>
      <w:r w:rsidRPr="00992ADD">
        <w:rPr>
          <w:rFonts w:ascii="Verdana" w:hAnsi="Verdana"/>
          <w:lang w:val="es-ES"/>
        </w:rPr>
        <w:t>the</w:t>
      </w:r>
      <w:proofErr w:type="spellEnd"/>
      <w:r w:rsidRPr="00992ADD">
        <w:rPr>
          <w:rFonts w:ascii="Verdana" w:hAnsi="Verdana"/>
          <w:lang w:val="es-ES"/>
        </w:rPr>
        <w:t xml:space="preserve"> </w:t>
      </w:r>
      <w:proofErr w:type="spellStart"/>
      <w:r w:rsidRPr="00992ADD">
        <w:rPr>
          <w:rFonts w:ascii="Verdana" w:hAnsi="Verdana"/>
          <w:lang w:val="es-ES"/>
        </w:rPr>
        <w:t>fridge</w:t>
      </w:r>
      <w:proofErr w:type="spellEnd"/>
      <w:r w:rsidRPr="00992ADD">
        <w:rPr>
          <w:rFonts w:ascii="Verdana" w:hAnsi="Verdana"/>
          <w:lang w:val="es-ES"/>
        </w:rPr>
        <w:t xml:space="preserve"> </w:t>
      </w:r>
      <w:proofErr w:type="spellStart"/>
      <w:r w:rsidRPr="00992ADD">
        <w:rPr>
          <w:rFonts w:ascii="Verdana" w:hAnsi="Verdana"/>
          <w:lang w:val="es-ES"/>
        </w:rPr>
        <w:t>was</w:t>
      </w:r>
      <w:proofErr w:type="spellEnd"/>
      <w:r w:rsidRPr="00992ADD">
        <w:rPr>
          <w:rFonts w:ascii="Verdana" w:hAnsi="Verdana"/>
          <w:lang w:val="es-ES"/>
        </w:rPr>
        <w:t xml:space="preserve"> </w:t>
      </w:r>
      <w:proofErr w:type="spellStart"/>
      <w:r w:rsidRPr="00992ADD">
        <w:rPr>
          <w:rFonts w:ascii="Verdana" w:hAnsi="Verdana"/>
          <w:lang w:val="es-ES"/>
        </w:rPr>
        <w:t>empty</w:t>
      </w:r>
      <w:proofErr w:type="spellEnd"/>
    </w:p>
    <w:p w14:paraId="0504D005" w14:textId="77777777" w:rsidR="004B2BFA" w:rsidRPr="00992ADD" w:rsidRDefault="004B2BFA">
      <w:pPr>
        <w:ind w:left="426" w:hanging="426"/>
        <w:rPr>
          <w:rFonts w:ascii="Verdana" w:hAnsi="Verdana"/>
          <w:lang w:val="es-ES"/>
        </w:rPr>
        <w:pPrChange w:id="130" w:author="Gareth Harding" w:date="2025-07-09T16:41:00Z" w16du:dateUtc="2025-07-09T14:41:00Z">
          <w:pPr/>
        </w:pPrChange>
      </w:pPr>
    </w:p>
    <w:p w14:paraId="124F0645" w14:textId="77777777" w:rsidR="00992ADD" w:rsidRPr="00F4159A" w:rsidRDefault="00992ADD">
      <w:pPr>
        <w:numPr>
          <w:ilvl w:val="0"/>
          <w:numId w:val="3"/>
        </w:numPr>
        <w:tabs>
          <w:tab w:val="clear" w:pos="720"/>
        </w:tabs>
        <w:ind w:left="426" w:hanging="426"/>
        <w:rPr>
          <w:rFonts w:ascii="Verdana" w:hAnsi="Verdana"/>
          <w:b/>
          <w:bCs/>
          <w:rPrChange w:id="131" w:author="Gareth Harding" w:date="2025-07-09T16:33:00Z" w16du:dateUtc="2025-07-09T14:33:00Z">
            <w:rPr>
              <w:rFonts w:ascii="Verdana" w:hAnsi="Verdana"/>
              <w:b/>
              <w:bCs/>
              <w:lang w:val="es-ES"/>
            </w:rPr>
          </w:rPrChange>
        </w:rPr>
        <w:pPrChange w:id="132" w:author="Gareth Harding" w:date="2025-07-09T16:41:00Z" w16du:dateUtc="2025-07-09T14:41:00Z">
          <w:pPr>
            <w:numPr>
              <w:numId w:val="3"/>
            </w:numPr>
            <w:tabs>
              <w:tab w:val="num" w:pos="720"/>
            </w:tabs>
            <w:ind w:left="720" w:hanging="360"/>
          </w:pPr>
        </w:pPrChange>
      </w:pPr>
      <w:r w:rsidRPr="00F4159A">
        <w:rPr>
          <w:rFonts w:ascii="Verdana" w:hAnsi="Verdana"/>
          <w:b/>
          <w:bCs/>
          <w:rPrChange w:id="133" w:author="Gareth Harding" w:date="2025-07-09T16:33:00Z" w16du:dateUtc="2025-07-09T14:33:00Z">
            <w:rPr>
              <w:rFonts w:ascii="Verdana" w:hAnsi="Verdana"/>
              <w:b/>
              <w:bCs/>
              <w:lang w:val="es-ES"/>
            </w:rPr>
          </w:rPrChange>
        </w:rPr>
        <w:t>What went on Ken’s nose?</w:t>
      </w:r>
    </w:p>
    <w:p w14:paraId="7CB048E0" w14:textId="3962A3AE" w:rsidR="00992ADD" w:rsidRPr="00992ADD" w:rsidRDefault="00992ADD">
      <w:pPr>
        <w:ind w:left="426" w:hanging="426"/>
        <w:rPr>
          <w:rFonts w:ascii="Verdana" w:hAnsi="Verdana"/>
          <w:lang w:val="es-ES"/>
        </w:rPr>
        <w:pPrChange w:id="134" w:author="Gareth Harding" w:date="2025-07-09T16:41:00Z" w16du:dateUtc="2025-07-09T14:41:00Z">
          <w:pPr/>
        </w:pPrChange>
      </w:pPr>
      <w:del w:id="135" w:author="Gareth Harding" w:date="2025-07-09T16:41:00Z" w16du:dateUtc="2025-07-09T14:41:00Z">
        <w:r w:rsidRPr="00992ADD" w:rsidDel="00F4159A">
          <w:rPr>
            <w:rFonts w:ascii="Verdana" w:hAnsi="Verdana"/>
            <w:lang w:val="es-ES"/>
          </w:rPr>
          <w:delText>strawberries</w:delText>
        </w:r>
      </w:del>
      <w:proofErr w:type="spellStart"/>
      <w:ins w:id="136" w:author="Gareth Harding" w:date="2025-07-09T16:41:00Z" w16du:dateUtc="2025-07-09T14:41:00Z">
        <w:r w:rsidR="00F4159A">
          <w:rPr>
            <w:rFonts w:ascii="Verdana" w:hAnsi="Verdana"/>
            <w:lang w:val="es-ES"/>
          </w:rPr>
          <w:t>S</w:t>
        </w:r>
        <w:r w:rsidR="00F4159A" w:rsidRPr="00992ADD">
          <w:rPr>
            <w:rFonts w:ascii="Verdana" w:hAnsi="Verdana"/>
            <w:lang w:val="es-ES"/>
          </w:rPr>
          <w:t>trawberries</w:t>
        </w:r>
      </w:ins>
      <w:proofErr w:type="spellEnd"/>
    </w:p>
    <w:p w14:paraId="11E8A1FA" w14:textId="0F0E3F65" w:rsidR="00992ADD" w:rsidRPr="00992ADD" w:rsidRDefault="00992ADD">
      <w:pPr>
        <w:ind w:left="426" w:hanging="426"/>
        <w:rPr>
          <w:rFonts w:ascii="Verdana" w:hAnsi="Verdana"/>
          <w:highlight w:val="yellow"/>
          <w:lang w:val="es-ES"/>
        </w:rPr>
        <w:pPrChange w:id="137" w:author="Gareth Harding" w:date="2025-07-09T16:41:00Z" w16du:dateUtc="2025-07-09T14:41:00Z">
          <w:pPr/>
        </w:pPrChange>
      </w:pPr>
      <w:del w:id="138" w:author="Gareth Harding" w:date="2025-07-09T16:41:00Z" w16du:dateUtc="2025-07-09T14:41:00Z">
        <w:r w:rsidRPr="00992ADD" w:rsidDel="00F4159A">
          <w:rPr>
            <w:rFonts w:ascii="Verdana" w:hAnsi="Verdana"/>
            <w:highlight w:val="yellow"/>
            <w:lang w:val="es-ES"/>
          </w:rPr>
          <w:delText>cream</w:delText>
        </w:r>
      </w:del>
      <w:proofErr w:type="spellStart"/>
      <w:ins w:id="139" w:author="Gareth Harding" w:date="2025-07-09T16:41:00Z" w16du:dateUtc="2025-07-09T14:41:00Z">
        <w:r w:rsidR="00F4159A">
          <w:rPr>
            <w:rFonts w:ascii="Verdana" w:hAnsi="Verdana"/>
            <w:highlight w:val="yellow"/>
            <w:lang w:val="es-ES"/>
          </w:rPr>
          <w:t>C</w:t>
        </w:r>
        <w:r w:rsidR="00F4159A" w:rsidRPr="00992ADD">
          <w:rPr>
            <w:rFonts w:ascii="Verdana" w:hAnsi="Verdana"/>
            <w:highlight w:val="yellow"/>
            <w:lang w:val="es-ES"/>
          </w:rPr>
          <w:t>ream</w:t>
        </w:r>
      </w:ins>
      <w:proofErr w:type="spellEnd"/>
    </w:p>
    <w:p w14:paraId="249ABD2D" w14:textId="4C013CC6" w:rsidR="00992ADD" w:rsidRDefault="00992ADD">
      <w:pPr>
        <w:ind w:left="426" w:hanging="426"/>
        <w:rPr>
          <w:ins w:id="140" w:author="Gareth Harding" w:date="2025-07-10T10:26:00Z" w16du:dateUtc="2025-07-10T08:26:00Z"/>
          <w:rFonts w:ascii="Verdana" w:hAnsi="Verdana"/>
          <w:lang w:val="es-ES"/>
        </w:rPr>
      </w:pPr>
      <w:del w:id="141" w:author="Gareth Harding" w:date="2025-07-09T16:41:00Z" w16du:dateUtc="2025-07-09T14:41:00Z">
        <w:r w:rsidRPr="00992ADD" w:rsidDel="00F4159A">
          <w:rPr>
            <w:rFonts w:ascii="Verdana" w:hAnsi="Verdana"/>
            <w:lang w:val="es-ES"/>
          </w:rPr>
          <w:delText>flour</w:delText>
        </w:r>
      </w:del>
      <w:proofErr w:type="spellStart"/>
      <w:ins w:id="142" w:author="Gareth Harding" w:date="2025-07-09T16:41:00Z" w16du:dateUtc="2025-07-09T14:41:00Z">
        <w:r w:rsidR="00F4159A">
          <w:rPr>
            <w:rFonts w:ascii="Verdana" w:hAnsi="Verdana"/>
            <w:lang w:val="es-ES"/>
          </w:rPr>
          <w:t>F</w:t>
        </w:r>
        <w:r w:rsidR="00F4159A" w:rsidRPr="00992ADD">
          <w:rPr>
            <w:rFonts w:ascii="Verdana" w:hAnsi="Verdana"/>
            <w:lang w:val="es-ES"/>
          </w:rPr>
          <w:t>lour</w:t>
        </w:r>
      </w:ins>
      <w:proofErr w:type="spellEnd"/>
    </w:p>
    <w:p w14:paraId="68826EAE" w14:textId="77777777" w:rsidR="004B2BFA" w:rsidRPr="00992ADD" w:rsidRDefault="004B2BFA">
      <w:pPr>
        <w:ind w:left="426" w:hanging="426"/>
        <w:rPr>
          <w:rFonts w:ascii="Verdana" w:hAnsi="Verdana"/>
          <w:lang w:val="es-ES"/>
        </w:rPr>
        <w:pPrChange w:id="143" w:author="Gareth Harding" w:date="2025-07-09T16:41:00Z" w16du:dateUtc="2025-07-09T14:41:00Z">
          <w:pPr/>
        </w:pPrChange>
      </w:pPr>
    </w:p>
    <w:p w14:paraId="69B0F70B" w14:textId="77777777" w:rsidR="00992ADD" w:rsidRPr="00F4159A" w:rsidRDefault="00992ADD">
      <w:pPr>
        <w:numPr>
          <w:ilvl w:val="0"/>
          <w:numId w:val="3"/>
        </w:numPr>
        <w:tabs>
          <w:tab w:val="clear" w:pos="720"/>
        </w:tabs>
        <w:ind w:left="426" w:hanging="426"/>
        <w:rPr>
          <w:rFonts w:ascii="Verdana" w:hAnsi="Verdana"/>
          <w:b/>
          <w:bCs/>
          <w:rPrChange w:id="144" w:author="Gareth Harding" w:date="2025-07-09T16:33:00Z" w16du:dateUtc="2025-07-09T14:33:00Z">
            <w:rPr>
              <w:rFonts w:ascii="Verdana" w:hAnsi="Verdana"/>
              <w:b/>
              <w:bCs/>
              <w:lang w:val="es-ES"/>
            </w:rPr>
          </w:rPrChange>
        </w:rPr>
        <w:pPrChange w:id="145" w:author="Gareth Harding" w:date="2025-07-09T16:41:00Z" w16du:dateUtc="2025-07-09T14:41:00Z">
          <w:pPr>
            <w:numPr>
              <w:numId w:val="3"/>
            </w:numPr>
            <w:tabs>
              <w:tab w:val="num" w:pos="720"/>
            </w:tabs>
            <w:ind w:left="720" w:hanging="360"/>
          </w:pPr>
        </w:pPrChange>
      </w:pPr>
      <w:r w:rsidRPr="00F4159A">
        <w:rPr>
          <w:rFonts w:ascii="Verdana" w:hAnsi="Verdana"/>
          <w:b/>
          <w:bCs/>
          <w:rPrChange w:id="146" w:author="Gareth Harding" w:date="2025-07-09T16:33:00Z" w16du:dateUtc="2025-07-09T14:33:00Z">
            <w:rPr>
              <w:rFonts w:ascii="Verdana" w:hAnsi="Verdana"/>
              <w:b/>
              <w:bCs/>
              <w:lang w:val="es-ES"/>
            </w:rPr>
          </w:rPrChange>
        </w:rPr>
        <w:t>Where did they eat the cake?</w:t>
      </w:r>
    </w:p>
    <w:p w14:paraId="45024BC5" w14:textId="77777777" w:rsidR="00992ADD" w:rsidRPr="00F4159A" w:rsidRDefault="00992ADD">
      <w:pPr>
        <w:ind w:left="426" w:hanging="426"/>
        <w:rPr>
          <w:rFonts w:ascii="Verdana" w:hAnsi="Verdana"/>
          <w:rPrChange w:id="147" w:author="Gareth Harding" w:date="2025-07-09T16:33:00Z" w16du:dateUtc="2025-07-09T14:33:00Z">
            <w:rPr>
              <w:rFonts w:ascii="Verdana" w:hAnsi="Verdana"/>
              <w:lang w:val="es-ES"/>
            </w:rPr>
          </w:rPrChange>
        </w:rPr>
        <w:pPrChange w:id="148" w:author="Gareth Harding" w:date="2025-07-09T16:41:00Z" w16du:dateUtc="2025-07-09T14:41:00Z">
          <w:pPr/>
        </w:pPrChange>
      </w:pPr>
      <w:r w:rsidRPr="00F4159A">
        <w:rPr>
          <w:rFonts w:ascii="Verdana" w:hAnsi="Verdana"/>
          <w:rPrChange w:id="149" w:author="Gareth Harding" w:date="2025-07-09T16:33:00Z" w16du:dateUtc="2025-07-09T14:33:00Z">
            <w:rPr>
              <w:rFonts w:ascii="Verdana" w:hAnsi="Verdana"/>
              <w:lang w:val="es-ES"/>
            </w:rPr>
          </w:rPrChange>
        </w:rPr>
        <w:t>In the kitchen</w:t>
      </w:r>
    </w:p>
    <w:p w14:paraId="04219831" w14:textId="77777777" w:rsidR="00992ADD" w:rsidRPr="00F4159A" w:rsidRDefault="00992ADD">
      <w:pPr>
        <w:ind w:left="426" w:hanging="426"/>
        <w:rPr>
          <w:rFonts w:ascii="Verdana" w:hAnsi="Verdana"/>
          <w:rPrChange w:id="150" w:author="Gareth Harding" w:date="2025-07-09T16:33:00Z" w16du:dateUtc="2025-07-09T14:33:00Z">
            <w:rPr>
              <w:rFonts w:ascii="Verdana" w:hAnsi="Verdana"/>
              <w:lang w:val="es-ES"/>
            </w:rPr>
          </w:rPrChange>
        </w:rPr>
        <w:pPrChange w:id="151" w:author="Gareth Harding" w:date="2025-07-09T16:41:00Z" w16du:dateUtc="2025-07-09T14:41:00Z">
          <w:pPr/>
        </w:pPrChange>
      </w:pPr>
      <w:r w:rsidRPr="00F4159A">
        <w:rPr>
          <w:rFonts w:ascii="Verdana" w:hAnsi="Verdana"/>
          <w:rPrChange w:id="152" w:author="Gareth Harding" w:date="2025-07-09T16:33:00Z" w16du:dateUtc="2025-07-09T14:33:00Z">
            <w:rPr>
              <w:rFonts w:ascii="Verdana" w:hAnsi="Verdana"/>
              <w:lang w:val="es-ES"/>
            </w:rPr>
          </w:rPrChange>
        </w:rPr>
        <w:t>In the living room</w:t>
      </w:r>
    </w:p>
    <w:p w14:paraId="17D83831" w14:textId="77777777" w:rsidR="00992ADD" w:rsidRDefault="00992ADD">
      <w:pPr>
        <w:ind w:left="426" w:hanging="426"/>
        <w:rPr>
          <w:ins w:id="153" w:author="Gareth Harding" w:date="2025-07-10T10:26:00Z" w16du:dateUtc="2025-07-10T08:26:00Z"/>
          <w:rFonts w:ascii="Verdana" w:hAnsi="Verdana"/>
          <w:highlight w:val="yellow"/>
          <w:lang w:val="es-ES"/>
        </w:rPr>
      </w:pPr>
      <w:r w:rsidRPr="00992ADD">
        <w:rPr>
          <w:rFonts w:ascii="Verdana" w:hAnsi="Verdana"/>
          <w:highlight w:val="yellow"/>
          <w:lang w:val="es-ES"/>
        </w:rPr>
        <w:t xml:space="preserve">In </w:t>
      </w:r>
      <w:proofErr w:type="spellStart"/>
      <w:r w:rsidRPr="00992ADD">
        <w:rPr>
          <w:rFonts w:ascii="Verdana" w:hAnsi="Verdana"/>
          <w:highlight w:val="yellow"/>
          <w:lang w:val="es-ES"/>
        </w:rPr>
        <w:t>the</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garden</w:t>
      </w:r>
      <w:proofErr w:type="spellEnd"/>
    </w:p>
    <w:p w14:paraId="7A773EBB" w14:textId="77777777" w:rsidR="004B2BFA" w:rsidRPr="00992ADD" w:rsidRDefault="004B2BFA">
      <w:pPr>
        <w:ind w:left="426" w:hanging="426"/>
        <w:rPr>
          <w:rFonts w:ascii="Verdana" w:hAnsi="Verdana"/>
          <w:highlight w:val="yellow"/>
          <w:lang w:val="es-ES"/>
        </w:rPr>
        <w:pPrChange w:id="154" w:author="Gareth Harding" w:date="2025-07-09T16:41:00Z" w16du:dateUtc="2025-07-09T14:41:00Z">
          <w:pPr/>
        </w:pPrChange>
      </w:pPr>
    </w:p>
    <w:p w14:paraId="5CF05F9B" w14:textId="24E0D51D" w:rsidR="00992ADD" w:rsidRPr="00F4159A" w:rsidRDefault="00992ADD">
      <w:pPr>
        <w:numPr>
          <w:ilvl w:val="0"/>
          <w:numId w:val="3"/>
        </w:numPr>
        <w:tabs>
          <w:tab w:val="clear" w:pos="720"/>
        </w:tabs>
        <w:ind w:left="426" w:hanging="426"/>
        <w:rPr>
          <w:rFonts w:ascii="Verdana" w:hAnsi="Verdana"/>
          <w:b/>
          <w:bCs/>
          <w:rPrChange w:id="155" w:author="Gareth Harding" w:date="2025-07-09T16:33:00Z" w16du:dateUtc="2025-07-09T14:33:00Z">
            <w:rPr>
              <w:rFonts w:ascii="Verdana" w:hAnsi="Verdana"/>
              <w:b/>
              <w:bCs/>
              <w:lang w:val="es-ES"/>
            </w:rPr>
          </w:rPrChange>
        </w:rPr>
        <w:pPrChange w:id="156" w:author="Gareth Harding" w:date="2025-07-09T16:41:00Z" w16du:dateUtc="2025-07-09T14:41:00Z">
          <w:pPr>
            <w:numPr>
              <w:numId w:val="3"/>
            </w:numPr>
            <w:tabs>
              <w:tab w:val="num" w:pos="720"/>
            </w:tabs>
            <w:ind w:left="720" w:hanging="360"/>
          </w:pPr>
        </w:pPrChange>
      </w:pPr>
      <w:r w:rsidRPr="00F4159A">
        <w:rPr>
          <w:rFonts w:ascii="Verdana" w:hAnsi="Verdana"/>
          <w:b/>
          <w:bCs/>
          <w:rPrChange w:id="157" w:author="Gareth Harding" w:date="2025-07-09T16:33:00Z" w16du:dateUtc="2025-07-09T14:33:00Z">
            <w:rPr>
              <w:rFonts w:ascii="Verdana" w:hAnsi="Verdana"/>
              <w:b/>
              <w:bCs/>
              <w:lang w:val="es-ES"/>
            </w:rPr>
          </w:rPrChange>
        </w:rPr>
        <w:t>The cake had too much cream.</w:t>
      </w:r>
    </w:p>
    <w:p w14:paraId="0C9092CE" w14:textId="77777777" w:rsidR="00992ADD" w:rsidRPr="00992ADD" w:rsidRDefault="00992ADD">
      <w:pPr>
        <w:ind w:left="426" w:hanging="426"/>
        <w:rPr>
          <w:rFonts w:ascii="Verdana" w:hAnsi="Verdana"/>
          <w:highlight w:val="yellow"/>
          <w:lang w:val="es-ES"/>
        </w:rPr>
        <w:pPrChange w:id="158" w:author="Gareth Harding" w:date="2025-07-09T16:41:00Z" w16du:dateUtc="2025-07-09T14:41:00Z">
          <w:pPr/>
        </w:pPrChange>
      </w:pPr>
      <w:r w:rsidRPr="00992ADD">
        <w:rPr>
          <w:rFonts w:ascii="Verdana" w:hAnsi="Verdana"/>
          <w:highlight w:val="yellow"/>
          <w:lang w:val="es-ES"/>
        </w:rPr>
        <w:t>True</w:t>
      </w:r>
    </w:p>
    <w:p w14:paraId="215CA5FB" w14:textId="77777777" w:rsidR="00992ADD" w:rsidRDefault="00992ADD">
      <w:pPr>
        <w:ind w:left="426" w:hanging="426"/>
        <w:rPr>
          <w:ins w:id="159" w:author="Gareth Harding" w:date="2025-07-10T10:26:00Z" w16du:dateUtc="2025-07-10T08:26:00Z"/>
          <w:rFonts w:ascii="Verdana" w:hAnsi="Verdana"/>
          <w:lang w:val="es-ES"/>
        </w:rPr>
      </w:pPr>
      <w:r w:rsidRPr="00992ADD">
        <w:rPr>
          <w:rFonts w:ascii="Verdana" w:hAnsi="Verdana"/>
          <w:lang w:val="es-ES"/>
        </w:rPr>
        <w:t>False</w:t>
      </w:r>
    </w:p>
    <w:p w14:paraId="6729E66C" w14:textId="77777777" w:rsidR="004B2BFA" w:rsidRPr="00992ADD" w:rsidRDefault="004B2BFA">
      <w:pPr>
        <w:ind w:left="426" w:hanging="426"/>
        <w:rPr>
          <w:rFonts w:ascii="Verdana" w:hAnsi="Verdana"/>
          <w:lang w:val="es-ES"/>
        </w:rPr>
        <w:pPrChange w:id="160" w:author="Gareth Harding" w:date="2025-07-09T16:41:00Z" w16du:dateUtc="2025-07-09T14:41:00Z">
          <w:pPr/>
        </w:pPrChange>
      </w:pPr>
    </w:p>
    <w:p w14:paraId="7A7EE0AD" w14:textId="4F84EF89" w:rsidR="00992ADD" w:rsidRPr="00F4159A" w:rsidRDefault="00992ADD">
      <w:pPr>
        <w:numPr>
          <w:ilvl w:val="0"/>
          <w:numId w:val="3"/>
        </w:numPr>
        <w:tabs>
          <w:tab w:val="clear" w:pos="720"/>
        </w:tabs>
        <w:ind w:left="426" w:hanging="426"/>
        <w:rPr>
          <w:rFonts w:ascii="Verdana" w:hAnsi="Verdana"/>
          <w:b/>
          <w:bCs/>
          <w:rPrChange w:id="161" w:author="Gareth Harding" w:date="2025-07-09T16:33:00Z" w16du:dateUtc="2025-07-09T14:33:00Z">
            <w:rPr>
              <w:rFonts w:ascii="Verdana" w:hAnsi="Verdana"/>
              <w:b/>
              <w:bCs/>
              <w:lang w:val="es-ES"/>
            </w:rPr>
          </w:rPrChange>
        </w:rPr>
        <w:pPrChange w:id="162" w:author="Gareth Harding" w:date="2025-07-09T16:41:00Z" w16du:dateUtc="2025-07-09T14:41:00Z">
          <w:pPr>
            <w:numPr>
              <w:numId w:val="3"/>
            </w:numPr>
            <w:tabs>
              <w:tab w:val="num" w:pos="720"/>
            </w:tabs>
            <w:ind w:left="720" w:hanging="360"/>
          </w:pPr>
        </w:pPrChange>
      </w:pPr>
      <w:r w:rsidRPr="00F4159A">
        <w:rPr>
          <w:rFonts w:ascii="Verdana" w:hAnsi="Verdana"/>
          <w:b/>
          <w:bCs/>
          <w:rPrChange w:id="163" w:author="Gareth Harding" w:date="2025-07-09T16:33:00Z" w16du:dateUtc="2025-07-09T14:33:00Z">
            <w:rPr>
              <w:rFonts w:ascii="Verdana" w:hAnsi="Verdana"/>
              <w:b/>
              <w:bCs/>
              <w:lang w:val="es-ES"/>
            </w:rPr>
          </w:rPrChange>
        </w:rPr>
        <w:t>The cake had too many strawberries.</w:t>
      </w:r>
    </w:p>
    <w:p w14:paraId="51FB39A2" w14:textId="2DDEDB16" w:rsidR="00992ADD" w:rsidRPr="00992ADD" w:rsidRDefault="00992ADD">
      <w:pPr>
        <w:ind w:left="426" w:hanging="426"/>
        <w:rPr>
          <w:rFonts w:ascii="Verdana" w:hAnsi="Verdana"/>
          <w:highlight w:val="yellow"/>
          <w:lang w:val="es-ES"/>
        </w:rPr>
        <w:pPrChange w:id="164" w:author="Gareth Harding" w:date="2025-07-09T16:41:00Z" w16du:dateUtc="2025-07-09T14:41:00Z">
          <w:pPr/>
        </w:pPrChange>
      </w:pPr>
      <w:r w:rsidRPr="00992ADD">
        <w:rPr>
          <w:rFonts w:ascii="Verdana" w:hAnsi="Verdana"/>
          <w:highlight w:val="yellow"/>
          <w:lang w:val="es-ES"/>
        </w:rPr>
        <w:t>True</w:t>
      </w:r>
    </w:p>
    <w:p w14:paraId="34E6855B" w14:textId="77777777" w:rsidR="00992ADD" w:rsidRPr="00D30A7F" w:rsidRDefault="00992ADD">
      <w:pPr>
        <w:ind w:left="426" w:hanging="426"/>
        <w:rPr>
          <w:rFonts w:ascii="Verdana" w:hAnsi="Verdana"/>
          <w:lang w:val="es-ES"/>
        </w:rPr>
        <w:pPrChange w:id="165" w:author="Gareth Harding" w:date="2025-07-09T16:41:00Z" w16du:dateUtc="2025-07-09T14:41:00Z">
          <w:pPr/>
        </w:pPrChange>
      </w:pPr>
      <w:r w:rsidRPr="00992ADD">
        <w:rPr>
          <w:rFonts w:ascii="Verdana" w:hAnsi="Verdana"/>
          <w:lang w:val="es-ES"/>
        </w:rPr>
        <w:t>False</w:t>
      </w:r>
    </w:p>
    <w:p w14:paraId="68A9FAB7" w14:textId="77777777" w:rsidR="00992ADD" w:rsidRDefault="00992ADD" w:rsidP="00992ADD">
      <w:pPr>
        <w:rPr>
          <w:rFonts w:ascii="Verdana" w:hAnsi="Verdana"/>
          <w:lang w:val="es-ES"/>
        </w:rPr>
      </w:pPr>
    </w:p>
    <w:p w14:paraId="093AF5BC" w14:textId="114E650D" w:rsidR="009F3A42" w:rsidDel="004B2BFA" w:rsidRDefault="009F3A42" w:rsidP="00992ADD">
      <w:pPr>
        <w:rPr>
          <w:del w:id="166" w:author="Gareth Harding" w:date="2025-07-10T10:26:00Z" w16du:dateUtc="2025-07-10T08:26:00Z"/>
          <w:rFonts w:ascii="Verdana" w:hAnsi="Verdana"/>
          <w:lang w:val="es-ES"/>
        </w:rPr>
      </w:pPr>
    </w:p>
    <w:p w14:paraId="1D0389B0" w14:textId="07875D59" w:rsidR="009F3A42" w:rsidDel="004B2BFA" w:rsidRDefault="009F3A42" w:rsidP="00992ADD">
      <w:pPr>
        <w:rPr>
          <w:del w:id="167" w:author="Gareth Harding" w:date="2025-07-10T10:26:00Z" w16du:dateUtc="2025-07-10T08:26:00Z"/>
          <w:rFonts w:ascii="Verdana" w:hAnsi="Verdana"/>
          <w:lang w:val="es-ES"/>
        </w:rPr>
      </w:pPr>
    </w:p>
    <w:p w14:paraId="629B8EB1" w14:textId="6F14C698" w:rsidR="009F3A42" w:rsidDel="004B2BFA" w:rsidRDefault="009F3A42" w:rsidP="00992ADD">
      <w:pPr>
        <w:rPr>
          <w:del w:id="168" w:author="Gareth Harding" w:date="2025-07-10T10:26:00Z" w16du:dateUtc="2025-07-10T08:26:00Z"/>
          <w:rFonts w:ascii="Verdana" w:hAnsi="Verdana"/>
          <w:lang w:val="es-ES"/>
        </w:rPr>
      </w:pPr>
    </w:p>
    <w:p w14:paraId="0972B3E8" w14:textId="0B1395F4" w:rsidR="009F3A42" w:rsidDel="004B2BFA" w:rsidRDefault="009F3A42" w:rsidP="00992ADD">
      <w:pPr>
        <w:rPr>
          <w:del w:id="169" w:author="Gareth Harding" w:date="2025-07-10T10:26:00Z" w16du:dateUtc="2025-07-10T08:26:00Z"/>
          <w:rFonts w:ascii="Verdana" w:hAnsi="Verdana"/>
          <w:lang w:val="es-ES"/>
        </w:rPr>
      </w:pPr>
    </w:p>
    <w:p w14:paraId="2B92BDCF" w14:textId="096C784D" w:rsidR="009F3A42" w:rsidDel="004B2BFA" w:rsidRDefault="009F3A42" w:rsidP="00992ADD">
      <w:pPr>
        <w:rPr>
          <w:del w:id="170" w:author="Gareth Harding" w:date="2025-07-10T10:26:00Z" w16du:dateUtc="2025-07-10T08:26:00Z"/>
          <w:rFonts w:ascii="Verdana" w:hAnsi="Verdana"/>
          <w:lang w:val="es-ES"/>
        </w:rPr>
      </w:pPr>
    </w:p>
    <w:p w14:paraId="07E9A693" w14:textId="214FE077" w:rsidR="009F3A42" w:rsidRPr="00992ADD" w:rsidDel="004B2BFA" w:rsidRDefault="009F3A42" w:rsidP="00992ADD">
      <w:pPr>
        <w:rPr>
          <w:del w:id="171" w:author="Gareth Harding" w:date="2025-07-10T10:26:00Z" w16du:dateUtc="2025-07-10T08:26:00Z"/>
          <w:rFonts w:ascii="Verdana" w:hAnsi="Verdana"/>
          <w:lang w:val="es-ES"/>
        </w:rPr>
      </w:pPr>
    </w:p>
    <w:p w14:paraId="2525A7F4" w14:textId="77777777" w:rsidR="00992ADD" w:rsidRPr="00D30A7F" w:rsidRDefault="00992ADD" w:rsidP="004972D4">
      <w:pPr>
        <w:rPr>
          <w:rFonts w:ascii="Verdana" w:hAnsi="Verdana"/>
        </w:rPr>
      </w:pPr>
    </w:p>
    <w:p w14:paraId="51448184" w14:textId="77777777" w:rsidR="00992ADD" w:rsidRPr="00992ADD" w:rsidRDefault="00992ADD" w:rsidP="00992ADD">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992ADD">
        <w:rPr>
          <w:rFonts w:ascii="Verdana" w:eastAsia="Times New Roman" w:hAnsi="Verdana" w:cs="Times New Roman"/>
          <w:b/>
          <w:bCs/>
          <w:color w:val="215E99" w:themeColor="text2" w:themeTint="BF"/>
          <w:kern w:val="0"/>
          <w:lang w:eastAsia="es-ES_tradnl"/>
          <w14:ligatures w14:val="none"/>
        </w:rPr>
        <w:t>The Picnic Problem</w:t>
      </w:r>
    </w:p>
    <w:p w14:paraId="4C298071" w14:textId="77777777" w:rsidR="00992ADD" w:rsidRPr="00992ADD" w:rsidRDefault="00992ADD" w:rsidP="00992ADD">
      <w:pPr>
        <w:rPr>
          <w:rFonts w:ascii="Verdana" w:hAnsi="Verdana"/>
          <w:lang w:val="es-ES"/>
        </w:rPr>
      </w:pPr>
    </w:p>
    <w:p w14:paraId="6F314092" w14:textId="77777777" w:rsidR="00992ADD" w:rsidRPr="00F4159A" w:rsidRDefault="00992ADD" w:rsidP="00992ADD">
      <w:pPr>
        <w:rPr>
          <w:rFonts w:ascii="Verdana" w:hAnsi="Verdana"/>
          <w:rPrChange w:id="172" w:author="Gareth Harding" w:date="2025-07-09T16:33:00Z" w16du:dateUtc="2025-07-09T14:33:00Z">
            <w:rPr>
              <w:rFonts w:ascii="Verdana" w:hAnsi="Verdana"/>
              <w:lang w:val="es-ES"/>
            </w:rPr>
          </w:rPrChange>
        </w:rPr>
      </w:pPr>
      <w:r w:rsidRPr="00F4159A">
        <w:rPr>
          <w:rFonts w:ascii="Verdana" w:hAnsi="Verdana"/>
          <w:rPrChange w:id="173" w:author="Gareth Harding" w:date="2025-07-09T16:33:00Z" w16du:dateUtc="2025-07-09T14:33:00Z">
            <w:rPr>
              <w:rFonts w:ascii="Verdana" w:hAnsi="Verdana"/>
              <w:lang w:val="es-ES"/>
            </w:rPr>
          </w:rPrChange>
        </w:rPr>
        <w:t xml:space="preserve">Last Sunday, Leo and his friend Sara had a picnic in the park. They brought </w:t>
      </w:r>
      <w:r w:rsidRPr="00F4159A">
        <w:rPr>
          <w:rFonts w:ascii="Verdana" w:hAnsi="Verdana"/>
          <w:b/>
          <w:bCs/>
          <w:rPrChange w:id="174" w:author="Gareth Harding" w:date="2025-07-09T16:33:00Z" w16du:dateUtc="2025-07-09T14:33:00Z">
            <w:rPr>
              <w:rFonts w:ascii="Verdana" w:hAnsi="Verdana"/>
              <w:b/>
              <w:bCs/>
              <w:lang w:val="es-ES"/>
            </w:rPr>
          </w:rPrChange>
        </w:rPr>
        <w:t>some</w:t>
      </w:r>
      <w:r w:rsidRPr="00F4159A">
        <w:rPr>
          <w:rFonts w:ascii="Verdana" w:hAnsi="Verdana"/>
          <w:rPrChange w:id="175" w:author="Gareth Harding" w:date="2025-07-09T16:33:00Z" w16du:dateUtc="2025-07-09T14:33:00Z">
            <w:rPr>
              <w:rFonts w:ascii="Verdana" w:hAnsi="Verdana"/>
              <w:lang w:val="es-ES"/>
            </w:rPr>
          </w:rPrChange>
        </w:rPr>
        <w:t xml:space="preserve"> sandwiches, </w:t>
      </w:r>
      <w:r w:rsidRPr="00F4159A">
        <w:rPr>
          <w:rFonts w:ascii="Verdana" w:hAnsi="Verdana"/>
          <w:b/>
          <w:bCs/>
          <w:rPrChange w:id="176" w:author="Gareth Harding" w:date="2025-07-09T16:33:00Z" w16du:dateUtc="2025-07-09T14:33:00Z">
            <w:rPr>
              <w:rFonts w:ascii="Verdana" w:hAnsi="Verdana"/>
              <w:b/>
              <w:bCs/>
              <w:lang w:val="es-ES"/>
            </w:rPr>
          </w:rPrChange>
        </w:rPr>
        <w:t>a lot of</w:t>
      </w:r>
      <w:r w:rsidRPr="00F4159A">
        <w:rPr>
          <w:rFonts w:ascii="Verdana" w:hAnsi="Verdana"/>
          <w:rPrChange w:id="177" w:author="Gareth Harding" w:date="2025-07-09T16:33:00Z" w16du:dateUtc="2025-07-09T14:33:00Z">
            <w:rPr>
              <w:rFonts w:ascii="Verdana" w:hAnsi="Verdana"/>
              <w:lang w:val="es-ES"/>
            </w:rPr>
          </w:rPrChange>
        </w:rPr>
        <w:t xml:space="preserve"> fruit, and </w:t>
      </w:r>
      <w:r w:rsidRPr="00F4159A">
        <w:rPr>
          <w:rFonts w:ascii="Verdana" w:hAnsi="Verdana"/>
          <w:b/>
          <w:bCs/>
          <w:rPrChange w:id="178" w:author="Gareth Harding" w:date="2025-07-09T16:33:00Z" w16du:dateUtc="2025-07-09T14:33:00Z">
            <w:rPr>
              <w:rFonts w:ascii="Verdana" w:hAnsi="Verdana"/>
              <w:b/>
              <w:bCs/>
              <w:lang w:val="es-ES"/>
            </w:rPr>
          </w:rPrChange>
        </w:rPr>
        <w:t>a little</w:t>
      </w:r>
      <w:r w:rsidRPr="00F4159A">
        <w:rPr>
          <w:rFonts w:ascii="Verdana" w:hAnsi="Verdana"/>
          <w:rPrChange w:id="179" w:author="Gareth Harding" w:date="2025-07-09T16:33:00Z" w16du:dateUtc="2025-07-09T14:33:00Z">
            <w:rPr>
              <w:rFonts w:ascii="Verdana" w:hAnsi="Verdana"/>
              <w:lang w:val="es-ES"/>
            </w:rPr>
          </w:rPrChange>
        </w:rPr>
        <w:t xml:space="preserve"> juice. The sun was shining, and the birds were singing.</w:t>
      </w:r>
    </w:p>
    <w:p w14:paraId="4F8712DB" w14:textId="77777777" w:rsidR="00992ADD" w:rsidRPr="00F4159A" w:rsidRDefault="00992ADD" w:rsidP="00992ADD">
      <w:pPr>
        <w:rPr>
          <w:rFonts w:ascii="Verdana" w:hAnsi="Verdana"/>
          <w:rPrChange w:id="180" w:author="Gareth Harding" w:date="2025-07-09T16:33:00Z" w16du:dateUtc="2025-07-09T14:33:00Z">
            <w:rPr>
              <w:rFonts w:ascii="Verdana" w:hAnsi="Verdana"/>
              <w:lang w:val="es-ES"/>
            </w:rPr>
          </w:rPrChange>
        </w:rPr>
      </w:pPr>
    </w:p>
    <w:p w14:paraId="0BEB321B" w14:textId="77777777" w:rsidR="00992ADD" w:rsidRPr="00F4159A" w:rsidRDefault="00992ADD" w:rsidP="00992ADD">
      <w:pPr>
        <w:rPr>
          <w:rFonts w:ascii="Verdana" w:hAnsi="Verdana"/>
          <w:rPrChange w:id="181" w:author="Gareth Harding" w:date="2025-07-09T16:33:00Z" w16du:dateUtc="2025-07-09T14:33:00Z">
            <w:rPr>
              <w:rFonts w:ascii="Verdana" w:hAnsi="Verdana"/>
              <w:lang w:val="es-ES"/>
            </w:rPr>
          </w:rPrChange>
        </w:rPr>
      </w:pPr>
      <w:r w:rsidRPr="00F4159A">
        <w:rPr>
          <w:rFonts w:ascii="Verdana" w:hAnsi="Verdana"/>
          <w:rPrChange w:id="182" w:author="Gareth Harding" w:date="2025-07-09T16:33:00Z" w16du:dateUtc="2025-07-09T14:33:00Z">
            <w:rPr>
              <w:rFonts w:ascii="Verdana" w:hAnsi="Verdana"/>
              <w:lang w:val="es-ES"/>
            </w:rPr>
          </w:rPrChange>
        </w:rPr>
        <w:t xml:space="preserve">“Do we have </w:t>
      </w:r>
      <w:r w:rsidRPr="00F4159A">
        <w:rPr>
          <w:rFonts w:ascii="Verdana" w:hAnsi="Verdana"/>
          <w:b/>
          <w:bCs/>
          <w:rPrChange w:id="183" w:author="Gareth Harding" w:date="2025-07-09T16:33:00Z" w16du:dateUtc="2025-07-09T14:33:00Z">
            <w:rPr>
              <w:rFonts w:ascii="Verdana" w:hAnsi="Verdana"/>
              <w:b/>
              <w:bCs/>
              <w:lang w:val="es-ES"/>
            </w:rPr>
          </w:rPrChange>
        </w:rPr>
        <w:t>any</w:t>
      </w:r>
      <w:r w:rsidRPr="00F4159A">
        <w:rPr>
          <w:rFonts w:ascii="Verdana" w:hAnsi="Verdana"/>
          <w:rPrChange w:id="184" w:author="Gareth Harding" w:date="2025-07-09T16:33:00Z" w16du:dateUtc="2025-07-09T14:33:00Z">
            <w:rPr>
              <w:rFonts w:ascii="Verdana" w:hAnsi="Verdana"/>
              <w:lang w:val="es-ES"/>
            </w:rPr>
          </w:rPrChange>
        </w:rPr>
        <w:t xml:space="preserve"> napkins?” asked Sara.</w:t>
      </w:r>
    </w:p>
    <w:p w14:paraId="58EDE16A" w14:textId="77777777" w:rsidR="00992ADD" w:rsidRPr="00F4159A" w:rsidRDefault="00992ADD" w:rsidP="00992ADD">
      <w:pPr>
        <w:rPr>
          <w:rFonts w:ascii="Verdana" w:hAnsi="Verdana"/>
          <w:rPrChange w:id="185" w:author="Gareth Harding" w:date="2025-07-09T16:33:00Z" w16du:dateUtc="2025-07-09T14:33:00Z">
            <w:rPr>
              <w:rFonts w:ascii="Verdana" w:hAnsi="Verdana"/>
              <w:lang w:val="es-ES"/>
            </w:rPr>
          </w:rPrChange>
        </w:rPr>
      </w:pPr>
      <w:r w:rsidRPr="00F4159A">
        <w:rPr>
          <w:rFonts w:ascii="Verdana" w:hAnsi="Verdana"/>
          <w:rPrChange w:id="186" w:author="Gareth Harding" w:date="2025-07-09T16:33:00Z" w16du:dateUtc="2025-07-09T14:33:00Z">
            <w:rPr>
              <w:rFonts w:ascii="Verdana" w:hAnsi="Verdana"/>
              <w:lang w:val="es-ES"/>
            </w:rPr>
          </w:rPrChange>
        </w:rPr>
        <w:t xml:space="preserve">Leo looked in the bag. “Hmm… no, we don’t have </w:t>
      </w:r>
      <w:r w:rsidRPr="00F4159A">
        <w:rPr>
          <w:rFonts w:ascii="Verdana" w:hAnsi="Verdana"/>
          <w:b/>
          <w:bCs/>
          <w:rPrChange w:id="187" w:author="Gareth Harding" w:date="2025-07-09T16:33:00Z" w16du:dateUtc="2025-07-09T14:33:00Z">
            <w:rPr>
              <w:rFonts w:ascii="Verdana" w:hAnsi="Verdana"/>
              <w:b/>
              <w:bCs/>
              <w:lang w:val="es-ES"/>
            </w:rPr>
          </w:rPrChange>
        </w:rPr>
        <w:t>any</w:t>
      </w:r>
      <w:r w:rsidRPr="00F4159A">
        <w:rPr>
          <w:rFonts w:ascii="Verdana" w:hAnsi="Verdana"/>
          <w:rPrChange w:id="188" w:author="Gareth Harding" w:date="2025-07-09T16:33:00Z" w16du:dateUtc="2025-07-09T14:33:00Z">
            <w:rPr>
              <w:rFonts w:ascii="Verdana" w:hAnsi="Verdana"/>
              <w:lang w:val="es-ES"/>
            </w:rPr>
          </w:rPrChange>
        </w:rPr>
        <w:t xml:space="preserve"> napkins,” he said. “But we have </w:t>
      </w:r>
      <w:r w:rsidRPr="00F4159A">
        <w:rPr>
          <w:rFonts w:ascii="Verdana" w:hAnsi="Verdana"/>
          <w:b/>
          <w:bCs/>
          <w:rPrChange w:id="189" w:author="Gareth Harding" w:date="2025-07-09T16:33:00Z" w16du:dateUtc="2025-07-09T14:33:00Z">
            <w:rPr>
              <w:rFonts w:ascii="Verdana" w:hAnsi="Verdana"/>
              <w:b/>
              <w:bCs/>
              <w:lang w:val="es-ES"/>
            </w:rPr>
          </w:rPrChange>
        </w:rPr>
        <w:t>some</w:t>
      </w:r>
      <w:r w:rsidRPr="00F4159A">
        <w:rPr>
          <w:rFonts w:ascii="Verdana" w:hAnsi="Verdana"/>
          <w:rPrChange w:id="190" w:author="Gareth Harding" w:date="2025-07-09T16:33:00Z" w16du:dateUtc="2025-07-09T14:33:00Z">
            <w:rPr>
              <w:rFonts w:ascii="Verdana" w:hAnsi="Verdana"/>
              <w:lang w:val="es-ES"/>
            </w:rPr>
          </w:rPrChange>
        </w:rPr>
        <w:t xml:space="preserve"> tissues!”</w:t>
      </w:r>
    </w:p>
    <w:p w14:paraId="38ED94C5" w14:textId="77777777" w:rsidR="00992ADD" w:rsidRPr="00F4159A" w:rsidRDefault="00992ADD" w:rsidP="00992ADD">
      <w:pPr>
        <w:rPr>
          <w:rFonts w:ascii="Verdana" w:hAnsi="Verdana"/>
          <w:rPrChange w:id="191" w:author="Gareth Harding" w:date="2025-07-09T16:33:00Z" w16du:dateUtc="2025-07-09T14:33:00Z">
            <w:rPr>
              <w:rFonts w:ascii="Verdana" w:hAnsi="Verdana"/>
              <w:lang w:val="es-ES"/>
            </w:rPr>
          </w:rPrChange>
        </w:rPr>
      </w:pPr>
    </w:p>
    <w:p w14:paraId="0D712DAD" w14:textId="77777777" w:rsidR="00992ADD" w:rsidRPr="00F4159A" w:rsidRDefault="00992ADD" w:rsidP="00992ADD">
      <w:pPr>
        <w:rPr>
          <w:rFonts w:ascii="Verdana" w:hAnsi="Verdana"/>
          <w:rPrChange w:id="192" w:author="Gareth Harding" w:date="2025-07-09T16:33:00Z" w16du:dateUtc="2025-07-09T14:33:00Z">
            <w:rPr>
              <w:rFonts w:ascii="Verdana" w:hAnsi="Verdana"/>
              <w:lang w:val="es-ES"/>
            </w:rPr>
          </w:rPrChange>
        </w:rPr>
      </w:pPr>
      <w:r w:rsidRPr="00F4159A">
        <w:rPr>
          <w:rFonts w:ascii="Verdana" w:hAnsi="Verdana"/>
          <w:rPrChange w:id="193" w:author="Gareth Harding" w:date="2025-07-09T16:33:00Z" w16du:dateUtc="2025-07-09T14:33:00Z">
            <w:rPr>
              <w:rFonts w:ascii="Verdana" w:hAnsi="Verdana"/>
              <w:lang w:val="es-ES"/>
            </w:rPr>
          </w:rPrChange>
        </w:rPr>
        <w:t xml:space="preserve">They sat on a blanket and started eating. Leo ate </w:t>
      </w:r>
      <w:r w:rsidRPr="00F4159A">
        <w:rPr>
          <w:rFonts w:ascii="Verdana" w:hAnsi="Verdana"/>
          <w:b/>
          <w:bCs/>
          <w:rPrChange w:id="194" w:author="Gareth Harding" w:date="2025-07-09T16:33:00Z" w16du:dateUtc="2025-07-09T14:33:00Z">
            <w:rPr>
              <w:rFonts w:ascii="Verdana" w:hAnsi="Verdana"/>
              <w:b/>
              <w:bCs/>
              <w:lang w:val="es-ES"/>
            </w:rPr>
          </w:rPrChange>
        </w:rPr>
        <w:t>a lot of</w:t>
      </w:r>
      <w:r w:rsidRPr="00F4159A">
        <w:rPr>
          <w:rFonts w:ascii="Verdana" w:hAnsi="Verdana"/>
          <w:rPrChange w:id="195" w:author="Gareth Harding" w:date="2025-07-09T16:33:00Z" w16du:dateUtc="2025-07-09T14:33:00Z">
            <w:rPr>
              <w:rFonts w:ascii="Verdana" w:hAnsi="Verdana"/>
              <w:lang w:val="es-ES"/>
            </w:rPr>
          </w:rPrChange>
        </w:rPr>
        <w:t xml:space="preserve"> grapes, and Sara had </w:t>
      </w:r>
      <w:r w:rsidRPr="00F4159A">
        <w:rPr>
          <w:rFonts w:ascii="Verdana" w:hAnsi="Verdana"/>
          <w:b/>
          <w:bCs/>
          <w:rPrChange w:id="196" w:author="Gareth Harding" w:date="2025-07-09T16:33:00Z" w16du:dateUtc="2025-07-09T14:33:00Z">
            <w:rPr>
              <w:rFonts w:ascii="Verdana" w:hAnsi="Verdana"/>
              <w:b/>
              <w:bCs/>
              <w:lang w:val="es-ES"/>
            </w:rPr>
          </w:rPrChange>
        </w:rPr>
        <w:t>some</w:t>
      </w:r>
      <w:r w:rsidRPr="00F4159A">
        <w:rPr>
          <w:rFonts w:ascii="Verdana" w:hAnsi="Verdana"/>
          <w:rPrChange w:id="197" w:author="Gareth Harding" w:date="2025-07-09T16:33:00Z" w16du:dateUtc="2025-07-09T14:33:00Z">
            <w:rPr>
              <w:rFonts w:ascii="Verdana" w:hAnsi="Verdana"/>
              <w:lang w:val="es-ES"/>
            </w:rPr>
          </w:rPrChange>
        </w:rPr>
        <w:t xml:space="preserve"> cheese sandwiches. “This is delicious!” she said.</w:t>
      </w:r>
    </w:p>
    <w:p w14:paraId="49F1ECBC" w14:textId="77777777" w:rsidR="00992ADD" w:rsidRPr="00F4159A" w:rsidRDefault="00992ADD" w:rsidP="00992ADD">
      <w:pPr>
        <w:rPr>
          <w:rFonts w:ascii="Verdana" w:hAnsi="Verdana"/>
          <w:rPrChange w:id="198" w:author="Gareth Harding" w:date="2025-07-09T16:33:00Z" w16du:dateUtc="2025-07-09T14:33:00Z">
            <w:rPr>
              <w:rFonts w:ascii="Verdana" w:hAnsi="Verdana"/>
              <w:lang w:val="es-ES"/>
            </w:rPr>
          </w:rPrChange>
        </w:rPr>
      </w:pPr>
    </w:p>
    <w:p w14:paraId="6113CC8D" w14:textId="3C3B5A89" w:rsidR="00992ADD" w:rsidRPr="00F4159A" w:rsidRDefault="00992ADD" w:rsidP="00992ADD">
      <w:pPr>
        <w:rPr>
          <w:rFonts w:ascii="Verdana" w:hAnsi="Verdana"/>
          <w:rPrChange w:id="199" w:author="Gareth Harding" w:date="2025-07-09T16:33:00Z" w16du:dateUtc="2025-07-09T14:33:00Z">
            <w:rPr>
              <w:rFonts w:ascii="Verdana" w:hAnsi="Verdana"/>
              <w:lang w:val="es-ES"/>
            </w:rPr>
          </w:rPrChange>
        </w:rPr>
      </w:pPr>
      <w:r w:rsidRPr="00F4159A">
        <w:rPr>
          <w:rFonts w:ascii="Verdana" w:hAnsi="Verdana"/>
          <w:rPrChange w:id="200" w:author="Gareth Harding" w:date="2025-07-09T16:33:00Z" w16du:dateUtc="2025-07-09T14:33:00Z">
            <w:rPr>
              <w:rFonts w:ascii="Verdana" w:hAnsi="Verdana"/>
              <w:lang w:val="es-ES"/>
            </w:rPr>
          </w:rPrChange>
        </w:rPr>
        <w:t xml:space="preserve">Then, a little dog ran to their blanket. It wanted </w:t>
      </w:r>
      <w:r w:rsidRPr="00F4159A">
        <w:rPr>
          <w:rFonts w:ascii="Verdana" w:hAnsi="Verdana"/>
          <w:b/>
          <w:bCs/>
          <w:rPrChange w:id="201" w:author="Gareth Harding" w:date="2025-07-09T16:33:00Z" w16du:dateUtc="2025-07-09T14:33:00Z">
            <w:rPr>
              <w:rFonts w:ascii="Verdana" w:hAnsi="Verdana"/>
              <w:b/>
              <w:bCs/>
              <w:lang w:val="es-ES"/>
            </w:rPr>
          </w:rPrChange>
        </w:rPr>
        <w:t>some</w:t>
      </w:r>
      <w:r w:rsidRPr="00F4159A">
        <w:rPr>
          <w:rFonts w:ascii="Verdana" w:hAnsi="Verdana"/>
          <w:rPrChange w:id="202" w:author="Gareth Harding" w:date="2025-07-09T16:33:00Z" w16du:dateUtc="2025-07-09T14:33:00Z">
            <w:rPr>
              <w:rFonts w:ascii="Verdana" w:hAnsi="Verdana"/>
              <w:lang w:val="es-ES"/>
            </w:rPr>
          </w:rPrChange>
        </w:rPr>
        <w:t xml:space="preserve"> food! It tried to take a sandwich, </w:t>
      </w:r>
      <w:del w:id="203" w:author="Gareth Harding" w:date="2025-07-09T16:42:00Z" w16du:dateUtc="2025-07-09T14:42:00Z">
        <w:r w:rsidRPr="00F4159A" w:rsidDel="00B42174">
          <w:rPr>
            <w:rFonts w:ascii="Verdana" w:hAnsi="Verdana"/>
            <w:rPrChange w:id="204" w:author="Gareth Harding" w:date="2025-07-09T16:33:00Z" w16du:dateUtc="2025-07-09T14:33:00Z">
              <w:rPr>
                <w:rFonts w:ascii="Verdana" w:hAnsi="Verdana"/>
                <w:lang w:val="es-ES"/>
              </w:rPr>
            </w:rPrChange>
          </w:rPr>
          <w:delText xml:space="preserve">but It tried to take a sandwich, </w:delText>
        </w:r>
      </w:del>
      <w:r w:rsidRPr="00F4159A">
        <w:rPr>
          <w:rFonts w:ascii="Verdana" w:hAnsi="Verdana"/>
          <w:rPrChange w:id="205" w:author="Gareth Harding" w:date="2025-07-09T16:33:00Z" w16du:dateUtc="2025-07-09T14:33:00Z">
            <w:rPr>
              <w:rFonts w:ascii="Verdana" w:hAnsi="Verdana"/>
              <w:lang w:val="es-ES"/>
            </w:rPr>
          </w:rPrChange>
        </w:rPr>
        <w:t>but Leo was quicker. “No food for you, little dog!” said Leo, laughing.</w:t>
      </w:r>
    </w:p>
    <w:p w14:paraId="4F9B1869" w14:textId="77777777" w:rsidR="00992ADD" w:rsidRPr="00F4159A" w:rsidRDefault="00992ADD" w:rsidP="00992ADD">
      <w:pPr>
        <w:rPr>
          <w:rFonts w:ascii="Verdana" w:hAnsi="Verdana"/>
          <w:rPrChange w:id="206" w:author="Gareth Harding" w:date="2025-07-09T16:33:00Z" w16du:dateUtc="2025-07-09T14:33:00Z">
            <w:rPr>
              <w:rFonts w:ascii="Verdana" w:hAnsi="Verdana"/>
              <w:lang w:val="es-ES"/>
            </w:rPr>
          </w:rPrChange>
        </w:rPr>
      </w:pPr>
    </w:p>
    <w:p w14:paraId="0C045029" w14:textId="77777777" w:rsidR="00992ADD" w:rsidRPr="00F4159A" w:rsidRDefault="00992ADD" w:rsidP="00992ADD">
      <w:pPr>
        <w:rPr>
          <w:rFonts w:ascii="Verdana" w:hAnsi="Verdana"/>
          <w:rPrChange w:id="207" w:author="Gareth Harding" w:date="2025-07-09T16:33:00Z" w16du:dateUtc="2025-07-09T14:33:00Z">
            <w:rPr>
              <w:rFonts w:ascii="Verdana" w:hAnsi="Verdana"/>
              <w:lang w:val="es-ES"/>
            </w:rPr>
          </w:rPrChange>
        </w:rPr>
      </w:pPr>
      <w:r w:rsidRPr="00F4159A">
        <w:rPr>
          <w:rFonts w:ascii="Verdana" w:hAnsi="Verdana"/>
          <w:rPrChange w:id="208" w:author="Gareth Harding" w:date="2025-07-09T16:33:00Z" w16du:dateUtc="2025-07-09T14:33:00Z">
            <w:rPr>
              <w:rFonts w:ascii="Verdana" w:hAnsi="Verdana"/>
              <w:lang w:val="es-ES"/>
            </w:rPr>
          </w:rPrChange>
        </w:rPr>
        <w:t xml:space="preserve">They gave the dog </w:t>
      </w:r>
      <w:r w:rsidRPr="00F4159A">
        <w:rPr>
          <w:rFonts w:ascii="Verdana" w:hAnsi="Verdana"/>
          <w:b/>
          <w:bCs/>
          <w:rPrChange w:id="209" w:author="Gareth Harding" w:date="2025-07-09T16:33:00Z" w16du:dateUtc="2025-07-09T14:33:00Z">
            <w:rPr>
              <w:rFonts w:ascii="Verdana" w:hAnsi="Verdana"/>
              <w:b/>
              <w:bCs/>
              <w:lang w:val="es-ES"/>
            </w:rPr>
          </w:rPrChange>
        </w:rPr>
        <w:t>a little</w:t>
      </w:r>
      <w:r w:rsidRPr="00F4159A">
        <w:rPr>
          <w:rFonts w:ascii="Verdana" w:hAnsi="Verdana"/>
          <w:rPrChange w:id="210" w:author="Gareth Harding" w:date="2025-07-09T16:33:00Z" w16du:dateUtc="2025-07-09T14:33:00Z">
            <w:rPr>
              <w:rFonts w:ascii="Verdana" w:hAnsi="Verdana"/>
              <w:lang w:val="es-ES"/>
            </w:rPr>
          </w:rPrChange>
        </w:rPr>
        <w:t xml:space="preserve"> water and a piece of apple. The dog wagged its tail and sat down with them.</w:t>
      </w:r>
    </w:p>
    <w:p w14:paraId="5E5FA73F" w14:textId="77777777" w:rsidR="00992ADD" w:rsidRPr="00D30A7F" w:rsidRDefault="00992ADD" w:rsidP="004972D4">
      <w:pPr>
        <w:rPr>
          <w:rFonts w:ascii="Verdana" w:hAnsi="Verdana"/>
        </w:rPr>
      </w:pPr>
    </w:p>
    <w:p w14:paraId="1EA1491A" w14:textId="77777777" w:rsidR="00992ADD" w:rsidRPr="00D30A7F" w:rsidRDefault="00992ADD" w:rsidP="00992ADD">
      <w:pPr>
        <w:adjustRightInd w:val="0"/>
        <w:snapToGrid w:val="0"/>
        <w:rPr>
          <w:rFonts w:ascii="Verdana" w:hAnsi="Verdana"/>
          <w:b/>
          <w:bCs/>
          <w:color w:val="00B050"/>
        </w:rPr>
      </w:pPr>
      <w:r w:rsidRPr="00D30A7F">
        <w:rPr>
          <w:rFonts w:ascii="Verdana" w:hAnsi="Verdana"/>
          <w:b/>
          <w:bCs/>
          <w:color w:val="00B050"/>
        </w:rPr>
        <w:t>Comprehension Questions</w:t>
      </w:r>
    </w:p>
    <w:p w14:paraId="1303324B" w14:textId="77777777" w:rsidR="00992ADD" w:rsidRPr="00D30A7F" w:rsidRDefault="00992ADD" w:rsidP="004972D4">
      <w:pPr>
        <w:rPr>
          <w:rFonts w:ascii="Verdana" w:hAnsi="Verdana"/>
        </w:rPr>
      </w:pPr>
    </w:p>
    <w:p w14:paraId="63E32C80" w14:textId="77777777" w:rsidR="00992ADD" w:rsidRPr="00F4159A" w:rsidRDefault="00992ADD">
      <w:pPr>
        <w:numPr>
          <w:ilvl w:val="0"/>
          <w:numId w:val="5"/>
        </w:numPr>
        <w:ind w:left="426" w:hanging="426"/>
        <w:rPr>
          <w:rFonts w:ascii="Verdana" w:hAnsi="Verdana"/>
          <w:b/>
          <w:bCs/>
          <w:rPrChange w:id="211" w:author="Gareth Harding" w:date="2025-07-09T16:33:00Z" w16du:dateUtc="2025-07-09T14:33:00Z">
            <w:rPr>
              <w:rFonts w:ascii="Verdana" w:hAnsi="Verdana"/>
              <w:b/>
              <w:bCs/>
              <w:lang w:val="es-ES"/>
            </w:rPr>
          </w:rPrChange>
        </w:rPr>
        <w:pPrChange w:id="212" w:author="Gareth Harding" w:date="2025-07-09T16:43:00Z" w16du:dateUtc="2025-07-09T14:43:00Z">
          <w:pPr>
            <w:numPr>
              <w:numId w:val="5"/>
            </w:numPr>
            <w:tabs>
              <w:tab w:val="num" w:pos="720"/>
            </w:tabs>
            <w:ind w:left="720" w:hanging="360"/>
          </w:pPr>
        </w:pPrChange>
      </w:pPr>
      <w:r w:rsidRPr="00F4159A">
        <w:rPr>
          <w:rFonts w:ascii="Verdana" w:hAnsi="Verdana"/>
          <w:b/>
          <w:bCs/>
          <w:rPrChange w:id="213" w:author="Gareth Harding" w:date="2025-07-09T16:33:00Z" w16du:dateUtc="2025-07-09T14:33:00Z">
            <w:rPr>
              <w:rFonts w:ascii="Verdana" w:hAnsi="Verdana"/>
              <w:b/>
              <w:bCs/>
              <w:lang w:val="es-ES"/>
            </w:rPr>
          </w:rPrChange>
        </w:rPr>
        <w:t>Where did Leo and Sara go on Sunday?</w:t>
      </w:r>
    </w:p>
    <w:p w14:paraId="1D2F1EF1" w14:textId="220EFFBA" w:rsidR="00992ADD" w:rsidRPr="00F4159A" w:rsidRDefault="00992ADD">
      <w:pPr>
        <w:ind w:left="426" w:hanging="426"/>
        <w:rPr>
          <w:rFonts w:ascii="Verdana" w:hAnsi="Verdana"/>
          <w:highlight w:val="yellow"/>
          <w:rPrChange w:id="214" w:author="Gareth Harding" w:date="2025-07-09T16:33:00Z" w16du:dateUtc="2025-07-09T14:33:00Z">
            <w:rPr>
              <w:rFonts w:ascii="Verdana" w:hAnsi="Verdana"/>
              <w:highlight w:val="yellow"/>
              <w:lang w:val="es-ES"/>
            </w:rPr>
          </w:rPrChange>
        </w:rPr>
        <w:pPrChange w:id="215" w:author="Gareth Harding" w:date="2025-07-09T16:43:00Z" w16du:dateUtc="2025-07-09T14:43:00Z">
          <w:pPr/>
        </w:pPrChange>
      </w:pPr>
      <w:del w:id="216" w:author="Gareth Harding" w:date="2025-07-09T16:43:00Z" w16du:dateUtc="2025-07-09T14:43:00Z">
        <w:r w:rsidRPr="00F4159A" w:rsidDel="00B42174">
          <w:rPr>
            <w:rFonts w:ascii="Verdana" w:hAnsi="Verdana"/>
            <w:highlight w:val="yellow"/>
            <w:rPrChange w:id="217" w:author="Gareth Harding" w:date="2025-07-09T16:33:00Z" w16du:dateUtc="2025-07-09T14:33:00Z">
              <w:rPr>
                <w:rFonts w:ascii="Verdana" w:hAnsi="Verdana"/>
                <w:highlight w:val="yellow"/>
                <w:lang w:val="es-ES"/>
              </w:rPr>
            </w:rPrChange>
          </w:rPr>
          <w:delText xml:space="preserve">to </w:delText>
        </w:r>
      </w:del>
      <w:ins w:id="218" w:author="Gareth Harding" w:date="2025-07-09T16:43:00Z" w16du:dateUtc="2025-07-09T14:43:00Z">
        <w:r w:rsidR="00B42174">
          <w:rPr>
            <w:rFonts w:ascii="Verdana" w:hAnsi="Verdana"/>
            <w:highlight w:val="yellow"/>
          </w:rPr>
          <w:t>T</w:t>
        </w:r>
        <w:r w:rsidR="00B42174" w:rsidRPr="00F4159A">
          <w:rPr>
            <w:rFonts w:ascii="Verdana" w:hAnsi="Verdana"/>
            <w:highlight w:val="yellow"/>
            <w:rPrChange w:id="219" w:author="Gareth Harding" w:date="2025-07-09T16:33:00Z" w16du:dateUtc="2025-07-09T14:33:00Z">
              <w:rPr>
                <w:rFonts w:ascii="Verdana" w:hAnsi="Verdana"/>
                <w:highlight w:val="yellow"/>
                <w:lang w:val="es-ES"/>
              </w:rPr>
            </w:rPrChange>
          </w:rPr>
          <w:t xml:space="preserve">o </w:t>
        </w:r>
      </w:ins>
      <w:r w:rsidRPr="00F4159A">
        <w:rPr>
          <w:rFonts w:ascii="Verdana" w:hAnsi="Verdana"/>
          <w:highlight w:val="yellow"/>
          <w:rPrChange w:id="220" w:author="Gareth Harding" w:date="2025-07-09T16:33:00Z" w16du:dateUtc="2025-07-09T14:33:00Z">
            <w:rPr>
              <w:rFonts w:ascii="Verdana" w:hAnsi="Verdana"/>
              <w:highlight w:val="yellow"/>
              <w:lang w:val="es-ES"/>
            </w:rPr>
          </w:rPrChange>
        </w:rPr>
        <w:t>the park</w:t>
      </w:r>
    </w:p>
    <w:p w14:paraId="33C2C15E" w14:textId="48A03EB7" w:rsidR="00992ADD" w:rsidRPr="00F4159A" w:rsidRDefault="00992ADD">
      <w:pPr>
        <w:ind w:left="426" w:hanging="426"/>
        <w:rPr>
          <w:rFonts w:ascii="Verdana" w:hAnsi="Verdana"/>
          <w:rPrChange w:id="221" w:author="Gareth Harding" w:date="2025-07-09T16:33:00Z" w16du:dateUtc="2025-07-09T14:33:00Z">
            <w:rPr>
              <w:rFonts w:ascii="Verdana" w:hAnsi="Verdana"/>
              <w:lang w:val="es-ES"/>
            </w:rPr>
          </w:rPrChange>
        </w:rPr>
        <w:pPrChange w:id="222" w:author="Gareth Harding" w:date="2025-07-09T16:43:00Z" w16du:dateUtc="2025-07-09T14:43:00Z">
          <w:pPr/>
        </w:pPrChange>
      </w:pPr>
      <w:del w:id="223" w:author="Gareth Harding" w:date="2025-07-09T16:43:00Z" w16du:dateUtc="2025-07-09T14:43:00Z">
        <w:r w:rsidRPr="00F4159A" w:rsidDel="00B42174">
          <w:rPr>
            <w:rFonts w:ascii="Verdana" w:hAnsi="Verdana"/>
            <w:rPrChange w:id="224" w:author="Gareth Harding" w:date="2025-07-09T16:33:00Z" w16du:dateUtc="2025-07-09T14:33:00Z">
              <w:rPr>
                <w:rFonts w:ascii="Verdana" w:hAnsi="Verdana"/>
                <w:lang w:val="es-ES"/>
              </w:rPr>
            </w:rPrChange>
          </w:rPr>
          <w:delText xml:space="preserve">to </w:delText>
        </w:r>
      </w:del>
      <w:ins w:id="225" w:author="Gareth Harding" w:date="2025-07-09T16:43:00Z" w16du:dateUtc="2025-07-09T14:43:00Z">
        <w:r w:rsidR="00B42174">
          <w:rPr>
            <w:rFonts w:ascii="Verdana" w:hAnsi="Verdana"/>
          </w:rPr>
          <w:t>T</w:t>
        </w:r>
        <w:r w:rsidR="00B42174" w:rsidRPr="00F4159A">
          <w:rPr>
            <w:rFonts w:ascii="Verdana" w:hAnsi="Verdana"/>
            <w:rPrChange w:id="226" w:author="Gareth Harding" w:date="2025-07-09T16:33:00Z" w16du:dateUtc="2025-07-09T14:33:00Z">
              <w:rPr>
                <w:rFonts w:ascii="Verdana" w:hAnsi="Verdana"/>
                <w:lang w:val="es-ES"/>
              </w:rPr>
            </w:rPrChange>
          </w:rPr>
          <w:t xml:space="preserve">o </w:t>
        </w:r>
      </w:ins>
      <w:r w:rsidRPr="00F4159A">
        <w:rPr>
          <w:rFonts w:ascii="Verdana" w:hAnsi="Verdana"/>
          <w:rPrChange w:id="227" w:author="Gareth Harding" w:date="2025-07-09T16:33:00Z" w16du:dateUtc="2025-07-09T14:33:00Z">
            <w:rPr>
              <w:rFonts w:ascii="Verdana" w:hAnsi="Verdana"/>
              <w:lang w:val="es-ES"/>
            </w:rPr>
          </w:rPrChange>
        </w:rPr>
        <w:t>the zoo</w:t>
      </w:r>
    </w:p>
    <w:p w14:paraId="5181075E" w14:textId="64CB621E" w:rsidR="00992ADD" w:rsidRDefault="00992ADD">
      <w:pPr>
        <w:ind w:left="426" w:hanging="426"/>
        <w:rPr>
          <w:ins w:id="228" w:author="Gareth Harding" w:date="2025-07-10T10:26:00Z" w16du:dateUtc="2025-07-10T08:26:00Z"/>
          <w:rFonts w:ascii="Verdana" w:hAnsi="Verdana"/>
          <w:lang w:val="es-ES"/>
        </w:rPr>
      </w:pPr>
      <w:del w:id="229" w:author="Gareth Harding" w:date="2025-07-09T16:43:00Z" w16du:dateUtc="2025-07-09T14:43:00Z">
        <w:r w:rsidRPr="00992ADD" w:rsidDel="00B42174">
          <w:rPr>
            <w:rFonts w:ascii="Verdana" w:hAnsi="Verdana"/>
            <w:lang w:val="es-ES"/>
          </w:rPr>
          <w:delText xml:space="preserve">to </w:delText>
        </w:r>
      </w:del>
      <w:proofErr w:type="spellStart"/>
      <w:ins w:id="230" w:author="Gareth Harding" w:date="2025-07-09T16:43:00Z" w16du:dateUtc="2025-07-09T14:43:00Z">
        <w:r w:rsidR="00B42174">
          <w:rPr>
            <w:rFonts w:ascii="Verdana" w:hAnsi="Verdana"/>
            <w:lang w:val="es-ES"/>
          </w:rPr>
          <w:t>T</w:t>
        </w:r>
        <w:r w:rsidR="00B42174" w:rsidRPr="00992ADD">
          <w:rPr>
            <w:rFonts w:ascii="Verdana" w:hAnsi="Verdana"/>
            <w:lang w:val="es-ES"/>
          </w:rPr>
          <w:t>o</w:t>
        </w:r>
        <w:proofErr w:type="spellEnd"/>
        <w:r w:rsidR="00B42174" w:rsidRPr="00992ADD">
          <w:rPr>
            <w:rFonts w:ascii="Verdana" w:hAnsi="Verdana"/>
            <w:lang w:val="es-ES"/>
          </w:rPr>
          <w:t xml:space="preserve"> </w:t>
        </w:r>
      </w:ins>
      <w:proofErr w:type="spellStart"/>
      <w:r w:rsidRPr="00992ADD">
        <w:rPr>
          <w:rFonts w:ascii="Verdana" w:hAnsi="Verdana"/>
          <w:lang w:val="es-ES"/>
        </w:rPr>
        <w:t>the</w:t>
      </w:r>
      <w:proofErr w:type="spellEnd"/>
      <w:r w:rsidRPr="00992ADD">
        <w:rPr>
          <w:rFonts w:ascii="Verdana" w:hAnsi="Verdana"/>
          <w:lang w:val="es-ES"/>
        </w:rPr>
        <w:t xml:space="preserve"> </w:t>
      </w:r>
      <w:proofErr w:type="spellStart"/>
      <w:r w:rsidRPr="00992ADD">
        <w:rPr>
          <w:rFonts w:ascii="Verdana" w:hAnsi="Verdana"/>
          <w:lang w:val="es-ES"/>
        </w:rPr>
        <w:t>moon</w:t>
      </w:r>
      <w:proofErr w:type="spellEnd"/>
    </w:p>
    <w:p w14:paraId="46F4E121" w14:textId="77777777" w:rsidR="004B2BFA" w:rsidRPr="00992ADD" w:rsidRDefault="004B2BFA">
      <w:pPr>
        <w:ind w:left="426" w:hanging="426"/>
        <w:rPr>
          <w:rFonts w:ascii="Verdana" w:hAnsi="Verdana"/>
          <w:lang w:val="es-ES"/>
        </w:rPr>
        <w:pPrChange w:id="231" w:author="Gareth Harding" w:date="2025-07-09T16:43:00Z" w16du:dateUtc="2025-07-09T14:43:00Z">
          <w:pPr/>
        </w:pPrChange>
      </w:pPr>
    </w:p>
    <w:p w14:paraId="5E048148" w14:textId="77777777" w:rsidR="00992ADD" w:rsidRPr="00F4159A" w:rsidRDefault="00992ADD">
      <w:pPr>
        <w:numPr>
          <w:ilvl w:val="0"/>
          <w:numId w:val="5"/>
        </w:numPr>
        <w:ind w:left="426" w:hanging="426"/>
        <w:rPr>
          <w:rFonts w:ascii="Verdana" w:hAnsi="Verdana"/>
          <w:b/>
          <w:bCs/>
          <w:rPrChange w:id="232" w:author="Gareth Harding" w:date="2025-07-09T16:33:00Z" w16du:dateUtc="2025-07-09T14:33:00Z">
            <w:rPr>
              <w:rFonts w:ascii="Verdana" w:hAnsi="Verdana"/>
              <w:b/>
              <w:bCs/>
              <w:lang w:val="es-ES"/>
            </w:rPr>
          </w:rPrChange>
        </w:rPr>
        <w:pPrChange w:id="233" w:author="Gareth Harding" w:date="2025-07-09T16:43:00Z" w16du:dateUtc="2025-07-09T14:43:00Z">
          <w:pPr>
            <w:numPr>
              <w:numId w:val="5"/>
            </w:numPr>
            <w:tabs>
              <w:tab w:val="num" w:pos="720"/>
            </w:tabs>
            <w:ind w:left="720" w:hanging="360"/>
          </w:pPr>
        </w:pPrChange>
      </w:pPr>
      <w:r w:rsidRPr="00F4159A">
        <w:rPr>
          <w:rFonts w:ascii="Verdana" w:hAnsi="Verdana"/>
          <w:b/>
          <w:bCs/>
          <w:rPrChange w:id="234" w:author="Gareth Harding" w:date="2025-07-09T16:33:00Z" w16du:dateUtc="2025-07-09T14:33:00Z">
            <w:rPr>
              <w:rFonts w:ascii="Verdana" w:hAnsi="Verdana"/>
              <w:b/>
              <w:bCs/>
              <w:lang w:val="es-ES"/>
            </w:rPr>
          </w:rPrChange>
        </w:rPr>
        <w:t>What did they bring for the picnic?</w:t>
      </w:r>
    </w:p>
    <w:p w14:paraId="6DE082B7" w14:textId="18D79628" w:rsidR="00992ADD" w:rsidRPr="00F4159A" w:rsidRDefault="00992ADD">
      <w:pPr>
        <w:ind w:left="426" w:hanging="426"/>
        <w:rPr>
          <w:rFonts w:ascii="Verdana" w:hAnsi="Verdana"/>
          <w:rPrChange w:id="235" w:author="Gareth Harding" w:date="2025-07-09T16:33:00Z" w16du:dateUtc="2025-07-09T14:33:00Z">
            <w:rPr>
              <w:rFonts w:ascii="Verdana" w:hAnsi="Verdana"/>
              <w:lang w:val="es-ES"/>
            </w:rPr>
          </w:rPrChange>
        </w:rPr>
        <w:pPrChange w:id="236" w:author="Gareth Harding" w:date="2025-07-09T16:43:00Z" w16du:dateUtc="2025-07-09T14:43:00Z">
          <w:pPr/>
        </w:pPrChange>
      </w:pPr>
      <w:del w:id="237" w:author="Gareth Harding" w:date="2025-07-09T16:43:00Z" w16du:dateUtc="2025-07-09T14:43:00Z">
        <w:r w:rsidRPr="00F4159A" w:rsidDel="00B42174">
          <w:rPr>
            <w:rFonts w:ascii="Verdana" w:hAnsi="Verdana"/>
            <w:rPrChange w:id="238" w:author="Gareth Harding" w:date="2025-07-09T16:33:00Z" w16du:dateUtc="2025-07-09T14:33:00Z">
              <w:rPr>
                <w:rFonts w:ascii="Verdana" w:hAnsi="Verdana"/>
                <w:lang w:val="es-ES"/>
              </w:rPr>
            </w:rPrChange>
          </w:rPr>
          <w:delText xml:space="preserve">pizza </w:delText>
        </w:r>
      </w:del>
      <w:ins w:id="239" w:author="Gareth Harding" w:date="2025-07-09T16:43:00Z" w16du:dateUtc="2025-07-09T14:43:00Z">
        <w:r w:rsidR="00B42174">
          <w:rPr>
            <w:rFonts w:ascii="Verdana" w:hAnsi="Verdana"/>
          </w:rPr>
          <w:t>P</w:t>
        </w:r>
        <w:r w:rsidR="00B42174" w:rsidRPr="00F4159A">
          <w:rPr>
            <w:rFonts w:ascii="Verdana" w:hAnsi="Verdana"/>
            <w:rPrChange w:id="240" w:author="Gareth Harding" w:date="2025-07-09T16:33:00Z" w16du:dateUtc="2025-07-09T14:33:00Z">
              <w:rPr>
                <w:rFonts w:ascii="Verdana" w:hAnsi="Verdana"/>
                <w:lang w:val="es-ES"/>
              </w:rPr>
            </w:rPrChange>
          </w:rPr>
          <w:t xml:space="preserve">izza </w:t>
        </w:r>
      </w:ins>
      <w:r w:rsidRPr="00F4159A">
        <w:rPr>
          <w:rFonts w:ascii="Verdana" w:hAnsi="Verdana"/>
          <w:rPrChange w:id="241" w:author="Gareth Harding" w:date="2025-07-09T16:33:00Z" w16du:dateUtc="2025-07-09T14:33:00Z">
            <w:rPr>
              <w:rFonts w:ascii="Verdana" w:hAnsi="Verdana"/>
              <w:lang w:val="es-ES"/>
            </w:rPr>
          </w:rPrChange>
        </w:rPr>
        <w:t>and burgers</w:t>
      </w:r>
    </w:p>
    <w:p w14:paraId="5903A555" w14:textId="5A6B0056" w:rsidR="00992ADD" w:rsidRPr="00F4159A" w:rsidRDefault="00992ADD">
      <w:pPr>
        <w:ind w:left="426" w:hanging="426"/>
        <w:rPr>
          <w:rFonts w:ascii="Verdana" w:hAnsi="Verdana"/>
          <w:highlight w:val="yellow"/>
          <w:rPrChange w:id="242" w:author="Gareth Harding" w:date="2025-07-09T16:33:00Z" w16du:dateUtc="2025-07-09T14:33:00Z">
            <w:rPr>
              <w:rFonts w:ascii="Verdana" w:hAnsi="Verdana"/>
              <w:highlight w:val="yellow"/>
              <w:lang w:val="es-ES"/>
            </w:rPr>
          </w:rPrChange>
        </w:rPr>
        <w:pPrChange w:id="243" w:author="Gareth Harding" w:date="2025-07-09T16:43:00Z" w16du:dateUtc="2025-07-09T14:43:00Z">
          <w:pPr/>
        </w:pPrChange>
      </w:pPr>
      <w:del w:id="244" w:author="Gareth Harding" w:date="2025-07-09T16:43:00Z" w16du:dateUtc="2025-07-09T14:43:00Z">
        <w:r w:rsidRPr="00F4159A" w:rsidDel="00B42174">
          <w:rPr>
            <w:rFonts w:ascii="Verdana" w:hAnsi="Verdana"/>
            <w:highlight w:val="yellow"/>
            <w:rPrChange w:id="245" w:author="Gareth Harding" w:date="2025-07-09T16:33:00Z" w16du:dateUtc="2025-07-09T14:33:00Z">
              <w:rPr>
                <w:rFonts w:ascii="Verdana" w:hAnsi="Verdana"/>
                <w:highlight w:val="yellow"/>
                <w:lang w:val="es-ES"/>
              </w:rPr>
            </w:rPrChange>
          </w:rPr>
          <w:delText>sandwiches</w:delText>
        </w:r>
      </w:del>
      <w:ins w:id="246" w:author="Gareth Harding" w:date="2025-07-09T16:43:00Z" w16du:dateUtc="2025-07-09T14:43:00Z">
        <w:r w:rsidR="00B42174">
          <w:rPr>
            <w:rFonts w:ascii="Verdana" w:hAnsi="Verdana"/>
            <w:highlight w:val="yellow"/>
          </w:rPr>
          <w:t>S</w:t>
        </w:r>
        <w:r w:rsidR="00B42174" w:rsidRPr="00F4159A">
          <w:rPr>
            <w:rFonts w:ascii="Verdana" w:hAnsi="Verdana"/>
            <w:highlight w:val="yellow"/>
            <w:rPrChange w:id="247" w:author="Gareth Harding" w:date="2025-07-09T16:33:00Z" w16du:dateUtc="2025-07-09T14:33:00Z">
              <w:rPr>
                <w:rFonts w:ascii="Verdana" w:hAnsi="Verdana"/>
                <w:highlight w:val="yellow"/>
                <w:lang w:val="es-ES"/>
              </w:rPr>
            </w:rPrChange>
          </w:rPr>
          <w:t>andwiches</w:t>
        </w:r>
      </w:ins>
      <w:r w:rsidRPr="00F4159A">
        <w:rPr>
          <w:rFonts w:ascii="Verdana" w:hAnsi="Verdana"/>
          <w:highlight w:val="yellow"/>
          <w:rPrChange w:id="248" w:author="Gareth Harding" w:date="2025-07-09T16:33:00Z" w16du:dateUtc="2025-07-09T14:33:00Z">
            <w:rPr>
              <w:rFonts w:ascii="Verdana" w:hAnsi="Verdana"/>
              <w:highlight w:val="yellow"/>
              <w:lang w:val="es-ES"/>
            </w:rPr>
          </w:rPrChange>
        </w:rPr>
        <w:t>, fruit, and juice</w:t>
      </w:r>
    </w:p>
    <w:p w14:paraId="7BEA9BA5" w14:textId="7F923DFB" w:rsidR="00992ADD" w:rsidRDefault="00992ADD">
      <w:pPr>
        <w:ind w:left="426" w:hanging="426"/>
        <w:rPr>
          <w:ins w:id="249" w:author="Gareth Harding" w:date="2025-07-10T10:27:00Z" w16du:dateUtc="2025-07-10T08:27:00Z"/>
          <w:rFonts w:ascii="Verdana" w:hAnsi="Verdana"/>
        </w:rPr>
      </w:pPr>
      <w:del w:id="250" w:author="Gareth Harding" w:date="2025-07-09T16:44:00Z" w16du:dateUtc="2025-07-09T14:44:00Z">
        <w:r w:rsidRPr="00B42174" w:rsidDel="00B42174">
          <w:rPr>
            <w:rFonts w:ascii="Verdana" w:hAnsi="Verdana"/>
            <w:rPrChange w:id="251" w:author="Gareth Harding" w:date="2025-07-09T16:44:00Z" w16du:dateUtc="2025-07-09T14:44:00Z">
              <w:rPr>
                <w:rFonts w:ascii="Verdana" w:hAnsi="Verdana"/>
                <w:lang w:val="es-ES"/>
              </w:rPr>
            </w:rPrChange>
          </w:rPr>
          <w:delText xml:space="preserve">only </w:delText>
        </w:r>
      </w:del>
      <w:ins w:id="252" w:author="Gareth Harding" w:date="2025-07-09T16:44:00Z" w16du:dateUtc="2025-07-09T14:44:00Z">
        <w:r w:rsidR="00B42174" w:rsidRPr="00B42174">
          <w:rPr>
            <w:rFonts w:ascii="Verdana" w:hAnsi="Verdana"/>
            <w:rPrChange w:id="253" w:author="Gareth Harding" w:date="2025-07-09T16:44:00Z" w16du:dateUtc="2025-07-09T14:44:00Z">
              <w:rPr>
                <w:rFonts w:ascii="Verdana" w:hAnsi="Verdana"/>
                <w:lang w:val="es-ES"/>
              </w:rPr>
            </w:rPrChange>
          </w:rPr>
          <w:t xml:space="preserve">Only </w:t>
        </w:r>
      </w:ins>
      <w:r w:rsidRPr="00B42174">
        <w:rPr>
          <w:rFonts w:ascii="Verdana" w:hAnsi="Verdana"/>
          <w:rPrChange w:id="254" w:author="Gareth Harding" w:date="2025-07-09T16:44:00Z" w16du:dateUtc="2025-07-09T14:44:00Z">
            <w:rPr>
              <w:rFonts w:ascii="Verdana" w:hAnsi="Verdana"/>
              <w:lang w:val="es-ES"/>
            </w:rPr>
          </w:rPrChange>
        </w:rPr>
        <w:t>a big chocolate cake</w:t>
      </w:r>
    </w:p>
    <w:p w14:paraId="611E517E" w14:textId="77777777" w:rsidR="004B2BFA" w:rsidRPr="00B42174" w:rsidRDefault="004B2BFA">
      <w:pPr>
        <w:ind w:left="426" w:hanging="426"/>
        <w:rPr>
          <w:rFonts w:ascii="Verdana" w:hAnsi="Verdana"/>
          <w:rPrChange w:id="255" w:author="Gareth Harding" w:date="2025-07-09T16:44:00Z" w16du:dateUtc="2025-07-09T14:44:00Z">
            <w:rPr>
              <w:rFonts w:ascii="Verdana" w:hAnsi="Verdana"/>
              <w:lang w:val="es-ES"/>
            </w:rPr>
          </w:rPrChange>
        </w:rPr>
        <w:pPrChange w:id="256" w:author="Gareth Harding" w:date="2025-07-09T16:43:00Z" w16du:dateUtc="2025-07-09T14:43:00Z">
          <w:pPr/>
        </w:pPrChange>
      </w:pPr>
    </w:p>
    <w:p w14:paraId="70BEA95A" w14:textId="77777777" w:rsidR="00992ADD" w:rsidRPr="00992ADD" w:rsidRDefault="00992ADD">
      <w:pPr>
        <w:numPr>
          <w:ilvl w:val="0"/>
          <w:numId w:val="5"/>
        </w:numPr>
        <w:ind w:left="426" w:hanging="426"/>
        <w:rPr>
          <w:rFonts w:ascii="Verdana" w:hAnsi="Verdana"/>
          <w:b/>
          <w:bCs/>
          <w:lang w:val="es-ES"/>
        </w:rPr>
        <w:pPrChange w:id="257" w:author="Gareth Harding" w:date="2025-07-09T16:43:00Z" w16du:dateUtc="2025-07-09T14:43:00Z">
          <w:pPr>
            <w:numPr>
              <w:numId w:val="5"/>
            </w:numPr>
            <w:tabs>
              <w:tab w:val="num" w:pos="720"/>
            </w:tabs>
            <w:ind w:left="720" w:hanging="360"/>
          </w:pPr>
        </w:pPrChange>
      </w:pPr>
      <w:proofErr w:type="spellStart"/>
      <w:r w:rsidRPr="00992ADD">
        <w:rPr>
          <w:rFonts w:ascii="Verdana" w:hAnsi="Verdana"/>
          <w:b/>
          <w:bCs/>
          <w:lang w:val="es-ES"/>
        </w:rPr>
        <w:t>What</w:t>
      </w:r>
      <w:proofErr w:type="spellEnd"/>
      <w:r w:rsidRPr="00992ADD">
        <w:rPr>
          <w:rFonts w:ascii="Verdana" w:hAnsi="Verdana"/>
          <w:b/>
          <w:bCs/>
          <w:lang w:val="es-ES"/>
        </w:rPr>
        <w:t xml:space="preserve"> </w:t>
      </w:r>
      <w:proofErr w:type="spellStart"/>
      <w:r w:rsidRPr="00992ADD">
        <w:rPr>
          <w:rFonts w:ascii="Verdana" w:hAnsi="Verdana"/>
          <w:b/>
          <w:bCs/>
          <w:lang w:val="es-ES"/>
        </w:rPr>
        <w:t>did</w:t>
      </w:r>
      <w:proofErr w:type="spellEnd"/>
      <w:r w:rsidRPr="00992ADD">
        <w:rPr>
          <w:rFonts w:ascii="Verdana" w:hAnsi="Verdana"/>
          <w:b/>
          <w:bCs/>
          <w:lang w:val="es-ES"/>
        </w:rPr>
        <w:t xml:space="preserve"> Leo </w:t>
      </w:r>
      <w:proofErr w:type="spellStart"/>
      <w:r w:rsidRPr="00992ADD">
        <w:rPr>
          <w:rFonts w:ascii="Verdana" w:hAnsi="Verdana"/>
          <w:b/>
          <w:bCs/>
          <w:lang w:val="es-ES"/>
        </w:rPr>
        <w:t>eat</w:t>
      </w:r>
      <w:proofErr w:type="spellEnd"/>
      <w:r w:rsidRPr="00992ADD">
        <w:rPr>
          <w:rFonts w:ascii="Verdana" w:hAnsi="Verdana"/>
          <w:b/>
          <w:bCs/>
          <w:lang w:val="es-ES"/>
        </w:rPr>
        <w:t>?</w:t>
      </w:r>
    </w:p>
    <w:p w14:paraId="5D73C280" w14:textId="2D17215F" w:rsidR="00992ADD" w:rsidRPr="00992ADD" w:rsidRDefault="00992ADD">
      <w:pPr>
        <w:ind w:left="426" w:hanging="426"/>
        <w:rPr>
          <w:rFonts w:ascii="Verdana" w:hAnsi="Verdana"/>
          <w:highlight w:val="yellow"/>
          <w:lang w:val="es-ES"/>
        </w:rPr>
        <w:pPrChange w:id="258" w:author="Gareth Harding" w:date="2025-07-09T16:43:00Z" w16du:dateUtc="2025-07-09T14:43:00Z">
          <w:pPr/>
        </w:pPrChange>
      </w:pPr>
      <w:del w:id="259" w:author="Gareth Harding" w:date="2025-07-09T16:44:00Z" w16du:dateUtc="2025-07-09T14:44:00Z">
        <w:r w:rsidRPr="00992ADD" w:rsidDel="00B42174">
          <w:rPr>
            <w:rFonts w:ascii="Verdana" w:hAnsi="Verdana"/>
            <w:highlight w:val="yellow"/>
            <w:lang w:val="es-ES"/>
          </w:rPr>
          <w:delText xml:space="preserve">a </w:delText>
        </w:r>
      </w:del>
      <w:ins w:id="260" w:author="Gareth Harding" w:date="2025-07-09T16:44:00Z" w16du:dateUtc="2025-07-09T14:44:00Z">
        <w:r w:rsidR="00B42174">
          <w:rPr>
            <w:rFonts w:ascii="Verdana" w:hAnsi="Verdana"/>
            <w:highlight w:val="yellow"/>
            <w:lang w:val="es-ES"/>
          </w:rPr>
          <w:t>A</w:t>
        </w:r>
        <w:r w:rsidR="00B42174" w:rsidRPr="00992ADD">
          <w:rPr>
            <w:rFonts w:ascii="Verdana" w:hAnsi="Verdana"/>
            <w:highlight w:val="yellow"/>
            <w:lang w:val="es-ES"/>
          </w:rPr>
          <w:t xml:space="preserve"> </w:t>
        </w:r>
      </w:ins>
      <w:proofErr w:type="spellStart"/>
      <w:r w:rsidRPr="00992ADD">
        <w:rPr>
          <w:rFonts w:ascii="Verdana" w:hAnsi="Verdana"/>
          <w:highlight w:val="yellow"/>
          <w:lang w:val="es-ES"/>
        </w:rPr>
        <w:t>lot</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of</w:t>
      </w:r>
      <w:proofErr w:type="spellEnd"/>
      <w:r w:rsidRPr="00992ADD">
        <w:rPr>
          <w:rFonts w:ascii="Verdana" w:hAnsi="Verdana"/>
          <w:highlight w:val="yellow"/>
          <w:lang w:val="es-ES"/>
        </w:rPr>
        <w:t xml:space="preserve"> grapes</w:t>
      </w:r>
    </w:p>
    <w:p w14:paraId="3CF99C6A" w14:textId="65CFBC82" w:rsidR="00992ADD" w:rsidRPr="00992ADD" w:rsidRDefault="00992ADD">
      <w:pPr>
        <w:ind w:left="426" w:hanging="426"/>
        <w:rPr>
          <w:rFonts w:ascii="Verdana" w:hAnsi="Verdana"/>
          <w:lang w:val="es-ES"/>
        </w:rPr>
        <w:pPrChange w:id="261" w:author="Gareth Harding" w:date="2025-07-09T16:43:00Z" w16du:dateUtc="2025-07-09T14:43:00Z">
          <w:pPr/>
        </w:pPrChange>
      </w:pPr>
      <w:del w:id="262" w:author="Gareth Harding" w:date="2025-07-09T16:44:00Z" w16du:dateUtc="2025-07-09T14:44:00Z">
        <w:r w:rsidRPr="00992ADD" w:rsidDel="00B42174">
          <w:rPr>
            <w:rFonts w:ascii="Verdana" w:hAnsi="Verdana"/>
            <w:lang w:val="es-ES"/>
          </w:rPr>
          <w:delText xml:space="preserve">just </w:delText>
        </w:r>
      </w:del>
      <w:ins w:id="263" w:author="Gareth Harding" w:date="2025-07-09T16:44:00Z" w16du:dateUtc="2025-07-09T14:44:00Z">
        <w:r w:rsidR="00B42174">
          <w:rPr>
            <w:rFonts w:ascii="Verdana" w:hAnsi="Verdana"/>
            <w:lang w:val="es-ES"/>
          </w:rPr>
          <w:t>J</w:t>
        </w:r>
        <w:r w:rsidR="00B42174" w:rsidRPr="00992ADD">
          <w:rPr>
            <w:rFonts w:ascii="Verdana" w:hAnsi="Verdana"/>
            <w:lang w:val="es-ES"/>
          </w:rPr>
          <w:t xml:space="preserve">ust </w:t>
        </w:r>
      </w:ins>
      <w:proofErr w:type="spellStart"/>
      <w:r w:rsidRPr="00992ADD">
        <w:rPr>
          <w:rFonts w:ascii="Verdana" w:hAnsi="Verdana"/>
          <w:lang w:val="es-ES"/>
        </w:rPr>
        <w:t>one</w:t>
      </w:r>
      <w:proofErr w:type="spellEnd"/>
      <w:r w:rsidRPr="00992ADD">
        <w:rPr>
          <w:rFonts w:ascii="Verdana" w:hAnsi="Verdana"/>
          <w:lang w:val="es-ES"/>
        </w:rPr>
        <w:t xml:space="preserve"> </w:t>
      </w:r>
      <w:proofErr w:type="spellStart"/>
      <w:r w:rsidRPr="00992ADD">
        <w:rPr>
          <w:rFonts w:ascii="Verdana" w:hAnsi="Verdana"/>
          <w:lang w:val="es-ES"/>
        </w:rPr>
        <w:t>apple</w:t>
      </w:r>
      <w:proofErr w:type="spellEnd"/>
    </w:p>
    <w:p w14:paraId="4EF26845" w14:textId="28BC5FC8" w:rsidR="00992ADD" w:rsidRDefault="00992ADD">
      <w:pPr>
        <w:ind w:left="426" w:hanging="426"/>
        <w:rPr>
          <w:ins w:id="264" w:author="Gareth Harding" w:date="2025-07-10T10:27:00Z" w16du:dateUtc="2025-07-10T08:27:00Z"/>
          <w:rFonts w:ascii="Verdana" w:hAnsi="Verdana"/>
          <w:lang w:val="es-ES"/>
        </w:rPr>
      </w:pPr>
      <w:del w:id="265" w:author="Gareth Harding" w:date="2025-07-09T16:44:00Z" w16du:dateUtc="2025-07-09T14:44:00Z">
        <w:r w:rsidRPr="00992ADD" w:rsidDel="00B42174">
          <w:rPr>
            <w:rFonts w:ascii="Verdana" w:hAnsi="Verdana"/>
            <w:lang w:val="es-ES"/>
          </w:rPr>
          <w:delText>nothing</w:delText>
        </w:r>
      </w:del>
      <w:proofErr w:type="spellStart"/>
      <w:ins w:id="266" w:author="Gareth Harding" w:date="2025-07-09T16:44:00Z" w16du:dateUtc="2025-07-09T14:44:00Z">
        <w:r w:rsidR="00B42174">
          <w:rPr>
            <w:rFonts w:ascii="Verdana" w:hAnsi="Verdana"/>
            <w:lang w:val="es-ES"/>
          </w:rPr>
          <w:t>N</w:t>
        </w:r>
        <w:r w:rsidR="00B42174" w:rsidRPr="00992ADD">
          <w:rPr>
            <w:rFonts w:ascii="Verdana" w:hAnsi="Verdana"/>
            <w:lang w:val="es-ES"/>
          </w:rPr>
          <w:t>othing</w:t>
        </w:r>
      </w:ins>
      <w:proofErr w:type="spellEnd"/>
      <w:r w:rsidRPr="00992ADD">
        <w:rPr>
          <w:rFonts w:ascii="Verdana" w:hAnsi="Verdana"/>
          <w:lang w:val="es-ES"/>
        </w:rPr>
        <w:t xml:space="preserve">, he </w:t>
      </w:r>
      <w:proofErr w:type="spellStart"/>
      <w:r w:rsidRPr="00992ADD">
        <w:rPr>
          <w:rFonts w:ascii="Verdana" w:hAnsi="Verdana"/>
          <w:lang w:val="es-ES"/>
        </w:rPr>
        <w:t>wasn’t</w:t>
      </w:r>
      <w:proofErr w:type="spellEnd"/>
      <w:r w:rsidRPr="00992ADD">
        <w:rPr>
          <w:rFonts w:ascii="Verdana" w:hAnsi="Verdana"/>
          <w:lang w:val="es-ES"/>
        </w:rPr>
        <w:t xml:space="preserve"> </w:t>
      </w:r>
      <w:proofErr w:type="spellStart"/>
      <w:r w:rsidRPr="00992ADD">
        <w:rPr>
          <w:rFonts w:ascii="Verdana" w:hAnsi="Verdana"/>
          <w:lang w:val="es-ES"/>
        </w:rPr>
        <w:t>hungry</w:t>
      </w:r>
      <w:proofErr w:type="spellEnd"/>
    </w:p>
    <w:p w14:paraId="3CD48A90" w14:textId="77777777" w:rsidR="004B2BFA" w:rsidRPr="00992ADD" w:rsidRDefault="004B2BFA">
      <w:pPr>
        <w:ind w:left="426" w:hanging="426"/>
        <w:rPr>
          <w:rFonts w:ascii="Verdana" w:hAnsi="Verdana"/>
          <w:lang w:val="es-ES"/>
        </w:rPr>
        <w:pPrChange w:id="267" w:author="Gareth Harding" w:date="2025-07-09T16:43:00Z" w16du:dateUtc="2025-07-09T14:43:00Z">
          <w:pPr/>
        </w:pPrChange>
      </w:pPr>
    </w:p>
    <w:p w14:paraId="44971022" w14:textId="77777777" w:rsidR="00992ADD" w:rsidRPr="00992ADD" w:rsidRDefault="00992ADD">
      <w:pPr>
        <w:numPr>
          <w:ilvl w:val="0"/>
          <w:numId w:val="5"/>
        </w:numPr>
        <w:ind w:left="426" w:hanging="426"/>
        <w:rPr>
          <w:rFonts w:ascii="Verdana" w:hAnsi="Verdana"/>
          <w:b/>
          <w:bCs/>
          <w:lang w:val="es-ES"/>
        </w:rPr>
        <w:pPrChange w:id="268" w:author="Gareth Harding" w:date="2025-07-09T16:43:00Z" w16du:dateUtc="2025-07-09T14:43:00Z">
          <w:pPr>
            <w:numPr>
              <w:numId w:val="5"/>
            </w:numPr>
            <w:tabs>
              <w:tab w:val="num" w:pos="720"/>
            </w:tabs>
            <w:ind w:left="720" w:hanging="360"/>
          </w:pPr>
        </w:pPrChange>
      </w:pPr>
      <w:proofErr w:type="spellStart"/>
      <w:r w:rsidRPr="00992ADD">
        <w:rPr>
          <w:rFonts w:ascii="Verdana" w:hAnsi="Verdana"/>
          <w:b/>
          <w:bCs/>
          <w:lang w:val="es-ES"/>
        </w:rPr>
        <w:t>What</w:t>
      </w:r>
      <w:proofErr w:type="spellEnd"/>
      <w:r w:rsidRPr="00992ADD">
        <w:rPr>
          <w:rFonts w:ascii="Verdana" w:hAnsi="Verdana"/>
          <w:b/>
          <w:bCs/>
          <w:lang w:val="es-ES"/>
        </w:rPr>
        <w:t xml:space="preserve"> </w:t>
      </w:r>
      <w:proofErr w:type="spellStart"/>
      <w:r w:rsidRPr="00992ADD">
        <w:rPr>
          <w:rFonts w:ascii="Verdana" w:hAnsi="Verdana"/>
          <w:b/>
          <w:bCs/>
          <w:lang w:val="es-ES"/>
        </w:rPr>
        <w:t>did</w:t>
      </w:r>
      <w:proofErr w:type="spellEnd"/>
      <w:r w:rsidRPr="00992ADD">
        <w:rPr>
          <w:rFonts w:ascii="Verdana" w:hAnsi="Verdana"/>
          <w:b/>
          <w:bCs/>
          <w:lang w:val="es-ES"/>
        </w:rPr>
        <w:t xml:space="preserve"> Sara </w:t>
      </w:r>
      <w:proofErr w:type="spellStart"/>
      <w:r w:rsidRPr="00992ADD">
        <w:rPr>
          <w:rFonts w:ascii="Verdana" w:hAnsi="Verdana"/>
          <w:b/>
          <w:bCs/>
          <w:lang w:val="es-ES"/>
        </w:rPr>
        <w:t>eat</w:t>
      </w:r>
      <w:proofErr w:type="spellEnd"/>
      <w:r w:rsidRPr="00992ADD">
        <w:rPr>
          <w:rFonts w:ascii="Verdana" w:hAnsi="Verdana"/>
          <w:b/>
          <w:bCs/>
          <w:lang w:val="es-ES"/>
        </w:rPr>
        <w:t>?</w:t>
      </w:r>
    </w:p>
    <w:p w14:paraId="7252C5DC" w14:textId="1E000357" w:rsidR="00992ADD" w:rsidRPr="00992ADD" w:rsidRDefault="00992ADD">
      <w:pPr>
        <w:ind w:left="426" w:hanging="426"/>
        <w:rPr>
          <w:rFonts w:ascii="Verdana" w:hAnsi="Verdana"/>
          <w:lang w:val="es-ES"/>
        </w:rPr>
        <w:pPrChange w:id="269" w:author="Gareth Harding" w:date="2025-07-09T16:43:00Z" w16du:dateUtc="2025-07-09T14:43:00Z">
          <w:pPr/>
        </w:pPrChange>
      </w:pPr>
      <w:del w:id="270" w:author="Gareth Harding" w:date="2025-07-09T16:44:00Z" w16du:dateUtc="2025-07-09T14:44:00Z">
        <w:r w:rsidRPr="00992ADD" w:rsidDel="00B42174">
          <w:rPr>
            <w:rFonts w:ascii="Verdana" w:hAnsi="Verdana"/>
            <w:lang w:val="es-ES"/>
          </w:rPr>
          <w:delText xml:space="preserve">a </w:delText>
        </w:r>
      </w:del>
      <w:ins w:id="271" w:author="Gareth Harding" w:date="2025-07-09T16:44:00Z" w16du:dateUtc="2025-07-09T14:44:00Z">
        <w:r w:rsidR="00B42174">
          <w:rPr>
            <w:rFonts w:ascii="Verdana" w:hAnsi="Verdana"/>
            <w:lang w:val="es-ES"/>
          </w:rPr>
          <w:t>A</w:t>
        </w:r>
        <w:r w:rsidR="00B42174" w:rsidRPr="00992ADD">
          <w:rPr>
            <w:rFonts w:ascii="Verdana" w:hAnsi="Verdana"/>
            <w:lang w:val="es-ES"/>
          </w:rPr>
          <w:t xml:space="preserve"> </w:t>
        </w:r>
      </w:ins>
      <w:proofErr w:type="spellStart"/>
      <w:r w:rsidRPr="00992ADD">
        <w:rPr>
          <w:rFonts w:ascii="Verdana" w:hAnsi="Verdana"/>
          <w:lang w:val="es-ES"/>
        </w:rPr>
        <w:t>hot</w:t>
      </w:r>
      <w:proofErr w:type="spellEnd"/>
      <w:r w:rsidRPr="00992ADD">
        <w:rPr>
          <w:rFonts w:ascii="Verdana" w:hAnsi="Verdana"/>
          <w:lang w:val="es-ES"/>
        </w:rPr>
        <w:t xml:space="preserve"> </w:t>
      </w:r>
      <w:proofErr w:type="spellStart"/>
      <w:r w:rsidRPr="00992ADD">
        <w:rPr>
          <w:rFonts w:ascii="Verdana" w:hAnsi="Verdana"/>
          <w:lang w:val="es-ES"/>
        </w:rPr>
        <w:t>dog</w:t>
      </w:r>
      <w:proofErr w:type="spellEnd"/>
    </w:p>
    <w:p w14:paraId="6C7D7D22" w14:textId="0BA76C5A" w:rsidR="00992ADD" w:rsidRPr="00992ADD" w:rsidRDefault="00992ADD">
      <w:pPr>
        <w:ind w:left="426" w:hanging="426"/>
        <w:rPr>
          <w:rFonts w:ascii="Verdana" w:hAnsi="Verdana"/>
          <w:highlight w:val="yellow"/>
          <w:lang w:val="es-ES"/>
        </w:rPr>
        <w:pPrChange w:id="272" w:author="Gareth Harding" w:date="2025-07-09T16:43:00Z" w16du:dateUtc="2025-07-09T14:43:00Z">
          <w:pPr/>
        </w:pPrChange>
      </w:pPr>
      <w:del w:id="273" w:author="Gareth Harding" w:date="2025-07-09T16:44:00Z" w16du:dateUtc="2025-07-09T14:44:00Z">
        <w:r w:rsidRPr="00992ADD" w:rsidDel="00B42174">
          <w:rPr>
            <w:rFonts w:ascii="Verdana" w:hAnsi="Verdana"/>
            <w:highlight w:val="yellow"/>
            <w:lang w:val="es-ES"/>
          </w:rPr>
          <w:delText xml:space="preserve">some </w:delText>
        </w:r>
      </w:del>
      <w:proofErr w:type="spellStart"/>
      <w:ins w:id="274" w:author="Gareth Harding" w:date="2025-07-09T16:44:00Z" w16du:dateUtc="2025-07-09T14:44:00Z">
        <w:r w:rsidR="00B42174">
          <w:rPr>
            <w:rFonts w:ascii="Verdana" w:hAnsi="Verdana"/>
            <w:highlight w:val="yellow"/>
            <w:lang w:val="es-ES"/>
          </w:rPr>
          <w:t>S</w:t>
        </w:r>
        <w:r w:rsidR="00B42174" w:rsidRPr="00992ADD">
          <w:rPr>
            <w:rFonts w:ascii="Verdana" w:hAnsi="Verdana"/>
            <w:highlight w:val="yellow"/>
            <w:lang w:val="es-ES"/>
          </w:rPr>
          <w:t>ome</w:t>
        </w:r>
        <w:proofErr w:type="spellEnd"/>
        <w:r w:rsidR="00B42174" w:rsidRPr="00992ADD">
          <w:rPr>
            <w:rFonts w:ascii="Verdana" w:hAnsi="Verdana"/>
            <w:highlight w:val="yellow"/>
            <w:lang w:val="es-ES"/>
          </w:rPr>
          <w:t xml:space="preserve"> </w:t>
        </w:r>
      </w:ins>
      <w:proofErr w:type="spellStart"/>
      <w:r w:rsidRPr="00992ADD">
        <w:rPr>
          <w:rFonts w:ascii="Verdana" w:hAnsi="Verdana"/>
          <w:highlight w:val="yellow"/>
          <w:lang w:val="es-ES"/>
        </w:rPr>
        <w:t>cheese</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sandwiches</w:t>
      </w:r>
      <w:proofErr w:type="spellEnd"/>
    </w:p>
    <w:p w14:paraId="25367711" w14:textId="47C29FDB" w:rsidR="00992ADD" w:rsidRPr="00992ADD" w:rsidRDefault="00992ADD">
      <w:pPr>
        <w:ind w:left="426" w:hanging="426"/>
        <w:rPr>
          <w:rFonts w:ascii="Verdana" w:hAnsi="Verdana"/>
          <w:lang w:val="es-ES"/>
        </w:rPr>
        <w:pPrChange w:id="275" w:author="Gareth Harding" w:date="2025-07-09T16:43:00Z" w16du:dateUtc="2025-07-09T14:43:00Z">
          <w:pPr/>
        </w:pPrChange>
      </w:pPr>
      <w:del w:id="276" w:author="Gareth Harding" w:date="2025-07-09T16:44:00Z" w16du:dateUtc="2025-07-09T14:44:00Z">
        <w:r w:rsidRPr="00992ADD" w:rsidDel="00B42174">
          <w:rPr>
            <w:rFonts w:ascii="Verdana" w:hAnsi="Verdana"/>
            <w:lang w:val="es-ES"/>
          </w:rPr>
          <w:delText xml:space="preserve">a </w:delText>
        </w:r>
      </w:del>
      <w:ins w:id="277" w:author="Gareth Harding" w:date="2025-07-09T16:44:00Z" w16du:dateUtc="2025-07-09T14:44:00Z">
        <w:r w:rsidR="00B42174">
          <w:rPr>
            <w:rFonts w:ascii="Verdana" w:hAnsi="Verdana"/>
            <w:lang w:val="es-ES"/>
          </w:rPr>
          <w:t>A</w:t>
        </w:r>
        <w:r w:rsidR="00B42174" w:rsidRPr="00992ADD">
          <w:rPr>
            <w:rFonts w:ascii="Verdana" w:hAnsi="Verdana"/>
            <w:lang w:val="es-ES"/>
          </w:rPr>
          <w:t xml:space="preserve"> </w:t>
        </w:r>
      </w:ins>
      <w:proofErr w:type="spellStart"/>
      <w:r w:rsidRPr="00992ADD">
        <w:rPr>
          <w:rFonts w:ascii="Verdana" w:hAnsi="Verdana"/>
          <w:lang w:val="es-ES"/>
        </w:rPr>
        <w:t>whole</w:t>
      </w:r>
      <w:proofErr w:type="spellEnd"/>
      <w:r w:rsidRPr="00992ADD">
        <w:rPr>
          <w:rFonts w:ascii="Verdana" w:hAnsi="Verdana"/>
          <w:lang w:val="es-ES"/>
        </w:rPr>
        <w:t xml:space="preserve"> </w:t>
      </w:r>
      <w:proofErr w:type="spellStart"/>
      <w:r w:rsidRPr="00992ADD">
        <w:rPr>
          <w:rFonts w:ascii="Verdana" w:hAnsi="Verdana"/>
          <w:lang w:val="es-ES"/>
        </w:rPr>
        <w:t>watermelon</w:t>
      </w:r>
      <w:proofErr w:type="spellEnd"/>
    </w:p>
    <w:p w14:paraId="1C0ABE40" w14:textId="1212E128" w:rsidR="00992ADD" w:rsidRPr="00B40DD2" w:rsidRDefault="00992ADD">
      <w:pPr>
        <w:ind w:left="426" w:hanging="426"/>
        <w:rPr>
          <w:ins w:id="278" w:author="Gareth Harding" w:date="2025-07-10T10:27:00Z" w16du:dateUtc="2025-07-10T08:27:00Z"/>
          <w:rFonts w:ascii="Verdana" w:hAnsi="Verdana"/>
          <w:strike/>
          <w:lang w:val="es-ES"/>
          <w:rPrChange w:id="279" w:author="48105" w:date="2025-07-23T01:37:00Z" w16du:dateUtc="2025-07-22T23:37:00Z">
            <w:rPr>
              <w:ins w:id="280" w:author="Gareth Harding" w:date="2025-07-10T10:27:00Z" w16du:dateUtc="2025-07-10T08:27:00Z"/>
              <w:rFonts w:ascii="Verdana" w:hAnsi="Verdana"/>
              <w:lang w:val="es-ES"/>
            </w:rPr>
          </w:rPrChange>
        </w:rPr>
      </w:pPr>
      <w:del w:id="281" w:author="Gareth Harding" w:date="2025-07-09T16:44:00Z" w16du:dateUtc="2025-07-09T14:44:00Z">
        <w:r w:rsidRPr="00B40DD2" w:rsidDel="00B42174">
          <w:rPr>
            <w:rFonts w:ascii="Verdana" w:hAnsi="Verdana"/>
            <w:strike/>
            <w:lang w:val="es-ES"/>
            <w:rPrChange w:id="282" w:author="48105" w:date="2025-07-23T01:37:00Z" w16du:dateUtc="2025-07-22T23:37:00Z">
              <w:rPr>
                <w:rFonts w:ascii="Verdana" w:hAnsi="Verdana"/>
                <w:lang w:val="es-ES"/>
              </w:rPr>
            </w:rPrChange>
          </w:rPr>
          <w:delText xml:space="preserve">a </w:delText>
        </w:r>
      </w:del>
      <w:ins w:id="283" w:author="Gareth Harding" w:date="2025-07-09T16:44:00Z" w16du:dateUtc="2025-07-09T14:44:00Z">
        <w:r w:rsidR="00B42174" w:rsidRPr="00B40DD2">
          <w:rPr>
            <w:rFonts w:ascii="Verdana" w:hAnsi="Verdana"/>
            <w:strike/>
            <w:lang w:val="es-ES"/>
            <w:rPrChange w:id="284" w:author="48105" w:date="2025-07-23T01:37:00Z" w16du:dateUtc="2025-07-22T23:37:00Z">
              <w:rPr>
                <w:rFonts w:ascii="Verdana" w:hAnsi="Verdana"/>
                <w:lang w:val="es-ES"/>
              </w:rPr>
            </w:rPrChange>
          </w:rPr>
          <w:t xml:space="preserve">A </w:t>
        </w:r>
      </w:ins>
      <w:proofErr w:type="spellStart"/>
      <w:r w:rsidRPr="00B40DD2">
        <w:rPr>
          <w:rFonts w:ascii="Verdana" w:hAnsi="Verdana"/>
          <w:strike/>
          <w:lang w:val="es-ES"/>
          <w:rPrChange w:id="285" w:author="48105" w:date="2025-07-23T01:37:00Z" w16du:dateUtc="2025-07-22T23:37:00Z">
            <w:rPr>
              <w:rFonts w:ascii="Verdana" w:hAnsi="Verdana"/>
              <w:lang w:val="es-ES"/>
            </w:rPr>
          </w:rPrChange>
        </w:rPr>
        <w:t>flying</w:t>
      </w:r>
      <w:proofErr w:type="spellEnd"/>
      <w:r w:rsidRPr="00B40DD2">
        <w:rPr>
          <w:rFonts w:ascii="Verdana" w:hAnsi="Verdana"/>
          <w:strike/>
          <w:lang w:val="es-ES"/>
          <w:rPrChange w:id="286" w:author="48105" w:date="2025-07-23T01:37:00Z" w16du:dateUtc="2025-07-22T23:37:00Z">
            <w:rPr>
              <w:rFonts w:ascii="Verdana" w:hAnsi="Verdana"/>
              <w:lang w:val="es-ES"/>
            </w:rPr>
          </w:rPrChange>
        </w:rPr>
        <w:t xml:space="preserve"> </w:t>
      </w:r>
      <w:del w:id="287" w:author="Gareth Harding" w:date="2025-07-10T10:27:00Z" w16du:dateUtc="2025-07-10T08:27:00Z">
        <w:r w:rsidRPr="00B40DD2" w:rsidDel="004B2BFA">
          <w:rPr>
            <w:rFonts w:ascii="Verdana" w:hAnsi="Verdana"/>
            <w:strike/>
            <w:lang w:val="es-ES"/>
            <w:rPrChange w:id="288" w:author="48105" w:date="2025-07-23T01:37:00Z" w16du:dateUtc="2025-07-22T23:37:00Z">
              <w:rPr>
                <w:rFonts w:ascii="Verdana" w:hAnsi="Verdana"/>
                <w:lang w:val="es-ES"/>
              </w:rPr>
            </w:rPrChange>
          </w:rPr>
          <w:delText>sandwich</w:delText>
        </w:r>
      </w:del>
      <w:ins w:id="289" w:author="Gareth Harding" w:date="2025-07-10T10:27:00Z" w16du:dateUtc="2025-07-10T08:27:00Z">
        <w:r w:rsidR="004B2BFA" w:rsidRPr="00B40DD2">
          <w:rPr>
            <w:rFonts w:ascii="Verdana" w:hAnsi="Verdana"/>
            <w:strike/>
            <w:lang w:val="es-ES"/>
            <w:rPrChange w:id="290" w:author="48105" w:date="2025-07-23T01:37:00Z" w16du:dateUtc="2025-07-22T23:37:00Z">
              <w:rPr>
                <w:rFonts w:ascii="Verdana" w:hAnsi="Verdana"/>
                <w:lang w:val="es-ES"/>
              </w:rPr>
            </w:rPrChange>
          </w:rPr>
          <w:t>sándwich</w:t>
        </w:r>
      </w:ins>
    </w:p>
    <w:p w14:paraId="5DEA0DDE" w14:textId="77777777" w:rsidR="004B2BFA" w:rsidRPr="00992ADD" w:rsidRDefault="004B2BFA">
      <w:pPr>
        <w:ind w:left="426" w:hanging="426"/>
        <w:rPr>
          <w:rFonts w:ascii="Verdana" w:hAnsi="Verdana"/>
          <w:lang w:val="es-ES"/>
        </w:rPr>
        <w:pPrChange w:id="291" w:author="Gareth Harding" w:date="2025-07-09T16:43:00Z" w16du:dateUtc="2025-07-09T14:43:00Z">
          <w:pPr/>
        </w:pPrChange>
      </w:pPr>
    </w:p>
    <w:p w14:paraId="63314DCD" w14:textId="35FA051C" w:rsidR="00992ADD" w:rsidRPr="00F4159A" w:rsidRDefault="00992ADD">
      <w:pPr>
        <w:numPr>
          <w:ilvl w:val="0"/>
          <w:numId w:val="5"/>
        </w:numPr>
        <w:ind w:left="426" w:hanging="426"/>
        <w:rPr>
          <w:rFonts w:ascii="Verdana" w:hAnsi="Verdana"/>
          <w:b/>
          <w:bCs/>
          <w:rPrChange w:id="292" w:author="Gareth Harding" w:date="2025-07-09T16:33:00Z" w16du:dateUtc="2025-07-09T14:33:00Z">
            <w:rPr>
              <w:rFonts w:ascii="Verdana" w:hAnsi="Verdana"/>
              <w:b/>
              <w:bCs/>
              <w:lang w:val="es-ES"/>
            </w:rPr>
          </w:rPrChange>
        </w:rPr>
        <w:pPrChange w:id="293" w:author="Gareth Harding" w:date="2025-07-09T16:43:00Z" w16du:dateUtc="2025-07-09T14:43:00Z">
          <w:pPr>
            <w:numPr>
              <w:numId w:val="5"/>
            </w:numPr>
            <w:tabs>
              <w:tab w:val="num" w:pos="720"/>
            </w:tabs>
            <w:ind w:left="720" w:hanging="360"/>
          </w:pPr>
        </w:pPrChange>
      </w:pPr>
      <w:r w:rsidRPr="00F4159A">
        <w:rPr>
          <w:rFonts w:ascii="Verdana" w:hAnsi="Verdana"/>
          <w:b/>
          <w:bCs/>
          <w:rPrChange w:id="294" w:author="Gareth Harding" w:date="2025-07-09T16:33:00Z" w16du:dateUtc="2025-07-09T14:33:00Z">
            <w:rPr>
              <w:rFonts w:ascii="Verdana" w:hAnsi="Verdana"/>
              <w:b/>
              <w:bCs/>
              <w:lang w:val="es-ES"/>
            </w:rPr>
          </w:rPrChange>
        </w:rPr>
        <w:t>The dog took the sandwich.</w:t>
      </w:r>
    </w:p>
    <w:p w14:paraId="7582A648" w14:textId="77777777" w:rsidR="00992ADD" w:rsidRPr="00992ADD" w:rsidRDefault="00992ADD">
      <w:pPr>
        <w:ind w:left="426" w:hanging="426"/>
        <w:rPr>
          <w:rFonts w:ascii="Verdana" w:hAnsi="Verdana"/>
          <w:lang w:val="es-ES"/>
        </w:rPr>
        <w:pPrChange w:id="295" w:author="Gareth Harding" w:date="2025-07-09T16:43:00Z" w16du:dateUtc="2025-07-09T14:43:00Z">
          <w:pPr/>
        </w:pPrChange>
      </w:pPr>
      <w:r w:rsidRPr="00992ADD">
        <w:rPr>
          <w:rFonts w:ascii="Verdana" w:hAnsi="Verdana"/>
          <w:lang w:val="es-ES"/>
        </w:rPr>
        <w:t>True</w:t>
      </w:r>
    </w:p>
    <w:p w14:paraId="30321F2E" w14:textId="77777777" w:rsidR="00992ADD" w:rsidRDefault="00992ADD">
      <w:pPr>
        <w:ind w:left="426" w:hanging="426"/>
        <w:rPr>
          <w:ins w:id="296" w:author="Gareth Harding" w:date="2025-07-10T10:27:00Z" w16du:dateUtc="2025-07-10T08:27:00Z"/>
          <w:rFonts w:ascii="Verdana" w:hAnsi="Verdana"/>
          <w:highlight w:val="yellow"/>
          <w:lang w:val="es-ES"/>
        </w:rPr>
      </w:pPr>
      <w:r w:rsidRPr="00992ADD">
        <w:rPr>
          <w:rFonts w:ascii="Verdana" w:hAnsi="Verdana"/>
          <w:highlight w:val="yellow"/>
          <w:lang w:val="es-ES"/>
        </w:rPr>
        <w:t>False</w:t>
      </w:r>
    </w:p>
    <w:p w14:paraId="298588B0" w14:textId="77777777" w:rsidR="004B2BFA" w:rsidRPr="00992ADD" w:rsidRDefault="004B2BFA">
      <w:pPr>
        <w:ind w:left="426" w:hanging="426"/>
        <w:rPr>
          <w:rFonts w:ascii="Verdana" w:hAnsi="Verdana"/>
          <w:highlight w:val="yellow"/>
          <w:lang w:val="es-ES"/>
        </w:rPr>
        <w:pPrChange w:id="297" w:author="Gareth Harding" w:date="2025-07-09T16:43:00Z" w16du:dateUtc="2025-07-09T14:43:00Z">
          <w:pPr/>
        </w:pPrChange>
      </w:pPr>
    </w:p>
    <w:p w14:paraId="54D13D28" w14:textId="6CFD9024" w:rsidR="00992ADD" w:rsidRPr="00F4159A" w:rsidRDefault="00992ADD">
      <w:pPr>
        <w:numPr>
          <w:ilvl w:val="0"/>
          <w:numId w:val="5"/>
        </w:numPr>
        <w:ind w:left="426" w:hanging="426"/>
        <w:rPr>
          <w:rFonts w:ascii="Verdana" w:hAnsi="Verdana"/>
          <w:b/>
          <w:bCs/>
          <w:rPrChange w:id="298" w:author="Gareth Harding" w:date="2025-07-09T16:33:00Z" w16du:dateUtc="2025-07-09T14:33:00Z">
            <w:rPr>
              <w:rFonts w:ascii="Verdana" w:hAnsi="Verdana"/>
              <w:b/>
              <w:bCs/>
              <w:lang w:val="es-ES"/>
            </w:rPr>
          </w:rPrChange>
        </w:rPr>
        <w:pPrChange w:id="299" w:author="Gareth Harding" w:date="2025-07-09T16:43:00Z" w16du:dateUtc="2025-07-09T14:43:00Z">
          <w:pPr>
            <w:numPr>
              <w:numId w:val="5"/>
            </w:numPr>
            <w:tabs>
              <w:tab w:val="num" w:pos="720"/>
            </w:tabs>
            <w:ind w:left="720" w:hanging="360"/>
          </w:pPr>
        </w:pPrChange>
      </w:pPr>
      <w:r w:rsidRPr="00F4159A">
        <w:rPr>
          <w:rFonts w:ascii="Verdana" w:hAnsi="Verdana"/>
          <w:b/>
          <w:bCs/>
          <w:rPrChange w:id="300" w:author="Gareth Harding" w:date="2025-07-09T16:33:00Z" w16du:dateUtc="2025-07-09T14:33:00Z">
            <w:rPr>
              <w:rFonts w:ascii="Verdana" w:hAnsi="Verdana"/>
              <w:b/>
              <w:bCs/>
              <w:lang w:val="es-ES"/>
            </w:rPr>
          </w:rPrChange>
        </w:rPr>
        <w:t>They gave the dog a little water and apple.</w:t>
      </w:r>
    </w:p>
    <w:p w14:paraId="7A2417D8" w14:textId="77777777" w:rsidR="00992ADD" w:rsidRPr="00992ADD" w:rsidRDefault="00992ADD">
      <w:pPr>
        <w:ind w:left="426" w:hanging="426"/>
        <w:rPr>
          <w:rFonts w:ascii="Verdana" w:hAnsi="Verdana"/>
          <w:highlight w:val="yellow"/>
          <w:lang w:val="es-ES"/>
        </w:rPr>
        <w:pPrChange w:id="301" w:author="Gareth Harding" w:date="2025-07-09T16:43:00Z" w16du:dateUtc="2025-07-09T14:43:00Z">
          <w:pPr/>
        </w:pPrChange>
      </w:pPr>
      <w:r w:rsidRPr="00992ADD">
        <w:rPr>
          <w:rFonts w:ascii="Verdana" w:hAnsi="Verdana"/>
          <w:highlight w:val="yellow"/>
          <w:lang w:val="es-ES"/>
        </w:rPr>
        <w:t>True</w:t>
      </w:r>
    </w:p>
    <w:p w14:paraId="52CCB436" w14:textId="7902A29E" w:rsidR="00992ADD" w:rsidRPr="00D30A7F" w:rsidRDefault="00992ADD">
      <w:pPr>
        <w:ind w:left="426" w:hanging="426"/>
        <w:rPr>
          <w:rFonts w:ascii="Verdana" w:hAnsi="Verdana"/>
          <w:lang w:val="es-ES"/>
        </w:rPr>
        <w:pPrChange w:id="302" w:author="Gareth Harding" w:date="2025-07-09T16:43:00Z" w16du:dateUtc="2025-07-09T14:43:00Z">
          <w:pPr/>
        </w:pPrChange>
      </w:pPr>
      <w:r w:rsidRPr="00992ADD">
        <w:rPr>
          <w:rFonts w:ascii="Verdana" w:hAnsi="Verdana"/>
          <w:lang w:val="es-ES"/>
        </w:rPr>
        <w:lastRenderedPageBreak/>
        <w:t>False</w:t>
      </w:r>
    </w:p>
    <w:p w14:paraId="4E5EBA75" w14:textId="77777777" w:rsidR="00992ADD" w:rsidRDefault="00992ADD" w:rsidP="004972D4">
      <w:pPr>
        <w:rPr>
          <w:rFonts w:ascii="Verdana" w:hAnsi="Verdana"/>
        </w:rPr>
      </w:pPr>
    </w:p>
    <w:p w14:paraId="2C080CD4" w14:textId="29B828E3" w:rsidR="009F3A42" w:rsidDel="004B2BFA" w:rsidRDefault="009F3A42" w:rsidP="004972D4">
      <w:pPr>
        <w:rPr>
          <w:del w:id="303" w:author="Gareth Harding" w:date="2025-07-10T10:27:00Z" w16du:dateUtc="2025-07-10T08:27:00Z"/>
          <w:rFonts w:ascii="Verdana" w:hAnsi="Verdana"/>
        </w:rPr>
      </w:pPr>
    </w:p>
    <w:p w14:paraId="0FA5C503" w14:textId="19054916" w:rsidR="009F3A42" w:rsidDel="004B2BFA" w:rsidRDefault="009F3A42" w:rsidP="004972D4">
      <w:pPr>
        <w:rPr>
          <w:del w:id="304" w:author="Gareth Harding" w:date="2025-07-10T10:27:00Z" w16du:dateUtc="2025-07-10T08:27:00Z"/>
          <w:rFonts w:ascii="Verdana" w:hAnsi="Verdana"/>
        </w:rPr>
      </w:pPr>
    </w:p>
    <w:p w14:paraId="09B00125" w14:textId="7AD18271" w:rsidR="009F3A42" w:rsidDel="004B2BFA" w:rsidRDefault="009F3A42" w:rsidP="004972D4">
      <w:pPr>
        <w:rPr>
          <w:del w:id="305" w:author="Gareth Harding" w:date="2025-07-10T10:27:00Z" w16du:dateUtc="2025-07-10T08:27:00Z"/>
          <w:rFonts w:ascii="Verdana" w:hAnsi="Verdana"/>
        </w:rPr>
      </w:pPr>
    </w:p>
    <w:p w14:paraId="6FFB232A" w14:textId="528624C2" w:rsidR="009F3A42" w:rsidRPr="00D30A7F" w:rsidDel="004B2BFA" w:rsidRDefault="009F3A42" w:rsidP="004972D4">
      <w:pPr>
        <w:rPr>
          <w:del w:id="306" w:author="Gareth Harding" w:date="2025-07-10T10:27:00Z" w16du:dateUtc="2025-07-10T08:27:00Z"/>
          <w:rFonts w:ascii="Verdana" w:hAnsi="Verdana"/>
        </w:rPr>
      </w:pPr>
    </w:p>
    <w:p w14:paraId="3461D127" w14:textId="77777777" w:rsidR="00992ADD" w:rsidRPr="00D30A7F" w:rsidRDefault="00992ADD" w:rsidP="004972D4">
      <w:pPr>
        <w:rPr>
          <w:rFonts w:ascii="Verdana" w:hAnsi="Verdana"/>
        </w:rPr>
      </w:pPr>
    </w:p>
    <w:p w14:paraId="333C5206" w14:textId="77777777" w:rsidR="00992ADD" w:rsidRPr="00992ADD" w:rsidRDefault="00992ADD" w:rsidP="00992ADD">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992ADD">
        <w:rPr>
          <w:rFonts w:ascii="Verdana" w:eastAsia="Times New Roman" w:hAnsi="Verdana" w:cs="Times New Roman"/>
          <w:b/>
          <w:bCs/>
          <w:color w:val="215E99" w:themeColor="text2" w:themeTint="BF"/>
          <w:kern w:val="0"/>
          <w:lang w:eastAsia="es-ES_tradnl"/>
          <w14:ligatures w14:val="none"/>
        </w:rPr>
        <w:t>The New Puppy</w:t>
      </w:r>
    </w:p>
    <w:p w14:paraId="2C2372A5" w14:textId="77777777" w:rsidR="00992ADD" w:rsidRPr="00992ADD" w:rsidRDefault="00992ADD" w:rsidP="00992ADD">
      <w:pPr>
        <w:rPr>
          <w:rFonts w:ascii="Verdana" w:hAnsi="Verdana"/>
          <w:lang w:val="es-ES"/>
        </w:rPr>
      </w:pPr>
    </w:p>
    <w:p w14:paraId="66F1DBD6" w14:textId="21F013C3" w:rsidR="00992ADD" w:rsidRPr="00F4159A" w:rsidRDefault="00992ADD" w:rsidP="00992ADD">
      <w:pPr>
        <w:rPr>
          <w:rFonts w:ascii="Verdana" w:hAnsi="Verdana"/>
          <w:rPrChange w:id="307" w:author="Gareth Harding" w:date="2025-07-09T16:33:00Z" w16du:dateUtc="2025-07-09T14:33:00Z">
            <w:rPr>
              <w:rFonts w:ascii="Verdana" w:hAnsi="Verdana"/>
              <w:lang w:val="es-ES"/>
            </w:rPr>
          </w:rPrChange>
        </w:rPr>
      </w:pPr>
      <w:r w:rsidRPr="00F4159A">
        <w:rPr>
          <w:rFonts w:ascii="Verdana" w:hAnsi="Verdana"/>
          <w:rPrChange w:id="308" w:author="Gareth Harding" w:date="2025-07-09T16:33:00Z" w16du:dateUtc="2025-07-09T14:33:00Z">
            <w:rPr>
              <w:rFonts w:ascii="Verdana" w:hAnsi="Verdana"/>
              <w:lang w:val="es-ES"/>
            </w:rPr>
          </w:rPrChange>
        </w:rPr>
        <w:t>Emma has a new puppy. His name is Bruno. He is small, playful, and very fast!</w:t>
      </w:r>
    </w:p>
    <w:p w14:paraId="678B8DE9" w14:textId="77777777" w:rsidR="00992ADD" w:rsidRPr="00F4159A" w:rsidRDefault="00992ADD" w:rsidP="00992ADD">
      <w:pPr>
        <w:rPr>
          <w:rFonts w:ascii="Verdana" w:hAnsi="Verdana"/>
          <w:rPrChange w:id="309" w:author="Gareth Harding" w:date="2025-07-09T16:33:00Z" w16du:dateUtc="2025-07-09T14:33:00Z">
            <w:rPr>
              <w:rFonts w:ascii="Verdana" w:hAnsi="Verdana"/>
              <w:lang w:val="es-ES"/>
            </w:rPr>
          </w:rPrChange>
        </w:rPr>
      </w:pPr>
    </w:p>
    <w:p w14:paraId="6FD0166F" w14:textId="77777777" w:rsidR="00992ADD" w:rsidRPr="00F4159A" w:rsidRDefault="00992ADD" w:rsidP="00992ADD">
      <w:pPr>
        <w:rPr>
          <w:rFonts w:ascii="Verdana" w:hAnsi="Verdana"/>
          <w:rPrChange w:id="310" w:author="Gareth Harding" w:date="2025-07-09T16:33:00Z" w16du:dateUtc="2025-07-09T14:33:00Z">
            <w:rPr>
              <w:rFonts w:ascii="Verdana" w:hAnsi="Verdana"/>
              <w:lang w:val="es-ES"/>
            </w:rPr>
          </w:rPrChange>
        </w:rPr>
      </w:pPr>
      <w:r w:rsidRPr="00F4159A">
        <w:rPr>
          <w:rFonts w:ascii="Verdana" w:hAnsi="Verdana"/>
          <w:rPrChange w:id="311" w:author="Gareth Harding" w:date="2025-07-09T16:33:00Z" w16du:dateUtc="2025-07-09T14:33:00Z">
            <w:rPr>
              <w:rFonts w:ascii="Verdana" w:hAnsi="Verdana"/>
              <w:lang w:val="es-ES"/>
            </w:rPr>
          </w:rPrChange>
        </w:rPr>
        <w:t xml:space="preserve">Mum says, “You </w:t>
      </w:r>
      <w:r w:rsidRPr="00F4159A">
        <w:rPr>
          <w:rFonts w:ascii="Verdana" w:hAnsi="Verdana"/>
          <w:b/>
          <w:bCs/>
          <w:rPrChange w:id="312" w:author="Gareth Harding" w:date="2025-07-09T16:33:00Z" w16du:dateUtc="2025-07-09T14:33:00Z">
            <w:rPr>
              <w:rFonts w:ascii="Verdana" w:hAnsi="Verdana"/>
              <w:b/>
              <w:bCs/>
              <w:lang w:val="es-ES"/>
            </w:rPr>
          </w:rPrChange>
        </w:rPr>
        <w:t>must</w:t>
      </w:r>
      <w:r w:rsidRPr="00F4159A">
        <w:rPr>
          <w:rFonts w:ascii="Verdana" w:hAnsi="Verdana"/>
          <w:rPrChange w:id="313" w:author="Gareth Harding" w:date="2025-07-09T16:33:00Z" w16du:dateUtc="2025-07-09T14:33:00Z">
            <w:rPr>
              <w:rFonts w:ascii="Verdana" w:hAnsi="Verdana"/>
              <w:lang w:val="es-ES"/>
            </w:rPr>
          </w:rPrChange>
        </w:rPr>
        <w:t xml:space="preserve"> take care of him, Emma.”</w:t>
      </w:r>
    </w:p>
    <w:p w14:paraId="1CF984A8" w14:textId="77777777" w:rsidR="00992ADD" w:rsidRPr="00F4159A" w:rsidRDefault="00992ADD" w:rsidP="00992ADD">
      <w:pPr>
        <w:rPr>
          <w:rFonts w:ascii="Verdana" w:hAnsi="Verdana"/>
          <w:rPrChange w:id="314" w:author="Gareth Harding" w:date="2025-07-09T16:33:00Z" w16du:dateUtc="2025-07-09T14:33:00Z">
            <w:rPr>
              <w:rFonts w:ascii="Verdana" w:hAnsi="Verdana"/>
              <w:lang w:val="es-ES"/>
            </w:rPr>
          </w:rPrChange>
        </w:rPr>
      </w:pPr>
    </w:p>
    <w:p w14:paraId="2B62DCE7" w14:textId="77777777" w:rsidR="00992ADD" w:rsidRPr="00F4159A" w:rsidRDefault="00992ADD" w:rsidP="00992ADD">
      <w:pPr>
        <w:rPr>
          <w:rFonts w:ascii="Verdana" w:hAnsi="Verdana"/>
          <w:rPrChange w:id="315" w:author="Gareth Harding" w:date="2025-07-09T16:33:00Z" w16du:dateUtc="2025-07-09T14:33:00Z">
            <w:rPr>
              <w:rFonts w:ascii="Verdana" w:hAnsi="Verdana"/>
              <w:lang w:val="es-ES"/>
            </w:rPr>
          </w:rPrChange>
        </w:rPr>
      </w:pPr>
      <w:r w:rsidRPr="00F4159A">
        <w:rPr>
          <w:rFonts w:ascii="Verdana" w:hAnsi="Verdana"/>
          <w:rPrChange w:id="316" w:author="Gareth Harding" w:date="2025-07-09T16:33:00Z" w16du:dateUtc="2025-07-09T14:33:00Z">
            <w:rPr>
              <w:rFonts w:ascii="Verdana" w:hAnsi="Verdana"/>
              <w:lang w:val="es-ES"/>
            </w:rPr>
          </w:rPrChange>
        </w:rPr>
        <w:t xml:space="preserve">Every morning, Emma gives him food and water. She knows, “Bruno </w:t>
      </w:r>
      <w:r w:rsidRPr="00F4159A">
        <w:rPr>
          <w:rFonts w:ascii="Verdana" w:hAnsi="Verdana"/>
          <w:b/>
          <w:bCs/>
          <w:rPrChange w:id="317" w:author="Gareth Harding" w:date="2025-07-09T16:33:00Z" w16du:dateUtc="2025-07-09T14:33:00Z">
            <w:rPr>
              <w:rFonts w:ascii="Verdana" w:hAnsi="Verdana"/>
              <w:b/>
              <w:bCs/>
              <w:lang w:val="es-ES"/>
            </w:rPr>
          </w:rPrChange>
        </w:rPr>
        <w:t>must</w:t>
      </w:r>
      <w:r w:rsidRPr="00F4159A">
        <w:rPr>
          <w:rFonts w:ascii="Verdana" w:hAnsi="Verdana"/>
          <w:rPrChange w:id="318" w:author="Gareth Harding" w:date="2025-07-09T16:33:00Z" w16du:dateUtc="2025-07-09T14:33:00Z">
            <w:rPr>
              <w:rFonts w:ascii="Verdana" w:hAnsi="Verdana"/>
              <w:lang w:val="es-ES"/>
            </w:rPr>
          </w:rPrChange>
        </w:rPr>
        <w:t xml:space="preserve"> eat well to grow big and strong.”</w:t>
      </w:r>
    </w:p>
    <w:p w14:paraId="0AC1426B" w14:textId="77777777" w:rsidR="00992ADD" w:rsidRPr="00F4159A" w:rsidRDefault="00992ADD" w:rsidP="00992ADD">
      <w:pPr>
        <w:rPr>
          <w:rFonts w:ascii="Verdana" w:hAnsi="Verdana"/>
          <w:rPrChange w:id="319" w:author="Gareth Harding" w:date="2025-07-09T16:33:00Z" w16du:dateUtc="2025-07-09T14:33:00Z">
            <w:rPr>
              <w:rFonts w:ascii="Verdana" w:hAnsi="Verdana"/>
              <w:lang w:val="es-ES"/>
            </w:rPr>
          </w:rPrChange>
        </w:rPr>
      </w:pPr>
    </w:p>
    <w:p w14:paraId="331DB4B3" w14:textId="77777777" w:rsidR="00992ADD" w:rsidRPr="00F4159A" w:rsidRDefault="00992ADD" w:rsidP="00992ADD">
      <w:pPr>
        <w:rPr>
          <w:rFonts w:ascii="Verdana" w:hAnsi="Verdana"/>
          <w:rPrChange w:id="320" w:author="Gareth Harding" w:date="2025-07-09T16:33:00Z" w16du:dateUtc="2025-07-09T14:33:00Z">
            <w:rPr>
              <w:rFonts w:ascii="Verdana" w:hAnsi="Verdana"/>
              <w:lang w:val="es-ES"/>
            </w:rPr>
          </w:rPrChange>
        </w:rPr>
      </w:pPr>
      <w:r w:rsidRPr="00F4159A">
        <w:rPr>
          <w:rFonts w:ascii="Verdana" w:hAnsi="Verdana"/>
          <w:rPrChange w:id="321" w:author="Gareth Harding" w:date="2025-07-09T16:33:00Z" w16du:dateUtc="2025-07-09T14:33:00Z">
            <w:rPr>
              <w:rFonts w:ascii="Verdana" w:hAnsi="Verdana"/>
              <w:lang w:val="es-ES"/>
            </w:rPr>
          </w:rPrChange>
        </w:rPr>
        <w:t>Bruno loves running in the garden, but he also loves chewing things! One day, he chews Emma’s shoe.</w:t>
      </w:r>
    </w:p>
    <w:p w14:paraId="15AA08DA" w14:textId="77777777" w:rsidR="00992ADD" w:rsidRPr="00F4159A" w:rsidRDefault="00992ADD" w:rsidP="00992ADD">
      <w:pPr>
        <w:rPr>
          <w:rFonts w:ascii="Verdana" w:hAnsi="Verdana"/>
          <w:rPrChange w:id="322" w:author="Gareth Harding" w:date="2025-07-09T16:33:00Z" w16du:dateUtc="2025-07-09T14:33:00Z">
            <w:rPr>
              <w:rFonts w:ascii="Verdana" w:hAnsi="Verdana"/>
              <w:lang w:val="es-ES"/>
            </w:rPr>
          </w:rPrChange>
        </w:rPr>
      </w:pPr>
    </w:p>
    <w:p w14:paraId="37225429" w14:textId="77777777" w:rsidR="00992ADD" w:rsidRPr="00F4159A" w:rsidRDefault="00992ADD" w:rsidP="00992ADD">
      <w:pPr>
        <w:rPr>
          <w:rFonts w:ascii="Verdana" w:hAnsi="Verdana"/>
          <w:rPrChange w:id="323" w:author="Gareth Harding" w:date="2025-07-09T16:33:00Z" w16du:dateUtc="2025-07-09T14:33:00Z">
            <w:rPr>
              <w:rFonts w:ascii="Verdana" w:hAnsi="Verdana"/>
              <w:lang w:val="es-ES"/>
            </w:rPr>
          </w:rPrChange>
        </w:rPr>
      </w:pPr>
      <w:r w:rsidRPr="00F4159A">
        <w:rPr>
          <w:rFonts w:ascii="Verdana" w:hAnsi="Verdana"/>
          <w:rPrChange w:id="324" w:author="Gareth Harding" w:date="2025-07-09T16:33:00Z" w16du:dateUtc="2025-07-09T14:33:00Z">
            <w:rPr>
              <w:rFonts w:ascii="Verdana" w:hAnsi="Verdana"/>
              <w:lang w:val="es-ES"/>
            </w:rPr>
          </w:rPrChange>
        </w:rPr>
        <w:t xml:space="preserve">“Bruno! You </w:t>
      </w:r>
      <w:r w:rsidRPr="00F4159A">
        <w:rPr>
          <w:rFonts w:ascii="Verdana" w:hAnsi="Verdana"/>
          <w:b/>
          <w:bCs/>
          <w:rPrChange w:id="325" w:author="Gareth Harding" w:date="2025-07-09T16:33:00Z" w16du:dateUtc="2025-07-09T14:33:00Z">
            <w:rPr>
              <w:rFonts w:ascii="Verdana" w:hAnsi="Verdana"/>
              <w:b/>
              <w:bCs/>
              <w:lang w:val="es-ES"/>
            </w:rPr>
          </w:rPrChange>
        </w:rPr>
        <w:t>mustn’t</w:t>
      </w:r>
      <w:r w:rsidRPr="00F4159A">
        <w:rPr>
          <w:rFonts w:ascii="Verdana" w:hAnsi="Verdana"/>
          <w:rPrChange w:id="326" w:author="Gareth Harding" w:date="2025-07-09T16:33:00Z" w16du:dateUtc="2025-07-09T14:33:00Z">
            <w:rPr>
              <w:rFonts w:ascii="Verdana" w:hAnsi="Verdana"/>
              <w:lang w:val="es-ES"/>
            </w:rPr>
          </w:rPrChange>
        </w:rPr>
        <w:t xml:space="preserve"> chew my shoes!” she says.</w:t>
      </w:r>
    </w:p>
    <w:p w14:paraId="3B036EE1" w14:textId="77777777" w:rsidR="00992ADD" w:rsidRPr="00F4159A" w:rsidRDefault="00992ADD" w:rsidP="00992ADD">
      <w:pPr>
        <w:rPr>
          <w:rFonts w:ascii="Verdana" w:hAnsi="Verdana"/>
          <w:rPrChange w:id="327" w:author="Gareth Harding" w:date="2025-07-09T16:33:00Z" w16du:dateUtc="2025-07-09T14:33:00Z">
            <w:rPr>
              <w:rFonts w:ascii="Verdana" w:hAnsi="Verdana"/>
              <w:lang w:val="es-ES"/>
            </w:rPr>
          </w:rPrChange>
        </w:rPr>
      </w:pPr>
    </w:p>
    <w:p w14:paraId="0DC17A3E" w14:textId="77777777" w:rsidR="00992ADD" w:rsidRPr="00F4159A" w:rsidRDefault="00992ADD" w:rsidP="00992ADD">
      <w:pPr>
        <w:rPr>
          <w:rFonts w:ascii="Verdana" w:hAnsi="Verdana"/>
          <w:rPrChange w:id="328" w:author="Gareth Harding" w:date="2025-07-09T16:33:00Z" w16du:dateUtc="2025-07-09T14:33:00Z">
            <w:rPr>
              <w:rFonts w:ascii="Verdana" w:hAnsi="Verdana"/>
              <w:lang w:val="es-ES"/>
            </w:rPr>
          </w:rPrChange>
        </w:rPr>
      </w:pPr>
      <w:r w:rsidRPr="00F4159A">
        <w:rPr>
          <w:rFonts w:ascii="Verdana" w:hAnsi="Verdana"/>
          <w:rPrChange w:id="329" w:author="Gareth Harding" w:date="2025-07-09T16:33:00Z" w16du:dateUtc="2025-07-09T14:33:00Z">
            <w:rPr>
              <w:rFonts w:ascii="Verdana" w:hAnsi="Verdana"/>
              <w:lang w:val="es-ES"/>
            </w:rPr>
          </w:rPrChange>
        </w:rPr>
        <w:t xml:space="preserve">He also jumps on the sofa with muddy paws. “You </w:t>
      </w:r>
      <w:r w:rsidRPr="00F4159A">
        <w:rPr>
          <w:rFonts w:ascii="Verdana" w:hAnsi="Verdana"/>
          <w:b/>
          <w:bCs/>
          <w:rPrChange w:id="330" w:author="Gareth Harding" w:date="2025-07-09T16:33:00Z" w16du:dateUtc="2025-07-09T14:33:00Z">
            <w:rPr>
              <w:rFonts w:ascii="Verdana" w:hAnsi="Verdana"/>
              <w:b/>
              <w:bCs/>
              <w:lang w:val="es-ES"/>
            </w:rPr>
          </w:rPrChange>
        </w:rPr>
        <w:t>mustn’t</w:t>
      </w:r>
      <w:r w:rsidRPr="00F4159A">
        <w:rPr>
          <w:rFonts w:ascii="Verdana" w:hAnsi="Verdana"/>
          <w:rPrChange w:id="331" w:author="Gareth Harding" w:date="2025-07-09T16:33:00Z" w16du:dateUtc="2025-07-09T14:33:00Z">
            <w:rPr>
              <w:rFonts w:ascii="Verdana" w:hAnsi="Verdana"/>
              <w:lang w:val="es-ES"/>
            </w:rPr>
          </w:rPrChange>
        </w:rPr>
        <w:t xml:space="preserve"> do that, Bruno!” says Dad. “You </w:t>
      </w:r>
      <w:r w:rsidRPr="00F4159A">
        <w:rPr>
          <w:rFonts w:ascii="Verdana" w:hAnsi="Verdana"/>
          <w:b/>
          <w:bCs/>
          <w:rPrChange w:id="332" w:author="Gareth Harding" w:date="2025-07-09T16:33:00Z" w16du:dateUtc="2025-07-09T14:33:00Z">
            <w:rPr>
              <w:rFonts w:ascii="Verdana" w:hAnsi="Verdana"/>
              <w:b/>
              <w:bCs/>
              <w:lang w:val="es-ES"/>
            </w:rPr>
          </w:rPrChange>
        </w:rPr>
        <w:t>must</w:t>
      </w:r>
      <w:r w:rsidRPr="00F4159A">
        <w:rPr>
          <w:rFonts w:ascii="Verdana" w:hAnsi="Verdana"/>
          <w:rPrChange w:id="333" w:author="Gareth Harding" w:date="2025-07-09T16:33:00Z" w16du:dateUtc="2025-07-09T14:33:00Z">
            <w:rPr>
              <w:rFonts w:ascii="Verdana" w:hAnsi="Verdana"/>
              <w:lang w:val="es-ES"/>
            </w:rPr>
          </w:rPrChange>
        </w:rPr>
        <w:t xml:space="preserve"> sit on your blanket.”</w:t>
      </w:r>
    </w:p>
    <w:p w14:paraId="527B6175" w14:textId="77777777" w:rsidR="00992ADD" w:rsidRPr="00F4159A" w:rsidRDefault="00992ADD" w:rsidP="00992ADD">
      <w:pPr>
        <w:rPr>
          <w:rFonts w:ascii="Verdana" w:hAnsi="Verdana"/>
          <w:rPrChange w:id="334" w:author="Gareth Harding" w:date="2025-07-09T16:33:00Z" w16du:dateUtc="2025-07-09T14:33:00Z">
            <w:rPr>
              <w:rFonts w:ascii="Verdana" w:hAnsi="Verdana"/>
              <w:lang w:val="es-ES"/>
            </w:rPr>
          </w:rPrChange>
        </w:rPr>
      </w:pPr>
    </w:p>
    <w:p w14:paraId="6256A38A" w14:textId="77777777" w:rsidR="00992ADD" w:rsidRPr="00F4159A" w:rsidRDefault="00992ADD" w:rsidP="00992ADD">
      <w:pPr>
        <w:rPr>
          <w:rFonts w:ascii="Verdana" w:hAnsi="Verdana"/>
          <w:rPrChange w:id="335" w:author="Gareth Harding" w:date="2025-07-09T16:33:00Z" w16du:dateUtc="2025-07-09T14:33:00Z">
            <w:rPr>
              <w:rFonts w:ascii="Verdana" w:hAnsi="Verdana"/>
              <w:lang w:val="es-ES"/>
            </w:rPr>
          </w:rPrChange>
        </w:rPr>
      </w:pPr>
      <w:r w:rsidRPr="00F4159A">
        <w:rPr>
          <w:rFonts w:ascii="Verdana" w:hAnsi="Verdana"/>
          <w:rPrChange w:id="336" w:author="Gareth Harding" w:date="2025-07-09T16:33:00Z" w16du:dateUtc="2025-07-09T14:33:00Z">
            <w:rPr>
              <w:rFonts w:ascii="Verdana" w:hAnsi="Verdana"/>
              <w:lang w:val="es-ES"/>
            </w:rPr>
          </w:rPrChange>
        </w:rPr>
        <w:t xml:space="preserve">At night, Bruno sleeps in his little bed. Emma says, “Good boy! You </w:t>
      </w:r>
      <w:r w:rsidRPr="00F4159A">
        <w:rPr>
          <w:rFonts w:ascii="Verdana" w:hAnsi="Verdana"/>
          <w:b/>
          <w:bCs/>
          <w:rPrChange w:id="337" w:author="Gareth Harding" w:date="2025-07-09T16:33:00Z" w16du:dateUtc="2025-07-09T14:33:00Z">
            <w:rPr>
              <w:rFonts w:ascii="Verdana" w:hAnsi="Verdana"/>
              <w:b/>
              <w:bCs/>
              <w:lang w:val="es-ES"/>
            </w:rPr>
          </w:rPrChange>
        </w:rPr>
        <w:t>must</w:t>
      </w:r>
      <w:r w:rsidRPr="00F4159A">
        <w:rPr>
          <w:rFonts w:ascii="Verdana" w:hAnsi="Verdana"/>
          <w:rPrChange w:id="338" w:author="Gareth Harding" w:date="2025-07-09T16:33:00Z" w16du:dateUtc="2025-07-09T14:33:00Z">
            <w:rPr>
              <w:rFonts w:ascii="Verdana" w:hAnsi="Verdana"/>
              <w:lang w:val="es-ES"/>
            </w:rPr>
          </w:rPrChange>
        </w:rPr>
        <w:t xml:space="preserve"> sleep now.”</w:t>
      </w:r>
    </w:p>
    <w:p w14:paraId="30CCBD66" w14:textId="77777777" w:rsidR="00992ADD" w:rsidRPr="00F4159A" w:rsidRDefault="00992ADD" w:rsidP="00992ADD">
      <w:pPr>
        <w:rPr>
          <w:rFonts w:ascii="Verdana" w:hAnsi="Verdana"/>
          <w:rPrChange w:id="339" w:author="Gareth Harding" w:date="2025-07-09T16:33:00Z" w16du:dateUtc="2025-07-09T14:33:00Z">
            <w:rPr>
              <w:rFonts w:ascii="Verdana" w:hAnsi="Verdana"/>
              <w:lang w:val="es-ES"/>
            </w:rPr>
          </w:rPrChange>
        </w:rPr>
      </w:pPr>
    </w:p>
    <w:p w14:paraId="398ACAD8" w14:textId="77777777" w:rsidR="00992ADD" w:rsidRPr="00F4159A" w:rsidRDefault="00992ADD" w:rsidP="00992ADD">
      <w:pPr>
        <w:rPr>
          <w:rFonts w:ascii="Verdana" w:hAnsi="Verdana"/>
          <w:rPrChange w:id="340" w:author="Gareth Harding" w:date="2025-07-09T16:33:00Z" w16du:dateUtc="2025-07-09T14:33:00Z">
            <w:rPr>
              <w:rFonts w:ascii="Verdana" w:hAnsi="Verdana"/>
              <w:lang w:val="es-ES"/>
            </w:rPr>
          </w:rPrChange>
        </w:rPr>
      </w:pPr>
      <w:r w:rsidRPr="00F4159A">
        <w:rPr>
          <w:rFonts w:ascii="Verdana" w:hAnsi="Verdana"/>
          <w:rPrChange w:id="341" w:author="Gareth Harding" w:date="2025-07-09T16:33:00Z" w16du:dateUtc="2025-07-09T14:33:00Z">
            <w:rPr>
              <w:rFonts w:ascii="Verdana" w:hAnsi="Verdana"/>
              <w:lang w:val="es-ES"/>
            </w:rPr>
          </w:rPrChange>
        </w:rPr>
        <w:t>Bruno wags his tail and closes his eyes.</w:t>
      </w:r>
    </w:p>
    <w:p w14:paraId="4507DEE3" w14:textId="77777777" w:rsidR="00992ADD" w:rsidRPr="00D30A7F" w:rsidRDefault="00992ADD" w:rsidP="004972D4">
      <w:pPr>
        <w:rPr>
          <w:rFonts w:ascii="Verdana" w:hAnsi="Verdana"/>
        </w:rPr>
      </w:pPr>
    </w:p>
    <w:p w14:paraId="16A1B96E" w14:textId="5FC9938B" w:rsidR="00992ADD" w:rsidRPr="00D30A7F" w:rsidRDefault="00992ADD" w:rsidP="00992ADD">
      <w:pPr>
        <w:adjustRightInd w:val="0"/>
        <w:snapToGrid w:val="0"/>
        <w:rPr>
          <w:rFonts w:ascii="Verdana" w:hAnsi="Verdana"/>
          <w:b/>
          <w:bCs/>
          <w:color w:val="00B050"/>
        </w:rPr>
      </w:pPr>
      <w:r w:rsidRPr="00D30A7F">
        <w:rPr>
          <w:rFonts w:ascii="Verdana" w:hAnsi="Verdana"/>
          <w:b/>
          <w:bCs/>
          <w:color w:val="00B050"/>
        </w:rPr>
        <w:t>Comprehension Questions</w:t>
      </w:r>
    </w:p>
    <w:p w14:paraId="382D61D0" w14:textId="77777777" w:rsidR="00992ADD" w:rsidRPr="00D30A7F" w:rsidRDefault="00992ADD" w:rsidP="004972D4">
      <w:pPr>
        <w:rPr>
          <w:rFonts w:ascii="Verdana" w:hAnsi="Verdana"/>
        </w:rPr>
      </w:pPr>
    </w:p>
    <w:p w14:paraId="2A771E7F" w14:textId="77777777" w:rsidR="00992ADD" w:rsidRPr="00D30A7F" w:rsidRDefault="00992ADD" w:rsidP="00992ADD">
      <w:pPr>
        <w:pStyle w:val="Prrafodelista"/>
        <w:numPr>
          <w:ilvl w:val="0"/>
          <w:numId w:val="6"/>
        </w:numPr>
        <w:rPr>
          <w:rFonts w:ascii="Verdana" w:hAnsi="Verdana"/>
          <w:b/>
          <w:bCs/>
          <w:lang w:val="es-ES"/>
        </w:rPr>
      </w:pPr>
      <w:r w:rsidRPr="00D30A7F">
        <w:rPr>
          <w:rFonts w:ascii="Verdana" w:hAnsi="Verdana"/>
          <w:b/>
          <w:bCs/>
          <w:lang w:val="es-ES"/>
        </w:rPr>
        <w:t xml:space="preserve">Who </w:t>
      </w:r>
      <w:proofErr w:type="spellStart"/>
      <w:r w:rsidRPr="00D30A7F">
        <w:rPr>
          <w:rFonts w:ascii="Verdana" w:hAnsi="Verdana"/>
          <w:b/>
          <w:bCs/>
          <w:lang w:val="es-ES"/>
        </w:rPr>
        <w:t>is</w:t>
      </w:r>
      <w:proofErr w:type="spellEnd"/>
      <w:r w:rsidRPr="00D30A7F">
        <w:rPr>
          <w:rFonts w:ascii="Verdana" w:hAnsi="Verdana"/>
          <w:b/>
          <w:bCs/>
          <w:lang w:val="es-ES"/>
        </w:rPr>
        <w:t xml:space="preserve"> Bruno?</w:t>
      </w:r>
    </w:p>
    <w:p w14:paraId="36D9B47F" w14:textId="77777777" w:rsidR="00992ADD" w:rsidRPr="00992ADD" w:rsidRDefault="00992ADD" w:rsidP="00992ADD">
      <w:pPr>
        <w:rPr>
          <w:rFonts w:ascii="Verdana" w:hAnsi="Verdana"/>
          <w:lang w:val="es-ES"/>
        </w:rPr>
      </w:pPr>
      <w:r w:rsidRPr="00992ADD">
        <w:rPr>
          <w:rFonts w:ascii="Verdana" w:hAnsi="Verdana"/>
          <w:highlight w:val="yellow"/>
          <w:lang w:val="es-ES"/>
        </w:rPr>
        <w:t xml:space="preserve">A </w:t>
      </w:r>
      <w:proofErr w:type="spellStart"/>
      <w:r w:rsidRPr="00992ADD">
        <w:rPr>
          <w:rFonts w:ascii="Verdana" w:hAnsi="Verdana"/>
          <w:highlight w:val="yellow"/>
          <w:lang w:val="es-ES"/>
        </w:rPr>
        <w:t>small</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playful</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puppy</w:t>
      </w:r>
      <w:proofErr w:type="spellEnd"/>
    </w:p>
    <w:p w14:paraId="58EE351E" w14:textId="77777777" w:rsidR="00992ADD" w:rsidRPr="00992ADD" w:rsidRDefault="00992ADD" w:rsidP="00992ADD">
      <w:pPr>
        <w:rPr>
          <w:rFonts w:ascii="Verdana" w:hAnsi="Verdana"/>
          <w:lang w:val="es-ES"/>
        </w:rPr>
      </w:pPr>
      <w:r w:rsidRPr="00992ADD">
        <w:rPr>
          <w:rFonts w:ascii="Verdana" w:hAnsi="Verdana"/>
          <w:lang w:val="es-ES"/>
        </w:rPr>
        <w:t xml:space="preserve">A </w:t>
      </w:r>
      <w:proofErr w:type="spellStart"/>
      <w:r w:rsidRPr="00992ADD">
        <w:rPr>
          <w:rFonts w:ascii="Verdana" w:hAnsi="Verdana"/>
          <w:lang w:val="es-ES"/>
        </w:rPr>
        <w:t>big</w:t>
      </w:r>
      <w:proofErr w:type="spellEnd"/>
      <w:r w:rsidRPr="00992ADD">
        <w:rPr>
          <w:rFonts w:ascii="Verdana" w:hAnsi="Verdana"/>
          <w:lang w:val="es-ES"/>
        </w:rPr>
        <w:t xml:space="preserve">, </w:t>
      </w:r>
      <w:proofErr w:type="spellStart"/>
      <w:r w:rsidRPr="00992ADD">
        <w:rPr>
          <w:rFonts w:ascii="Verdana" w:hAnsi="Verdana"/>
          <w:lang w:val="es-ES"/>
        </w:rPr>
        <w:t>slow</w:t>
      </w:r>
      <w:proofErr w:type="spellEnd"/>
      <w:r w:rsidRPr="00992ADD">
        <w:rPr>
          <w:rFonts w:ascii="Verdana" w:hAnsi="Verdana"/>
          <w:lang w:val="es-ES"/>
        </w:rPr>
        <w:t xml:space="preserve"> </w:t>
      </w:r>
      <w:proofErr w:type="spellStart"/>
      <w:r w:rsidRPr="00992ADD">
        <w:rPr>
          <w:rFonts w:ascii="Verdana" w:hAnsi="Verdana"/>
          <w:lang w:val="es-ES"/>
        </w:rPr>
        <w:t>dog</w:t>
      </w:r>
      <w:proofErr w:type="spellEnd"/>
    </w:p>
    <w:p w14:paraId="3E35FEC4" w14:textId="0835873F" w:rsidR="00992ADD" w:rsidRDefault="00992ADD" w:rsidP="00992ADD">
      <w:pPr>
        <w:rPr>
          <w:ins w:id="342" w:author="Gareth Harding" w:date="2025-07-10T10:27:00Z" w16du:dateUtc="2025-07-10T08:27:00Z"/>
          <w:rFonts w:ascii="Verdana" w:hAnsi="Verdana"/>
          <w:lang w:val="es-ES"/>
        </w:rPr>
      </w:pPr>
      <w:r w:rsidRPr="00992ADD">
        <w:rPr>
          <w:rFonts w:ascii="Verdana" w:hAnsi="Verdana"/>
          <w:lang w:val="es-ES"/>
        </w:rPr>
        <w:t xml:space="preserve">A </w:t>
      </w:r>
      <w:proofErr w:type="spellStart"/>
      <w:r w:rsidRPr="00992ADD">
        <w:rPr>
          <w:rFonts w:ascii="Verdana" w:hAnsi="Verdana"/>
          <w:lang w:val="es-ES"/>
        </w:rPr>
        <w:t>cat</w:t>
      </w:r>
      <w:proofErr w:type="spellEnd"/>
    </w:p>
    <w:p w14:paraId="1129BB82" w14:textId="77777777" w:rsidR="004B2BFA" w:rsidRPr="00992ADD" w:rsidRDefault="004B2BFA" w:rsidP="00992ADD">
      <w:pPr>
        <w:rPr>
          <w:rFonts w:ascii="Verdana" w:hAnsi="Verdana"/>
          <w:lang w:val="es-ES"/>
        </w:rPr>
      </w:pPr>
    </w:p>
    <w:p w14:paraId="387B6BDC" w14:textId="77777777" w:rsidR="00992ADD" w:rsidRPr="00F4159A" w:rsidRDefault="00992ADD" w:rsidP="00992ADD">
      <w:pPr>
        <w:pStyle w:val="Prrafodelista"/>
        <w:numPr>
          <w:ilvl w:val="0"/>
          <w:numId w:val="6"/>
        </w:numPr>
        <w:rPr>
          <w:rFonts w:ascii="Verdana" w:hAnsi="Verdana"/>
          <w:b/>
          <w:bCs/>
          <w:rPrChange w:id="343" w:author="Gareth Harding" w:date="2025-07-09T16:33:00Z" w16du:dateUtc="2025-07-09T14:33:00Z">
            <w:rPr>
              <w:rFonts w:ascii="Verdana" w:hAnsi="Verdana"/>
              <w:b/>
              <w:bCs/>
              <w:lang w:val="es-ES"/>
            </w:rPr>
          </w:rPrChange>
        </w:rPr>
      </w:pPr>
      <w:r w:rsidRPr="00F4159A">
        <w:rPr>
          <w:rFonts w:ascii="Verdana" w:hAnsi="Verdana"/>
          <w:b/>
          <w:bCs/>
          <w:rPrChange w:id="344" w:author="Gareth Harding" w:date="2025-07-09T16:33:00Z" w16du:dateUtc="2025-07-09T14:33:00Z">
            <w:rPr>
              <w:rFonts w:ascii="Verdana" w:hAnsi="Verdana"/>
              <w:b/>
              <w:bCs/>
              <w:lang w:val="es-ES"/>
            </w:rPr>
          </w:rPrChange>
        </w:rPr>
        <w:t>What does Emma do every morning?</w:t>
      </w:r>
    </w:p>
    <w:p w14:paraId="71E5BBC6" w14:textId="77777777" w:rsidR="00992ADD" w:rsidRPr="00F4159A" w:rsidRDefault="00992ADD" w:rsidP="00992ADD">
      <w:pPr>
        <w:rPr>
          <w:rFonts w:ascii="Verdana" w:hAnsi="Verdana"/>
          <w:highlight w:val="yellow"/>
          <w:rPrChange w:id="345" w:author="Gareth Harding" w:date="2025-07-09T16:33:00Z" w16du:dateUtc="2025-07-09T14:33:00Z">
            <w:rPr>
              <w:rFonts w:ascii="Verdana" w:hAnsi="Verdana"/>
              <w:highlight w:val="yellow"/>
              <w:lang w:val="es-ES"/>
            </w:rPr>
          </w:rPrChange>
        </w:rPr>
      </w:pPr>
      <w:r w:rsidRPr="00F4159A">
        <w:rPr>
          <w:rFonts w:ascii="Verdana" w:hAnsi="Verdana"/>
          <w:highlight w:val="yellow"/>
          <w:rPrChange w:id="346" w:author="Gareth Harding" w:date="2025-07-09T16:33:00Z" w16du:dateUtc="2025-07-09T14:33:00Z">
            <w:rPr>
              <w:rFonts w:ascii="Verdana" w:hAnsi="Verdana"/>
              <w:highlight w:val="yellow"/>
              <w:lang w:val="es-ES"/>
            </w:rPr>
          </w:rPrChange>
        </w:rPr>
        <w:t>She feeds and gives water to Bruno</w:t>
      </w:r>
    </w:p>
    <w:p w14:paraId="15618781" w14:textId="77777777" w:rsidR="00992ADD" w:rsidRPr="00F4159A" w:rsidRDefault="00992ADD" w:rsidP="00992ADD">
      <w:pPr>
        <w:rPr>
          <w:rFonts w:ascii="Verdana" w:hAnsi="Verdana"/>
          <w:rPrChange w:id="347" w:author="Gareth Harding" w:date="2025-07-09T16:33:00Z" w16du:dateUtc="2025-07-09T14:33:00Z">
            <w:rPr>
              <w:rFonts w:ascii="Verdana" w:hAnsi="Verdana"/>
              <w:lang w:val="es-ES"/>
            </w:rPr>
          </w:rPrChange>
        </w:rPr>
      </w:pPr>
      <w:r w:rsidRPr="00F4159A">
        <w:rPr>
          <w:rFonts w:ascii="Verdana" w:hAnsi="Verdana"/>
          <w:rPrChange w:id="348" w:author="Gareth Harding" w:date="2025-07-09T16:33:00Z" w16du:dateUtc="2025-07-09T14:33:00Z">
            <w:rPr>
              <w:rFonts w:ascii="Verdana" w:hAnsi="Verdana"/>
              <w:lang w:val="es-ES"/>
            </w:rPr>
          </w:rPrChange>
        </w:rPr>
        <w:t>She plays football</w:t>
      </w:r>
    </w:p>
    <w:p w14:paraId="3B4FF516" w14:textId="08922EC4" w:rsidR="00992ADD" w:rsidRDefault="00992ADD" w:rsidP="00992ADD">
      <w:pPr>
        <w:rPr>
          <w:ins w:id="349" w:author="Gareth Harding" w:date="2025-07-10T10:28:00Z" w16du:dateUtc="2025-07-10T08:28:00Z"/>
          <w:rFonts w:ascii="Verdana" w:hAnsi="Verdana"/>
        </w:rPr>
      </w:pPr>
      <w:r w:rsidRPr="00F4159A">
        <w:rPr>
          <w:rFonts w:ascii="Verdana" w:hAnsi="Verdana"/>
          <w:rPrChange w:id="350" w:author="Gareth Harding" w:date="2025-07-09T16:33:00Z" w16du:dateUtc="2025-07-09T14:33:00Z">
            <w:rPr>
              <w:rFonts w:ascii="Verdana" w:hAnsi="Verdana"/>
              <w:lang w:val="es-ES"/>
            </w:rPr>
          </w:rPrChange>
        </w:rPr>
        <w:t>She reads a book</w:t>
      </w:r>
    </w:p>
    <w:p w14:paraId="66D2D1E0" w14:textId="77777777" w:rsidR="004B2BFA" w:rsidRPr="00F4159A" w:rsidRDefault="004B2BFA" w:rsidP="00992ADD">
      <w:pPr>
        <w:rPr>
          <w:rFonts w:ascii="Verdana" w:hAnsi="Verdana"/>
          <w:rPrChange w:id="351" w:author="Gareth Harding" w:date="2025-07-09T16:33:00Z" w16du:dateUtc="2025-07-09T14:33:00Z">
            <w:rPr>
              <w:rFonts w:ascii="Verdana" w:hAnsi="Verdana"/>
              <w:lang w:val="es-ES"/>
            </w:rPr>
          </w:rPrChange>
        </w:rPr>
      </w:pPr>
    </w:p>
    <w:p w14:paraId="057A2809" w14:textId="77777777" w:rsidR="00992ADD" w:rsidRPr="00F4159A" w:rsidRDefault="00992ADD" w:rsidP="00992ADD">
      <w:pPr>
        <w:pStyle w:val="Prrafodelista"/>
        <w:numPr>
          <w:ilvl w:val="0"/>
          <w:numId w:val="6"/>
        </w:numPr>
        <w:rPr>
          <w:rFonts w:ascii="Verdana" w:hAnsi="Verdana"/>
          <w:b/>
          <w:bCs/>
          <w:rPrChange w:id="352" w:author="Gareth Harding" w:date="2025-07-09T16:33:00Z" w16du:dateUtc="2025-07-09T14:33:00Z">
            <w:rPr>
              <w:rFonts w:ascii="Verdana" w:hAnsi="Verdana"/>
              <w:b/>
              <w:bCs/>
              <w:lang w:val="es-ES"/>
            </w:rPr>
          </w:rPrChange>
        </w:rPr>
      </w:pPr>
      <w:r w:rsidRPr="00F4159A">
        <w:rPr>
          <w:rFonts w:ascii="Verdana" w:hAnsi="Verdana"/>
          <w:b/>
          <w:bCs/>
          <w:rPrChange w:id="353" w:author="Gareth Harding" w:date="2025-07-09T16:33:00Z" w16du:dateUtc="2025-07-09T14:33:00Z">
            <w:rPr>
              <w:rFonts w:ascii="Verdana" w:hAnsi="Verdana"/>
              <w:b/>
              <w:bCs/>
              <w:lang w:val="es-ES"/>
            </w:rPr>
          </w:rPrChange>
        </w:rPr>
        <w:t>Why must Bruno eat well?</w:t>
      </w:r>
    </w:p>
    <w:p w14:paraId="3A5E88FB" w14:textId="77777777" w:rsidR="00992ADD" w:rsidRPr="00F4159A" w:rsidRDefault="00992ADD" w:rsidP="00992ADD">
      <w:pPr>
        <w:rPr>
          <w:rFonts w:ascii="Verdana" w:hAnsi="Verdana"/>
          <w:highlight w:val="yellow"/>
          <w:rPrChange w:id="354" w:author="Gareth Harding" w:date="2025-07-09T16:33:00Z" w16du:dateUtc="2025-07-09T14:33:00Z">
            <w:rPr>
              <w:rFonts w:ascii="Verdana" w:hAnsi="Verdana"/>
              <w:highlight w:val="yellow"/>
              <w:lang w:val="es-ES"/>
            </w:rPr>
          </w:rPrChange>
        </w:rPr>
      </w:pPr>
      <w:r w:rsidRPr="00F4159A">
        <w:rPr>
          <w:rFonts w:ascii="Verdana" w:hAnsi="Verdana"/>
          <w:highlight w:val="yellow"/>
          <w:rPrChange w:id="355" w:author="Gareth Harding" w:date="2025-07-09T16:33:00Z" w16du:dateUtc="2025-07-09T14:33:00Z">
            <w:rPr>
              <w:rFonts w:ascii="Verdana" w:hAnsi="Verdana"/>
              <w:highlight w:val="yellow"/>
              <w:lang w:val="es-ES"/>
            </w:rPr>
          </w:rPrChange>
        </w:rPr>
        <w:t>To grow big and strong</w:t>
      </w:r>
    </w:p>
    <w:p w14:paraId="57B9E95D" w14:textId="77777777" w:rsidR="00992ADD" w:rsidRPr="00F4159A" w:rsidRDefault="00992ADD" w:rsidP="00992ADD">
      <w:pPr>
        <w:rPr>
          <w:rFonts w:ascii="Verdana" w:hAnsi="Verdana"/>
          <w:rPrChange w:id="356" w:author="Gareth Harding" w:date="2025-07-09T16:33:00Z" w16du:dateUtc="2025-07-09T14:33:00Z">
            <w:rPr>
              <w:rFonts w:ascii="Verdana" w:hAnsi="Verdana"/>
              <w:lang w:val="es-ES"/>
            </w:rPr>
          </w:rPrChange>
        </w:rPr>
      </w:pPr>
      <w:r w:rsidRPr="00F4159A">
        <w:rPr>
          <w:rFonts w:ascii="Verdana" w:hAnsi="Verdana"/>
          <w:rPrChange w:id="357" w:author="Gareth Harding" w:date="2025-07-09T16:33:00Z" w16du:dateUtc="2025-07-09T14:33:00Z">
            <w:rPr>
              <w:rFonts w:ascii="Verdana" w:hAnsi="Verdana"/>
              <w:lang w:val="es-ES"/>
            </w:rPr>
          </w:rPrChange>
        </w:rPr>
        <w:t>To learn to jump</w:t>
      </w:r>
    </w:p>
    <w:p w14:paraId="65DB2B7F" w14:textId="41B2ECDC" w:rsidR="00992ADD" w:rsidRDefault="00992ADD" w:rsidP="00992ADD">
      <w:pPr>
        <w:rPr>
          <w:ins w:id="358" w:author="Gareth Harding" w:date="2025-07-10T10:28:00Z" w16du:dateUtc="2025-07-10T08:28:00Z"/>
          <w:rFonts w:ascii="Verdana" w:hAnsi="Verdana"/>
          <w:lang w:val="es-ES"/>
        </w:rPr>
      </w:pPr>
      <w:proofErr w:type="spellStart"/>
      <w:r w:rsidRPr="00992ADD">
        <w:rPr>
          <w:rFonts w:ascii="Verdana" w:hAnsi="Verdana"/>
          <w:lang w:val="es-ES"/>
        </w:rPr>
        <w:t>To</w:t>
      </w:r>
      <w:proofErr w:type="spellEnd"/>
      <w:r w:rsidRPr="00992ADD">
        <w:rPr>
          <w:rFonts w:ascii="Verdana" w:hAnsi="Verdana"/>
          <w:lang w:val="es-ES"/>
        </w:rPr>
        <w:t xml:space="preserve"> </w:t>
      </w:r>
      <w:proofErr w:type="spellStart"/>
      <w:r w:rsidRPr="00992ADD">
        <w:rPr>
          <w:rFonts w:ascii="Verdana" w:hAnsi="Verdana"/>
          <w:lang w:val="es-ES"/>
        </w:rPr>
        <w:t>sleep</w:t>
      </w:r>
      <w:proofErr w:type="spellEnd"/>
      <w:r w:rsidRPr="00992ADD">
        <w:rPr>
          <w:rFonts w:ascii="Verdana" w:hAnsi="Verdana"/>
          <w:lang w:val="es-ES"/>
        </w:rPr>
        <w:t xml:space="preserve"> </w:t>
      </w:r>
      <w:proofErr w:type="spellStart"/>
      <w:r w:rsidRPr="00992ADD">
        <w:rPr>
          <w:rFonts w:ascii="Verdana" w:hAnsi="Verdana"/>
          <w:lang w:val="es-ES"/>
        </w:rPr>
        <w:t>all</w:t>
      </w:r>
      <w:proofErr w:type="spellEnd"/>
      <w:r w:rsidRPr="00992ADD">
        <w:rPr>
          <w:rFonts w:ascii="Verdana" w:hAnsi="Verdana"/>
          <w:lang w:val="es-ES"/>
        </w:rPr>
        <w:t xml:space="preserve"> </w:t>
      </w:r>
      <w:proofErr w:type="spellStart"/>
      <w:r w:rsidRPr="00992ADD">
        <w:rPr>
          <w:rFonts w:ascii="Verdana" w:hAnsi="Verdana"/>
          <w:lang w:val="es-ES"/>
        </w:rPr>
        <w:t>day</w:t>
      </w:r>
      <w:proofErr w:type="spellEnd"/>
    </w:p>
    <w:p w14:paraId="509992D2" w14:textId="77777777" w:rsidR="004B2BFA" w:rsidRPr="00992ADD" w:rsidRDefault="004B2BFA" w:rsidP="00992ADD">
      <w:pPr>
        <w:rPr>
          <w:rFonts w:ascii="Verdana" w:hAnsi="Verdana"/>
          <w:lang w:val="es-ES"/>
        </w:rPr>
      </w:pPr>
    </w:p>
    <w:p w14:paraId="242082B3" w14:textId="77777777" w:rsidR="00992ADD" w:rsidRPr="00992ADD" w:rsidRDefault="00992ADD" w:rsidP="00992ADD">
      <w:pPr>
        <w:pStyle w:val="Prrafodelista"/>
        <w:numPr>
          <w:ilvl w:val="0"/>
          <w:numId w:val="6"/>
        </w:numPr>
        <w:rPr>
          <w:rFonts w:ascii="Verdana" w:hAnsi="Verdana"/>
          <w:b/>
          <w:bCs/>
          <w:lang w:val="es-ES"/>
        </w:rPr>
      </w:pPr>
      <w:proofErr w:type="spellStart"/>
      <w:r w:rsidRPr="00992ADD">
        <w:rPr>
          <w:rFonts w:ascii="Verdana" w:hAnsi="Verdana"/>
          <w:b/>
          <w:bCs/>
          <w:lang w:val="es-ES"/>
        </w:rPr>
        <w:t>What</w:t>
      </w:r>
      <w:proofErr w:type="spellEnd"/>
      <w:r w:rsidRPr="00992ADD">
        <w:rPr>
          <w:rFonts w:ascii="Verdana" w:hAnsi="Verdana"/>
          <w:b/>
          <w:bCs/>
          <w:lang w:val="es-ES"/>
        </w:rPr>
        <w:t xml:space="preserve"> </w:t>
      </w:r>
      <w:proofErr w:type="spellStart"/>
      <w:r w:rsidRPr="00992ADD">
        <w:rPr>
          <w:rFonts w:ascii="Verdana" w:hAnsi="Verdana"/>
          <w:b/>
          <w:bCs/>
          <w:lang w:val="es-ES"/>
        </w:rPr>
        <w:t>did</w:t>
      </w:r>
      <w:proofErr w:type="spellEnd"/>
      <w:r w:rsidRPr="00992ADD">
        <w:rPr>
          <w:rFonts w:ascii="Verdana" w:hAnsi="Verdana"/>
          <w:b/>
          <w:bCs/>
          <w:lang w:val="es-ES"/>
        </w:rPr>
        <w:t xml:space="preserve"> Bruno </w:t>
      </w:r>
      <w:proofErr w:type="spellStart"/>
      <w:r w:rsidRPr="00992ADD">
        <w:rPr>
          <w:rFonts w:ascii="Verdana" w:hAnsi="Verdana"/>
          <w:b/>
          <w:bCs/>
          <w:lang w:val="es-ES"/>
        </w:rPr>
        <w:t>chew</w:t>
      </w:r>
      <w:proofErr w:type="spellEnd"/>
      <w:r w:rsidRPr="00992ADD">
        <w:rPr>
          <w:rFonts w:ascii="Verdana" w:hAnsi="Verdana"/>
          <w:b/>
          <w:bCs/>
          <w:lang w:val="es-ES"/>
        </w:rPr>
        <w:t>?</w:t>
      </w:r>
    </w:p>
    <w:p w14:paraId="0E42E585" w14:textId="77777777" w:rsidR="00992ADD" w:rsidRPr="00992ADD" w:rsidRDefault="00992ADD" w:rsidP="00992ADD">
      <w:pPr>
        <w:rPr>
          <w:rFonts w:ascii="Verdana" w:hAnsi="Verdana"/>
          <w:highlight w:val="yellow"/>
          <w:lang w:val="es-ES"/>
        </w:rPr>
      </w:pPr>
      <w:proofErr w:type="spellStart"/>
      <w:r w:rsidRPr="00992ADD">
        <w:rPr>
          <w:rFonts w:ascii="Verdana" w:hAnsi="Verdana"/>
          <w:highlight w:val="yellow"/>
          <w:lang w:val="es-ES"/>
        </w:rPr>
        <w:t>Emma’s</w:t>
      </w:r>
      <w:proofErr w:type="spellEnd"/>
      <w:r w:rsidRPr="00992ADD">
        <w:rPr>
          <w:rFonts w:ascii="Verdana" w:hAnsi="Verdana"/>
          <w:highlight w:val="yellow"/>
          <w:lang w:val="es-ES"/>
        </w:rPr>
        <w:t xml:space="preserve"> </w:t>
      </w:r>
      <w:proofErr w:type="spellStart"/>
      <w:r w:rsidRPr="00992ADD">
        <w:rPr>
          <w:rFonts w:ascii="Verdana" w:hAnsi="Verdana"/>
          <w:highlight w:val="yellow"/>
          <w:lang w:val="es-ES"/>
        </w:rPr>
        <w:t>shoe</w:t>
      </w:r>
      <w:proofErr w:type="spellEnd"/>
    </w:p>
    <w:p w14:paraId="376BE6A6" w14:textId="77777777" w:rsidR="00992ADD" w:rsidRPr="00992ADD" w:rsidRDefault="00992ADD" w:rsidP="00992ADD">
      <w:pPr>
        <w:rPr>
          <w:rFonts w:ascii="Verdana" w:hAnsi="Verdana"/>
          <w:lang w:val="es-ES"/>
        </w:rPr>
      </w:pPr>
      <w:r w:rsidRPr="00992ADD">
        <w:rPr>
          <w:rFonts w:ascii="Verdana" w:hAnsi="Verdana"/>
          <w:lang w:val="es-ES"/>
        </w:rPr>
        <w:t xml:space="preserve">A </w:t>
      </w:r>
      <w:proofErr w:type="spellStart"/>
      <w:r w:rsidRPr="00992ADD">
        <w:rPr>
          <w:rFonts w:ascii="Verdana" w:hAnsi="Verdana"/>
          <w:lang w:val="es-ES"/>
        </w:rPr>
        <w:t>book</w:t>
      </w:r>
      <w:proofErr w:type="spellEnd"/>
    </w:p>
    <w:p w14:paraId="57758A49" w14:textId="375B3953" w:rsidR="00992ADD" w:rsidRDefault="00992ADD" w:rsidP="00992ADD">
      <w:pPr>
        <w:rPr>
          <w:ins w:id="359" w:author="Gareth Harding" w:date="2025-07-10T10:28:00Z" w16du:dateUtc="2025-07-10T08:28:00Z"/>
          <w:rFonts w:ascii="Verdana" w:hAnsi="Verdana"/>
          <w:lang w:val="es-ES"/>
        </w:rPr>
      </w:pPr>
      <w:proofErr w:type="spellStart"/>
      <w:r w:rsidRPr="00992ADD">
        <w:rPr>
          <w:rFonts w:ascii="Verdana" w:hAnsi="Verdana"/>
          <w:lang w:val="es-ES"/>
        </w:rPr>
        <w:t>The</w:t>
      </w:r>
      <w:proofErr w:type="spellEnd"/>
      <w:r w:rsidRPr="00992ADD">
        <w:rPr>
          <w:rFonts w:ascii="Verdana" w:hAnsi="Verdana"/>
          <w:lang w:val="es-ES"/>
        </w:rPr>
        <w:t xml:space="preserve"> </w:t>
      </w:r>
      <w:proofErr w:type="spellStart"/>
      <w:r w:rsidRPr="00992ADD">
        <w:rPr>
          <w:rFonts w:ascii="Verdana" w:hAnsi="Verdana"/>
          <w:lang w:val="es-ES"/>
        </w:rPr>
        <w:t>sofa</w:t>
      </w:r>
      <w:proofErr w:type="spellEnd"/>
    </w:p>
    <w:p w14:paraId="23732EDF" w14:textId="77777777" w:rsidR="004B2BFA" w:rsidRPr="00992ADD" w:rsidRDefault="004B2BFA" w:rsidP="00992ADD">
      <w:pPr>
        <w:rPr>
          <w:rFonts w:ascii="Verdana" w:hAnsi="Verdana"/>
          <w:lang w:val="es-ES"/>
        </w:rPr>
      </w:pPr>
    </w:p>
    <w:p w14:paraId="5346F74C" w14:textId="42B24DBD" w:rsidR="00992ADD" w:rsidRPr="00992ADD" w:rsidRDefault="00992ADD" w:rsidP="00992ADD">
      <w:pPr>
        <w:pStyle w:val="Prrafodelista"/>
        <w:numPr>
          <w:ilvl w:val="0"/>
          <w:numId w:val="6"/>
        </w:numPr>
        <w:rPr>
          <w:rFonts w:ascii="Verdana" w:hAnsi="Verdana"/>
          <w:b/>
          <w:bCs/>
          <w:lang w:val="es-ES"/>
        </w:rPr>
      </w:pPr>
      <w:r w:rsidRPr="00992ADD">
        <w:rPr>
          <w:rFonts w:ascii="Verdana" w:hAnsi="Verdana"/>
          <w:b/>
          <w:bCs/>
          <w:lang w:val="es-ES"/>
        </w:rPr>
        <w:t xml:space="preserve">Bruno </w:t>
      </w:r>
      <w:proofErr w:type="spellStart"/>
      <w:r w:rsidRPr="00992ADD">
        <w:rPr>
          <w:rFonts w:ascii="Verdana" w:hAnsi="Verdana"/>
          <w:b/>
          <w:bCs/>
          <w:lang w:val="es-ES"/>
        </w:rPr>
        <w:t>mustn’t</w:t>
      </w:r>
      <w:proofErr w:type="spellEnd"/>
      <w:r w:rsidRPr="00992ADD">
        <w:rPr>
          <w:rFonts w:ascii="Verdana" w:hAnsi="Verdana"/>
          <w:b/>
          <w:bCs/>
          <w:lang w:val="es-ES"/>
        </w:rPr>
        <w:t xml:space="preserve"> </w:t>
      </w:r>
      <w:proofErr w:type="spellStart"/>
      <w:r w:rsidRPr="00992ADD">
        <w:rPr>
          <w:rFonts w:ascii="Verdana" w:hAnsi="Verdana"/>
          <w:b/>
          <w:bCs/>
          <w:lang w:val="es-ES"/>
        </w:rPr>
        <w:t>chew</w:t>
      </w:r>
      <w:proofErr w:type="spellEnd"/>
      <w:r w:rsidRPr="00992ADD">
        <w:rPr>
          <w:rFonts w:ascii="Verdana" w:hAnsi="Verdana"/>
          <w:b/>
          <w:bCs/>
          <w:lang w:val="es-ES"/>
        </w:rPr>
        <w:t xml:space="preserve"> </w:t>
      </w:r>
      <w:proofErr w:type="spellStart"/>
      <w:r w:rsidRPr="00992ADD">
        <w:rPr>
          <w:rFonts w:ascii="Verdana" w:hAnsi="Verdana"/>
          <w:b/>
          <w:bCs/>
          <w:lang w:val="es-ES"/>
        </w:rPr>
        <w:t>shoes</w:t>
      </w:r>
      <w:proofErr w:type="spellEnd"/>
      <w:r w:rsidRPr="00992ADD">
        <w:rPr>
          <w:rFonts w:ascii="Verdana" w:hAnsi="Verdana"/>
          <w:b/>
          <w:bCs/>
          <w:lang w:val="es-ES"/>
        </w:rPr>
        <w:t>.</w:t>
      </w:r>
    </w:p>
    <w:p w14:paraId="648A0436" w14:textId="77777777" w:rsidR="00992ADD" w:rsidRPr="00992ADD" w:rsidRDefault="00992ADD" w:rsidP="00992ADD">
      <w:pPr>
        <w:rPr>
          <w:rFonts w:ascii="Verdana" w:hAnsi="Verdana"/>
          <w:highlight w:val="yellow"/>
          <w:lang w:val="es-ES"/>
        </w:rPr>
      </w:pPr>
      <w:r w:rsidRPr="00992ADD">
        <w:rPr>
          <w:rFonts w:ascii="Verdana" w:hAnsi="Verdana"/>
          <w:highlight w:val="yellow"/>
          <w:lang w:val="es-ES"/>
        </w:rPr>
        <w:t>True</w:t>
      </w:r>
    </w:p>
    <w:p w14:paraId="1DD07126" w14:textId="77777777" w:rsidR="00992ADD" w:rsidRPr="00992ADD" w:rsidRDefault="00992ADD" w:rsidP="00992ADD">
      <w:pPr>
        <w:rPr>
          <w:rFonts w:ascii="Verdana" w:hAnsi="Verdana"/>
          <w:lang w:val="es-ES"/>
        </w:rPr>
      </w:pPr>
      <w:r w:rsidRPr="00992ADD">
        <w:rPr>
          <w:rFonts w:ascii="Verdana" w:hAnsi="Verdana"/>
          <w:lang w:val="es-ES"/>
        </w:rPr>
        <w:t>False</w:t>
      </w:r>
    </w:p>
    <w:p w14:paraId="478F1DAE" w14:textId="25C90093" w:rsidR="00992ADD" w:rsidRDefault="00992ADD" w:rsidP="00992ADD">
      <w:pPr>
        <w:rPr>
          <w:ins w:id="360" w:author="Gareth Harding" w:date="2025-07-10T10:28:00Z" w16du:dateUtc="2025-07-10T08:28:00Z"/>
          <w:rFonts w:ascii="Verdana" w:hAnsi="Verdana"/>
          <w:lang w:val="es-ES"/>
        </w:rPr>
      </w:pPr>
      <w:proofErr w:type="spellStart"/>
      <w:r w:rsidRPr="00992ADD">
        <w:rPr>
          <w:rFonts w:ascii="Verdana" w:hAnsi="Verdana"/>
          <w:lang w:val="es-ES"/>
        </w:rPr>
        <w:lastRenderedPageBreak/>
        <w:t>Maybe</w:t>
      </w:r>
      <w:proofErr w:type="spellEnd"/>
      <w:r w:rsidRPr="00992ADD">
        <w:rPr>
          <w:rFonts w:ascii="Verdana" w:hAnsi="Verdana"/>
          <w:lang w:val="es-ES"/>
        </w:rPr>
        <w:t xml:space="preserve"> </w:t>
      </w:r>
      <w:proofErr w:type="spellStart"/>
      <w:r w:rsidRPr="00992ADD">
        <w:rPr>
          <w:rFonts w:ascii="Verdana" w:hAnsi="Verdana"/>
          <w:lang w:val="es-ES"/>
        </w:rPr>
        <w:t>only</w:t>
      </w:r>
      <w:proofErr w:type="spellEnd"/>
      <w:r w:rsidRPr="00992ADD">
        <w:rPr>
          <w:rFonts w:ascii="Verdana" w:hAnsi="Verdana"/>
          <w:lang w:val="es-ES"/>
        </w:rPr>
        <w:t xml:space="preserve"> </w:t>
      </w:r>
      <w:proofErr w:type="spellStart"/>
      <w:r w:rsidRPr="00992ADD">
        <w:rPr>
          <w:rFonts w:ascii="Verdana" w:hAnsi="Verdana"/>
          <w:lang w:val="es-ES"/>
        </w:rPr>
        <w:t>on</w:t>
      </w:r>
      <w:proofErr w:type="spellEnd"/>
      <w:r w:rsidRPr="00992ADD">
        <w:rPr>
          <w:rFonts w:ascii="Verdana" w:hAnsi="Verdana"/>
          <w:lang w:val="es-ES"/>
        </w:rPr>
        <w:t xml:space="preserve"> </w:t>
      </w:r>
      <w:proofErr w:type="spellStart"/>
      <w:r w:rsidRPr="00992ADD">
        <w:rPr>
          <w:rFonts w:ascii="Verdana" w:hAnsi="Verdana"/>
          <w:lang w:val="es-ES"/>
        </w:rPr>
        <w:t>Sundays</w:t>
      </w:r>
      <w:proofErr w:type="spellEnd"/>
    </w:p>
    <w:p w14:paraId="68F55C0E" w14:textId="77777777" w:rsidR="004B2BFA" w:rsidRPr="00992ADD" w:rsidRDefault="004B2BFA" w:rsidP="00992ADD">
      <w:pPr>
        <w:rPr>
          <w:rFonts w:ascii="Verdana" w:hAnsi="Verdana"/>
          <w:lang w:val="es-ES"/>
        </w:rPr>
      </w:pPr>
    </w:p>
    <w:p w14:paraId="58727E84" w14:textId="276BF867" w:rsidR="00992ADD" w:rsidRPr="00F4159A" w:rsidRDefault="00992ADD" w:rsidP="00992ADD">
      <w:pPr>
        <w:pStyle w:val="Prrafodelista"/>
        <w:numPr>
          <w:ilvl w:val="0"/>
          <w:numId w:val="6"/>
        </w:numPr>
        <w:rPr>
          <w:rFonts w:ascii="Verdana" w:hAnsi="Verdana"/>
          <w:b/>
          <w:bCs/>
          <w:rPrChange w:id="361" w:author="Gareth Harding" w:date="2025-07-09T16:33:00Z" w16du:dateUtc="2025-07-09T14:33:00Z">
            <w:rPr>
              <w:rFonts w:ascii="Verdana" w:hAnsi="Verdana"/>
              <w:b/>
              <w:bCs/>
              <w:lang w:val="es-ES"/>
            </w:rPr>
          </w:rPrChange>
        </w:rPr>
      </w:pPr>
      <w:r w:rsidRPr="00F4159A">
        <w:rPr>
          <w:rFonts w:ascii="Verdana" w:hAnsi="Verdana"/>
          <w:b/>
          <w:bCs/>
          <w:rPrChange w:id="362" w:author="Gareth Harding" w:date="2025-07-09T16:33:00Z" w16du:dateUtc="2025-07-09T14:33:00Z">
            <w:rPr>
              <w:rFonts w:ascii="Verdana" w:hAnsi="Verdana"/>
              <w:b/>
              <w:bCs/>
              <w:lang w:val="es-ES"/>
            </w:rPr>
          </w:rPrChange>
        </w:rPr>
        <w:t>Bruno jumps on the sofa with clean paws.</w:t>
      </w:r>
    </w:p>
    <w:p w14:paraId="3B1A4E75" w14:textId="77777777" w:rsidR="00B42174" w:rsidRPr="00B42174" w:rsidRDefault="00B42174">
      <w:pPr>
        <w:rPr>
          <w:moveTo w:id="363" w:author="Gareth Harding" w:date="2025-07-09T16:46:00Z" w16du:dateUtc="2025-07-09T14:46:00Z"/>
          <w:rFonts w:ascii="Verdana" w:hAnsi="Verdana"/>
          <w:rPrChange w:id="364" w:author="Gareth Harding" w:date="2025-07-09T16:46:00Z" w16du:dateUtc="2025-07-09T14:46:00Z">
            <w:rPr>
              <w:moveTo w:id="365" w:author="Gareth Harding" w:date="2025-07-09T16:46:00Z" w16du:dateUtc="2025-07-09T14:46:00Z"/>
            </w:rPr>
          </w:rPrChange>
        </w:rPr>
        <w:pPrChange w:id="366" w:author="Gareth Harding" w:date="2025-07-09T16:46:00Z" w16du:dateUtc="2025-07-09T14:46:00Z">
          <w:pPr>
            <w:pStyle w:val="Prrafodelista"/>
            <w:numPr>
              <w:numId w:val="6"/>
            </w:numPr>
            <w:ind w:left="360" w:hanging="360"/>
          </w:pPr>
        </w:pPrChange>
      </w:pPr>
      <w:moveToRangeStart w:id="367" w:author="Gareth Harding" w:date="2025-07-09T16:46:00Z" w:name="move202971979"/>
      <w:moveTo w:id="368" w:author="Gareth Harding" w:date="2025-07-09T16:46:00Z" w16du:dateUtc="2025-07-09T14:46:00Z">
        <w:r w:rsidRPr="00B42174">
          <w:rPr>
            <w:rFonts w:ascii="Verdana" w:hAnsi="Verdana"/>
            <w:rPrChange w:id="369" w:author="Gareth Harding" w:date="2025-07-09T16:46:00Z" w16du:dateUtc="2025-07-09T14:46:00Z">
              <w:rPr/>
            </w:rPrChange>
          </w:rPr>
          <w:t>True</w:t>
        </w:r>
      </w:moveTo>
    </w:p>
    <w:moveToRangeEnd w:id="367"/>
    <w:p w14:paraId="3B6C73C8" w14:textId="77777777" w:rsidR="00992ADD" w:rsidRPr="00F4159A" w:rsidRDefault="00992ADD" w:rsidP="00992ADD">
      <w:pPr>
        <w:rPr>
          <w:rFonts w:ascii="Verdana" w:hAnsi="Verdana"/>
          <w:highlight w:val="yellow"/>
          <w:rPrChange w:id="370" w:author="Gareth Harding" w:date="2025-07-09T16:33:00Z" w16du:dateUtc="2025-07-09T14:33:00Z">
            <w:rPr>
              <w:rFonts w:ascii="Verdana" w:hAnsi="Verdana"/>
              <w:highlight w:val="yellow"/>
              <w:lang w:val="es-ES"/>
            </w:rPr>
          </w:rPrChange>
        </w:rPr>
      </w:pPr>
      <w:r w:rsidRPr="00F4159A">
        <w:rPr>
          <w:rFonts w:ascii="Verdana" w:hAnsi="Verdana"/>
          <w:highlight w:val="yellow"/>
          <w:rPrChange w:id="371" w:author="Gareth Harding" w:date="2025-07-09T16:33:00Z" w16du:dateUtc="2025-07-09T14:33:00Z">
            <w:rPr>
              <w:rFonts w:ascii="Verdana" w:hAnsi="Verdana"/>
              <w:highlight w:val="yellow"/>
              <w:lang w:val="es-ES"/>
            </w:rPr>
          </w:rPrChange>
        </w:rPr>
        <w:t>False</w:t>
      </w:r>
    </w:p>
    <w:p w14:paraId="4AA293BA" w14:textId="4C8671DF" w:rsidR="00992ADD" w:rsidRPr="00F4159A" w:rsidDel="00B42174" w:rsidRDefault="00992ADD" w:rsidP="00992ADD">
      <w:pPr>
        <w:rPr>
          <w:moveFrom w:id="372" w:author="Gareth Harding" w:date="2025-07-09T16:46:00Z" w16du:dateUtc="2025-07-09T14:46:00Z"/>
          <w:rFonts w:ascii="Verdana" w:hAnsi="Verdana"/>
          <w:rPrChange w:id="373" w:author="Gareth Harding" w:date="2025-07-09T16:33:00Z" w16du:dateUtc="2025-07-09T14:33:00Z">
            <w:rPr>
              <w:moveFrom w:id="374" w:author="Gareth Harding" w:date="2025-07-09T16:46:00Z" w16du:dateUtc="2025-07-09T14:46:00Z"/>
              <w:rFonts w:ascii="Verdana" w:hAnsi="Verdana"/>
              <w:lang w:val="es-ES"/>
            </w:rPr>
          </w:rPrChange>
        </w:rPr>
      </w:pPr>
      <w:moveFromRangeStart w:id="375" w:author="Gareth Harding" w:date="2025-07-09T16:46:00Z" w:name="move202971979"/>
      <w:moveFrom w:id="376" w:author="Gareth Harding" w:date="2025-07-09T16:46:00Z" w16du:dateUtc="2025-07-09T14:46:00Z">
        <w:r w:rsidRPr="00F4159A" w:rsidDel="00B42174">
          <w:rPr>
            <w:rFonts w:ascii="Verdana" w:hAnsi="Verdana"/>
            <w:rPrChange w:id="377" w:author="Gareth Harding" w:date="2025-07-09T16:33:00Z" w16du:dateUtc="2025-07-09T14:33:00Z">
              <w:rPr>
                <w:rFonts w:ascii="Verdana" w:hAnsi="Verdana"/>
                <w:lang w:val="es-ES"/>
              </w:rPr>
            </w:rPrChange>
          </w:rPr>
          <w:t>True</w:t>
        </w:r>
      </w:moveFrom>
    </w:p>
    <w:moveFromRangeEnd w:id="375"/>
    <w:p w14:paraId="5064FB02" w14:textId="0035AA0A" w:rsidR="00992ADD" w:rsidRPr="00F4159A" w:rsidRDefault="00992ADD" w:rsidP="00992ADD">
      <w:pPr>
        <w:rPr>
          <w:rFonts w:ascii="Verdana" w:hAnsi="Verdana"/>
          <w:rPrChange w:id="378" w:author="Gareth Harding" w:date="2025-07-09T16:33:00Z" w16du:dateUtc="2025-07-09T14:33:00Z">
            <w:rPr>
              <w:rFonts w:ascii="Verdana" w:hAnsi="Verdana"/>
              <w:lang w:val="es-ES"/>
            </w:rPr>
          </w:rPrChange>
        </w:rPr>
      </w:pPr>
      <w:r w:rsidRPr="00F4159A">
        <w:rPr>
          <w:rFonts w:ascii="Verdana" w:hAnsi="Verdana"/>
          <w:rPrChange w:id="379" w:author="Gareth Harding" w:date="2025-07-09T16:33:00Z" w16du:dateUtc="2025-07-09T14:33:00Z">
            <w:rPr>
              <w:rFonts w:ascii="Verdana" w:hAnsi="Verdana"/>
              <w:lang w:val="es-ES"/>
            </w:rPr>
          </w:rPrChange>
        </w:rPr>
        <w:t>He wears socks instead</w:t>
      </w:r>
    </w:p>
    <w:p w14:paraId="3BD5EDD4" w14:textId="77777777" w:rsidR="009F3A42" w:rsidRPr="00F4159A" w:rsidRDefault="009F3A42" w:rsidP="00992ADD">
      <w:pPr>
        <w:rPr>
          <w:rFonts w:ascii="Verdana" w:hAnsi="Verdana"/>
          <w:rPrChange w:id="380" w:author="Gareth Harding" w:date="2025-07-09T16:33:00Z" w16du:dateUtc="2025-07-09T14:33:00Z">
            <w:rPr>
              <w:rFonts w:ascii="Verdana" w:hAnsi="Verdana"/>
              <w:lang w:val="es-ES"/>
            </w:rPr>
          </w:rPrChange>
        </w:rPr>
      </w:pPr>
    </w:p>
    <w:p w14:paraId="5072D105" w14:textId="77777777" w:rsidR="00992ADD" w:rsidRPr="00D30A7F" w:rsidRDefault="00992ADD" w:rsidP="004972D4">
      <w:pPr>
        <w:rPr>
          <w:rFonts w:ascii="Verdana" w:hAnsi="Verdana"/>
        </w:rPr>
      </w:pPr>
    </w:p>
    <w:p w14:paraId="46198952" w14:textId="0812381F" w:rsidR="00992ADD" w:rsidRPr="00D30A7F" w:rsidRDefault="00992ADD" w:rsidP="00992ADD">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Next summer</w:t>
      </w:r>
    </w:p>
    <w:p w14:paraId="0526420F" w14:textId="77777777" w:rsidR="00992ADD" w:rsidRPr="00D30A7F" w:rsidRDefault="00992ADD" w:rsidP="00992ADD">
      <w:pPr>
        <w:pStyle w:val="Prrafodelista"/>
        <w:adjustRightInd w:val="0"/>
        <w:snapToGrid w:val="0"/>
        <w:ind w:left="360"/>
        <w:contextualSpacing w:val="0"/>
        <w:rPr>
          <w:rFonts w:ascii="Verdana" w:eastAsia="Times New Roman" w:hAnsi="Verdana" w:cs="Times New Roman"/>
          <w:b/>
          <w:bCs/>
          <w:color w:val="215E99" w:themeColor="text2" w:themeTint="BF"/>
          <w:kern w:val="0"/>
          <w:lang w:eastAsia="es-ES_tradnl"/>
          <w14:ligatures w14:val="none"/>
        </w:rPr>
      </w:pPr>
    </w:p>
    <w:p w14:paraId="6796D3F8" w14:textId="314476F5" w:rsidR="00992ADD" w:rsidRPr="00F4159A" w:rsidRDefault="00992ADD" w:rsidP="00992ADD">
      <w:pPr>
        <w:rPr>
          <w:rFonts w:ascii="Verdana" w:hAnsi="Verdana"/>
          <w:rPrChange w:id="381" w:author="Gareth Harding" w:date="2025-07-09T16:33:00Z" w16du:dateUtc="2025-07-09T14:33:00Z">
            <w:rPr>
              <w:rFonts w:ascii="Verdana" w:hAnsi="Verdana"/>
              <w:lang w:val="es-ES"/>
            </w:rPr>
          </w:rPrChange>
        </w:rPr>
      </w:pPr>
      <w:r w:rsidRPr="00F4159A">
        <w:rPr>
          <w:rFonts w:ascii="Verdana" w:hAnsi="Verdana"/>
          <w:rPrChange w:id="382" w:author="Gareth Harding" w:date="2025-07-09T16:33:00Z" w16du:dateUtc="2025-07-09T14:33:00Z">
            <w:rPr>
              <w:rFonts w:ascii="Verdana" w:hAnsi="Verdana"/>
              <w:lang w:val="es-ES"/>
            </w:rPr>
          </w:rPrChange>
        </w:rPr>
        <w:t>Next summer, Tom</w:t>
      </w:r>
      <w:ins w:id="383" w:author="Gareth Harding" w:date="2025-07-21T13:41:00Z" w16du:dateUtc="2025-07-21T11:41:00Z">
        <w:r w:rsidR="007874A3">
          <w:rPr>
            <w:rFonts w:ascii="Verdana" w:hAnsi="Verdana"/>
          </w:rPr>
          <w:t>m</w:t>
        </w:r>
      </w:ins>
      <w:r w:rsidRPr="00F4159A">
        <w:rPr>
          <w:rFonts w:ascii="Verdana" w:hAnsi="Verdana"/>
          <w:rPrChange w:id="384" w:author="Gareth Harding" w:date="2025-07-09T16:33:00Z" w16du:dateUtc="2025-07-09T14:33:00Z">
            <w:rPr>
              <w:rFonts w:ascii="Verdana" w:hAnsi="Verdana"/>
              <w:lang w:val="es-ES"/>
            </w:rPr>
          </w:rPrChange>
        </w:rPr>
        <w:t>y and Lily have big plans.</w:t>
      </w:r>
    </w:p>
    <w:p w14:paraId="204EB6EC" w14:textId="77777777" w:rsidR="00992ADD" w:rsidRPr="00F4159A" w:rsidRDefault="00992ADD" w:rsidP="00992ADD">
      <w:pPr>
        <w:rPr>
          <w:rFonts w:ascii="Verdana" w:hAnsi="Verdana"/>
          <w:rPrChange w:id="385" w:author="Gareth Harding" w:date="2025-07-09T16:33:00Z" w16du:dateUtc="2025-07-09T14:33:00Z">
            <w:rPr>
              <w:rFonts w:ascii="Verdana" w:hAnsi="Verdana"/>
              <w:lang w:val="es-ES"/>
            </w:rPr>
          </w:rPrChange>
        </w:rPr>
      </w:pPr>
    </w:p>
    <w:p w14:paraId="06CC4FCF" w14:textId="5E66A0E5" w:rsidR="00992ADD" w:rsidRPr="00F4159A" w:rsidRDefault="00992ADD" w:rsidP="00992ADD">
      <w:pPr>
        <w:rPr>
          <w:rFonts w:ascii="Verdana" w:hAnsi="Verdana"/>
          <w:rPrChange w:id="386" w:author="Gareth Harding" w:date="2025-07-09T16:33:00Z" w16du:dateUtc="2025-07-09T14:33:00Z">
            <w:rPr>
              <w:rFonts w:ascii="Verdana" w:hAnsi="Verdana"/>
              <w:lang w:val="es-ES"/>
            </w:rPr>
          </w:rPrChange>
        </w:rPr>
      </w:pPr>
      <w:r w:rsidRPr="00F4159A">
        <w:rPr>
          <w:rFonts w:ascii="Verdana" w:hAnsi="Verdana"/>
          <w:rPrChange w:id="387" w:author="Gareth Harding" w:date="2025-07-09T16:33:00Z" w16du:dateUtc="2025-07-09T14:33:00Z">
            <w:rPr>
              <w:rFonts w:ascii="Verdana" w:hAnsi="Verdana"/>
              <w:lang w:val="es-ES"/>
            </w:rPr>
          </w:rPrChange>
        </w:rPr>
        <w:t>Tom</w:t>
      </w:r>
      <w:ins w:id="388" w:author="Gareth Harding" w:date="2025-07-21T13:41:00Z" w16du:dateUtc="2025-07-21T11:41:00Z">
        <w:r w:rsidR="007874A3">
          <w:rPr>
            <w:rFonts w:ascii="Verdana" w:hAnsi="Verdana"/>
          </w:rPr>
          <w:t>m</w:t>
        </w:r>
      </w:ins>
      <w:r w:rsidRPr="00F4159A">
        <w:rPr>
          <w:rFonts w:ascii="Verdana" w:hAnsi="Verdana"/>
          <w:rPrChange w:id="389" w:author="Gareth Harding" w:date="2025-07-09T16:33:00Z" w16du:dateUtc="2025-07-09T14:33:00Z">
            <w:rPr>
              <w:rFonts w:ascii="Verdana" w:hAnsi="Verdana"/>
              <w:lang w:val="es-ES"/>
            </w:rPr>
          </w:rPrChange>
        </w:rPr>
        <w:t>y says, “I’m going to go to the beach with my family. We will swim and build big sandcastles.”</w:t>
      </w:r>
    </w:p>
    <w:p w14:paraId="671E6408" w14:textId="77777777" w:rsidR="00992ADD" w:rsidRPr="00F4159A" w:rsidRDefault="00992ADD" w:rsidP="00992ADD">
      <w:pPr>
        <w:rPr>
          <w:rFonts w:ascii="Verdana" w:hAnsi="Verdana"/>
          <w:rPrChange w:id="390" w:author="Gareth Harding" w:date="2025-07-09T16:33:00Z" w16du:dateUtc="2025-07-09T14:33:00Z">
            <w:rPr>
              <w:rFonts w:ascii="Verdana" w:hAnsi="Verdana"/>
              <w:lang w:val="es-ES"/>
            </w:rPr>
          </w:rPrChange>
        </w:rPr>
      </w:pPr>
    </w:p>
    <w:p w14:paraId="13F06AB7" w14:textId="0F2F6C9B" w:rsidR="00992ADD" w:rsidRPr="00F4159A" w:rsidRDefault="00992ADD" w:rsidP="00992ADD">
      <w:pPr>
        <w:rPr>
          <w:rFonts w:ascii="Verdana" w:hAnsi="Verdana"/>
          <w:rPrChange w:id="391" w:author="Gareth Harding" w:date="2025-07-09T16:33:00Z" w16du:dateUtc="2025-07-09T14:33:00Z">
            <w:rPr>
              <w:rFonts w:ascii="Verdana" w:hAnsi="Verdana"/>
              <w:lang w:val="es-ES"/>
            </w:rPr>
          </w:rPrChange>
        </w:rPr>
      </w:pPr>
      <w:r w:rsidRPr="00F4159A">
        <w:rPr>
          <w:rFonts w:ascii="Verdana" w:hAnsi="Verdana"/>
          <w:rPrChange w:id="392" w:author="Gareth Harding" w:date="2025-07-09T16:33:00Z" w16du:dateUtc="2025-07-09T14:33:00Z">
            <w:rPr>
              <w:rFonts w:ascii="Verdana" w:hAnsi="Verdana"/>
              <w:lang w:val="es-ES"/>
            </w:rPr>
          </w:rPrChange>
        </w:rPr>
        <w:t>Lily answers, “That sounds amazing! I will visit my cousin in London, and we are going to see a film at the cinema.”</w:t>
      </w:r>
    </w:p>
    <w:p w14:paraId="093A9FDD" w14:textId="77777777" w:rsidR="00992ADD" w:rsidRPr="00F4159A" w:rsidRDefault="00992ADD" w:rsidP="00992ADD">
      <w:pPr>
        <w:rPr>
          <w:rFonts w:ascii="Verdana" w:hAnsi="Verdana"/>
          <w:rPrChange w:id="393" w:author="Gareth Harding" w:date="2025-07-09T16:33:00Z" w16du:dateUtc="2025-07-09T14:33:00Z">
            <w:rPr>
              <w:rFonts w:ascii="Verdana" w:hAnsi="Verdana"/>
              <w:lang w:val="es-ES"/>
            </w:rPr>
          </w:rPrChange>
        </w:rPr>
      </w:pPr>
    </w:p>
    <w:p w14:paraId="2913894C" w14:textId="0510E1C2" w:rsidR="00992ADD" w:rsidRPr="00F4159A" w:rsidRDefault="00992ADD" w:rsidP="00992ADD">
      <w:pPr>
        <w:rPr>
          <w:rFonts w:ascii="Verdana" w:hAnsi="Verdana"/>
          <w:rPrChange w:id="394" w:author="Gareth Harding" w:date="2025-07-09T16:33:00Z" w16du:dateUtc="2025-07-09T14:33:00Z">
            <w:rPr>
              <w:rFonts w:ascii="Verdana" w:hAnsi="Verdana"/>
              <w:lang w:val="es-ES"/>
            </w:rPr>
          </w:rPrChange>
        </w:rPr>
      </w:pPr>
      <w:r w:rsidRPr="00F4159A">
        <w:rPr>
          <w:rFonts w:ascii="Verdana" w:hAnsi="Verdana"/>
          <w:rPrChange w:id="395" w:author="Gareth Harding" w:date="2025-07-09T16:33:00Z" w16du:dateUtc="2025-07-09T14:33:00Z">
            <w:rPr>
              <w:rFonts w:ascii="Verdana" w:hAnsi="Verdana"/>
              <w:lang w:val="es-ES"/>
            </w:rPr>
          </w:rPrChange>
        </w:rPr>
        <w:t>Tom</w:t>
      </w:r>
      <w:ins w:id="396" w:author="Gareth Harding" w:date="2025-07-21T13:41:00Z" w16du:dateUtc="2025-07-21T11:41:00Z">
        <w:r w:rsidR="007874A3">
          <w:rPr>
            <w:rFonts w:ascii="Verdana" w:hAnsi="Verdana"/>
          </w:rPr>
          <w:t>m</w:t>
        </w:r>
      </w:ins>
      <w:r w:rsidRPr="00F4159A">
        <w:rPr>
          <w:rFonts w:ascii="Verdana" w:hAnsi="Verdana"/>
          <w:rPrChange w:id="397" w:author="Gareth Harding" w:date="2025-07-09T16:33:00Z" w16du:dateUtc="2025-07-09T14:33:00Z">
            <w:rPr>
              <w:rFonts w:ascii="Verdana" w:hAnsi="Verdana"/>
              <w:lang w:val="es-ES"/>
            </w:rPr>
          </w:rPrChange>
        </w:rPr>
        <w:t>y laughs, “I will try to learn to surf, but I’m going to need a lot of practice!”</w:t>
      </w:r>
    </w:p>
    <w:p w14:paraId="6D87024C" w14:textId="77777777" w:rsidR="00992ADD" w:rsidRPr="00F4159A" w:rsidRDefault="00992ADD" w:rsidP="00992ADD">
      <w:pPr>
        <w:rPr>
          <w:rFonts w:ascii="Verdana" w:hAnsi="Verdana"/>
          <w:rPrChange w:id="398" w:author="Gareth Harding" w:date="2025-07-09T16:33:00Z" w16du:dateUtc="2025-07-09T14:33:00Z">
            <w:rPr>
              <w:rFonts w:ascii="Verdana" w:hAnsi="Verdana"/>
              <w:lang w:val="es-ES"/>
            </w:rPr>
          </w:rPrChange>
        </w:rPr>
      </w:pPr>
    </w:p>
    <w:p w14:paraId="4839B1D6" w14:textId="77777777" w:rsidR="00992ADD" w:rsidRPr="00F4159A" w:rsidRDefault="00992ADD" w:rsidP="00992ADD">
      <w:pPr>
        <w:rPr>
          <w:rFonts w:ascii="Verdana" w:hAnsi="Verdana"/>
          <w:rPrChange w:id="399" w:author="Gareth Harding" w:date="2025-07-09T16:33:00Z" w16du:dateUtc="2025-07-09T14:33:00Z">
            <w:rPr>
              <w:rFonts w:ascii="Verdana" w:hAnsi="Verdana"/>
              <w:lang w:val="es-ES"/>
            </w:rPr>
          </w:rPrChange>
        </w:rPr>
      </w:pPr>
      <w:r w:rsidRPr="00F4159A">
        <w:rPr>
          <w:rFonts w:ascii="Verdana" w:hAnsi="Verdana"/>
          <w:rPrChange w:id="400" w:author="Gareth Harding" w:date="2025-07-09T16:33:00Z" w16du:dateUtc="2025-07-09T14:33:00Z">
            <w:rPr>
              <w:rFonts w:ascii="Verdana" w:hAnsi="Verdana"/>
              <w:lang w:val="es-ES"/>
            </w:rPr>
          </w:rPrChange>
        </w:rPr>
        <w:t>Lily says, “I’m going to practice my English every day, and I will get better very fast!”</w:t>
      </w:r>
    </w:p>
    <w:p w14:paraId="37E48C63" w14:textId="77777777" w:rsidR="00992ADD" w:rsidRPr="00F4159A" w:rsidRDefault="00992ADD" w:rsidP="00992ADD">
      <w:pPr>
        <w:rPr>
          <w:rFonts w:ascii="Verdana" w:hAnsi="Verdana"/>
          <w:rPrChange w:id="401" w:author="Gareth Harding" w:date="2025-07-09T16:33:00Z" w16du:dateUtc="2025-07-09T14:33:00Z">
            <w:rPr>
              <w:rFonts w:ascii="Verdana" w:hAnsi="Verdana"/>
              <w:lang w:val="es-ES"/>
            </w:rPr>
          </w:rPrChange>
        </w:rPr>
      </w:pPr>
    </w:p>
    <w:p w14:paraId="55EA7F84" w14:textId="3F6E5BDC" w:rsidR="00992ADD" w:rsidRPr="00F4159A" w:rsidRDefault="00992ADD" w:rsidP="00992ADD">
      <w:pPr>
        <w:rPr>
          <w:rFonts w:ascii="Verdana" w:hAnsi="Verdana"/>
          <w:rPrChange w:id="402" w:author="Gareth Harding" w:date="2025-07-09T16:33:00Z" w16du:dateUtc="2025-07-09T14:33:00Z">
            <w:rPr>
              <w:rFonts w:ascii="Verdana" w:hAnsi="Verdana"/>
              <w:lang w:val="es-ES"/>
            </w:rPr>
          </w:rPrChange>
        </w:rPr>
      </w:pPr>
      <w:r w:rsidRPr="00F4159A">
        <w:rPr>
          <w:rFonts w:ascii="Verdana" w:hAnsi="Verdana"/>
          <w:rPrChange w:id="403" w:author="Gareth Harding" w:date="2025-07-09T16:33:00Z" w16du:dateUtc="2025-07-09T14:33:00Z">
            <w:rPr>
              <w:rFonts w:ascii="Verdana" w:hAnsi="Verdana"/>
              <w:lang w:val="es-ES"/>
            </w:rPr>
          </w:rPrChange>
        </w:rPr>
        <w:t>Tom</w:t>
      </w:r>
      <w:ins w:id="404" w:author="Gareth Harding" w:date="2025-07-21T13:41:00Z" w16du:dateUtc="2025-07-21T11:41:00Z">
        <w:r w:rsidR="007874A3">
          <w:rPr>
            <w:rFonts w:ascii="Verdana" w:hAnsi="Verdana"/>
          </w:rPr>
          <w:t>m</w:t>
        </w:r>
      </w:ins>
      <w:r w:rsidRPr="00F4159A">
        <w:rPr>
          <w:rFonts w:ascii="Verdana" w:hAnsi="Verdana"/>
          <w:rPrChange w:id="405" w:author="Gareth Harding" w:date="2025-07-09T16:33:00Z" w16du:dateUtc="2025-07-09T14:33:00Z">
            <w:rPr>
              <w:rFonts w:ascii="Verdana" w:hAnsi="Verdana"/>
              <w:lang w:val="es-ES"/>
            </w:rPr>
          </w:rPrChange>
        </w:rPr>
        <w:t>y smiles, “We will meet after your trip and tell each other all our stories.”</w:t>
      </w:r>
    </w:p>
    <w:p w14:paraId="202AC4B8" w14:textId="77777777" w:rsidR="00992ADD" w:rsidRPr="00F4159A" w:rsidRDefault="00992ADD" w:rsidP="00992ADD">
      <w:pPr>
        <w:rPr>
          <w:rFonts w:ascii="Verdana" w:hAnsi="Verdana"/>
          <w:rPrChange w:id="406" w:author="Gareth Harding" w:date="2025-07-09T16:33:00Z" w16du:dateUtc="2025-07-09T14:33:00Z">
            <w:rPr>
              <w:rFonts w:ascii="Verdana" w:hAnsi="Verdana"/>
              <w:lang w:val="es-ES"/>
            </w:rPr>
          </w:rPrChange>
        </w:rPr>
      </w:pPr>
    </w:p>
    <w:p w14:paraId="23C9918D" w14:textId="77777777" w:rsidR="00992ADD" w:rsidRPr="00F4159A" w:rsidRDefault="00992ADD" w:rsidP="00992ADD">
      <w:pPr>
        <w:rPr>
          <w:rFonts w:ascii="Verdana" w:hAnsi="Verdana"/>
          <w:rPrChange w:id="407" w:author="Gareth Harding" w:date="2025-07-09T16:33:00Z" w16du:dateUtc="2025-07-09T14:33:00Z">
            <w:rPr>
              <w:rFonts w:ascii="Verdana" w:hAnsi="Verdana"/>
              <w:lang w:val="es-ES"/>
            </w:rPr>
          </w:rPrChange>
        </w:rPr>
      </w:pPr>
      <w:r w:rsidRPr="00F4159A">
        <w:rPr>
          <w:rFonts w:ascii="Verdana" w:hAnsi="Verdana"/>
          <w:rPrChange w:id="408" w:author="Gareth Harding" w:date="2025-07-09T16:33:00Z" w16du:dateUtc="2025-07-09T14:33:00Z">
            <w:rPr>
              <w:rFonts w:ascii="Verdana" w:hAnsi="Verdana"/>
              <w:lang w:val="es-ES"/>
            </w:rPr>
          </w:rPrChange>
        </w:rPr>
        <w:t>Lily agrees, “Yes! Next summer is going to be great!”</w:t>
      </w:r>
    </w:p>
    <w:p w14:paraId="3DA2B8EE" w14:textId="77777777" w:rsidR="00992ADD" w:rsidRPr="00D30A7F" w:rsidRDefault="00992ADD" w:rsidP="004972D4">
      <w:pPr>
        <w:rPr>
          <w:rFonts w:ascii="Verdana" w:hAnsi="Verdana"/>
        </w:rPr>
      </w:pPr>
    </w:p>
    <w:p w14:paraId="4B22C938" w14:textId="77777777" w:rsidR="00992ADD" w:rsidRPr="00D30A7F" w:rsidRDefault="00992ADD" w:rsidP="004972D4">
      <w:pPr>
        <w:rPr>
          <w:rFonts w:ascii="Verdana" w:hAnsi="Verdana"/>
        </w:rPr>
      </w:pPr>
    </w:p>
    <w:p w14:paraId="21AD519A" w14:textId="77777777" w:rsidR="00992ADD" w:rsidRPr="00D30A7F" w:rsidRDefault="00992ADD" w:rsidP="00992ADD">
      <w:pPr>
        <w:adjustRightInd w:val="0"/>
        <w:snapToGrid w:val="0"/>
        <w:rPr>
          <w:rFonts w:ascii="Verdana" w:hAnsi="Verdana"/>
          <w:b/>
          <w:bCs/>
          <w:color w:val="00B050"/>
        </w:rPr>
      </w:pPr>
      <w:r w:rsidRPr="00D30A7F">
        <w:rPr>
          <w:rFonts w:ascii="Verdana" w:hAnsi="Verdana"/>
          <w:b/>
          <w:bCs/>
          <w:color w:val="00B050"/>
        </w:rPr>
        <w:t>Comprehension Questions</w:t>
      </w:r>
    </w:p>
    <w:p w14:paraId="1CFD62EC" w14:textId="77777777" w:rsidR="00992ADD" w:rsidRPr="00D30A7F" w:rsidRDefault="00992ADD" w:rsidP="004972D4">
      <w:pPr>
        <w:rPr>
          <w:rFonts w:ascii="Verdana" w:hAnsi="Verdana"/>
        </w:rPr>
      </w:pPr>
    </w:p>
    <w:p w14:paraId="6FA5A43E" w14:textId="77777777" w:rsidR="00992ADD" w:rsidRPr="00F4159A" w:rsidRDefault="00992ADD" w:rsidP="00992ADD">
      <w:pPr>
        <w:pStyle w:val="Prrafodelista"/>
        <w:numPr>
          <w:ilvl w:val="0"/>
          <w:numId w:val="7"/>
        </w:numPr>
        <w:rPr>
          <w:rFonts w:ascii="Verdana" w:hAnsi="Verdana"/>
          <w:b/>
          <w:bCs/>
          <w:rPrChange w:id="409" w:author="Gareth Harding" w:date="2025-07-09T16:33:00Z" w16du:dateUtc="2025-07-09T14:33:00Z">
            <w:rPr>
              <w:rFonts w:ascii="Verdana" w:hAnsi="Verdana"/>
              <w:b/>
              <w:bCs/>
              <w:lang w:val="es-ES"/>
            </w:rPr>
          </w:rPrChange>
        </w:rPr>
      </w:pPr>
      <w:r w:rsidRPr="00F4159A">
        <w:rPr>
          <w:rFonts w:ascii="Verdana" w:hAnsi="Verdana"/>
          <w:b/>
          <w:bCs/>
          <w:rPrChange w:id="410" w:author="Gareth Harding" w:date="2025-07-09T16:33:00Z" w16du:dateUtc="2025-07-09T14:33:00Z">
            <w:rPr>
              <w:rFonts w:ascii="Verdana" w:hAnsi="Verdana"/>
              <w:b/>
              <w:bCs/>
              <w:lang w:val="es-ES"/>
            </w:rPr>
          </w:rPrChange>
        </w:rPr>
        <w:t>Who is going to go to the beach next summer?</w:t>
      </w:r>
    </w:p>
    <w:p w14:paraId="409AD715" w14:textId="1C852ED9" w:rsidR="00992ADD" w:rsidRPr="00992ADD" w:rsidRDefault="00992ADD" w:rsidP="00992ADD">
      <w:pPr>
        <w:rPr>
          <w:rFonts w:ascii="Verdana" w:hAnsi="Verdana"/>
          <w:lang w:val="es-ES"/>
        </w:rPr>
      </w:pPr>
      <w:r w:rsidRPr="00992ADD">
        <w:rPr>
          <w:rFonts w:ascii="Verdana" w:hAnsi="Verdana"/>
          <w:highlight w:val="yellow"/>
          <w:lang w:val="es-ES"/>
        </w:rPr>
        <w:t>Tom</w:t>
      </w:r>
      <w:ins w:id="411" w:author="Gareth Harding" w:date="2025-07-21T13:41:00Z" w16du:dateUtc="2025-07-21T11:41:00Z">
        <w:r w:rsidR="007874A3">
          <w:rPr>
            <w:rFonts w:ascii="Verdana" w:hAnsi="Verdana"/>
            <w:highlight w:val="yellow"/>
            <w:lang w:val="es-ES"/>
          </w:rPr>
          <w:t>m</w:t>
        </w:r>
      </w:ins>
      <w:r w:rsidRPr="00992ADD">
        <w:rPr>
          <w:rFonts w:ascii="Verdana" w:hAnsi="Verdana"/>
          <w:highlight w:val="yellow"/>
          <w:lang w:val="es-ES"/>
        </w:rPr>
        <w:t>y</w:t>
      </w:r>
    </w:p>
    <w:p w14:paraId="0F3A2483" w14:textId="77777777" w:rsidR="00992ADD" w:rsidRPr="00992ADD" w:rsidRDefault="00992ADD" w:rsidP="00992ADD">
      <w:pPr>
        <w:rPr>
          <w:rFonts w:ascii="Verdana" w:hAnsi="Verdana"/>
          <w:lang w:val="es-ES"/>
        </w:rPr>
      </w:pPr>
      <w:r w:rsidRPr="00992ADD">
        <w:rPr>
          <w:rFonts w:ascii="Verdana" w:hAnsi="Verdana"/>
          <w:lang w:val="es-ES"/>
        </w:rPr>
        <w:t>Lily</w:t>
      </w:r>
    </w:p>
    <w:p w14:paraId="00615A72" w14:textId="4218D32E" w:rsidR="00992ADD" w:rsidRDefault="00992ADD" w:rsidP="00992ADD">
      <w:pPr>
        <w:rPr>
          <w:ins w:id="412" w:author="Gareth Harding" w:date="2025-07-10T10:28:00Z" w16du:dateUtc="2025-07-10T08:28:00Z"/>
          <w:rFonts w:ascii="Verdana" w:hAnsi="Verdana"/>
          <w:lang w:val="es-ES"/>
        </w:rPr>
      </w:pPr>
      <w:r w:rsidRPr="00992ADD">
        <w:rPr>
          <w:rFonts w:ascii="Verdana" w:hAnsi="Verdana"/>
          <w:lang w:val="es-ES"/>
        </w:rPr>
        <w:t>Anna</w:t>
      </w:r>
    </w:p>
    <w:p w14:paraId="224784D6" w14:textId="77777777" w:rsidR="004B2BFA" w:rsidRPr="00992ADD" w:rsidRDefault="004B2BFA" w:rsidP="00992ADD">
      <w:pPr>
        <w:rPr>
          <w:rFonts w:ascii="Verdana" w:hAnsi="Verdana"/>
          <w:lang w:val="es-ES"/>
        </w:rPr>
      </w:pPr>
    </w:p>
    <w:p w14:paraId="31D77B1E" w14:textId="33AB2962" w:rsidR="00992ADD" w:rsidRPr="00F4159A" w:rsidRDefault="00992ADD" w:rsidP="00992ADD">
      <w:pPr>
        <w:pStyle w:val="Prrafodelista"/>
        <w:numPr>
          <w:ilvl w:val="0"/>
          <w:numId w:val="7"/>
        </w:numPr>
        <w:rPr>
          <w:rFonts w:ascii="Verdana" w:hAnsi="Verdana"/>
          <w:b/>
          <w:bCs/>
          <w:rPrChange w:id="413" w:author="Gareth Harding" w:date="2025-07-09T16:33:00Z" w16du:dateUtc="2025-07-09T14:33:00Z">
            <w:rPr>
              <w:rFonts w:ascii="Verdana" w:hAnsi="Verdana"/>
              <w:b/>
              <w:bCs/>
              <w:lang w:val="es-ES"/>
            </w:rPr>
          </w:rPrChange>
        </w:rPr>
      </w:pPr>
      <w:r w:rsidRPr="00F4159A">
        <w:rPr>
          <w:rFonts w:ascii="Verdana" w:hAnsi="Verdana"/>
          <w:b/>
          <w:bCs/>
          <w:rPrChange w:id="414" w:author="Gareth Harding" w:date="2025-07-09T16:33:00Z" w16du:dateUtc="2025-07-09T14:33:00Z">
            <w:rPr>
              <w:rFonts w:ascii="Verdana" w:hAnsi="Verdana"/>
              <w:b/>
              <w:bCs/>
              <w:lang w:val="es-ES"/>
            </w:rPr>
          </w:rPrChange>
        </w:rPr>
        <w:t>What will Tom</w:t>
      </w:r>
      <w:ins w:id="415" w:author="Gareth Harding" w:date="2025-07-21T13:41:00Z" w16du:dateUtc="2025-07-21T11:41:00Z">
        <w:r w:rsidR="007874A3">
          <w:rPr>
            <w:rFonts w:ascii="Verdana" w:hAnsi="Verdana"/>
            <w:b/>
            <w:bCs/>
          </w:rPr>
          <w:t>m</w:t>
        </w:r>
      </w:ins>
      <w:r w:rsidRPr="00F4159A">
        <w:rPr>
          <w:rFonts w:ascii="Verdana" w:hAnsi="Verdana"/>
          <w:b/>
          <w:bCs/>
          <w:rPrChange w:id="416" w:author="Gareth Harding" w:date="2025-07-09T16:33:00Z" w16du:dateUtc="2025-07-09T14:33:00Z">
            <w:rPr>
              <w:rFonts w:ascii="Verdana" w:hAnsi="Verdana"/>
              <w:b/>
              <w:bCs/>
              <w:lang w:val="es-ES"/>
            </w:rPr>
          </w:rPrChange>
        </w:rPr>
        <w:t>y do at the beach?</w:t>
      </w:r>
    </w:p>
    <w:p w14:paraId="329AEE1D" w14:textId="77777777" w:rsidR="00992ADD" w:rsidRPr="00F4159A" w:rsidRDefault="00992ADD" w:rsidP="00992ADD">
      <w:pPr>
        <w:rPr>
          <w:rFonts w:ascii="Verdana" w:hAnsi="Verdana"/>
          <w:rPrChange w:id="417" w:author="Gareth Harding" w:date="2025-07-09T16:33:00Z" w16du:dateUtc="2025-07-09T14:33:00Z">
            <w:rPr>
              <w:rFonts w:ascii="Verdana" w:hAnsi="Verdana"/>
              <w:lang w:val="es-ES"/>
            </w:rPr>
          </w:rPrChange>
        </w:rPr>
      </w:pPr>
      <w:r w:rsidRPr="00F4159A">
        <w:rPr>
          <w:rFonts w:ascii="Verdana" w:hAnsi="Verdana"/>
          <w:highlight w:val="yellow"/>
          <w:rPrChange w:id="418" w:author="Gareth Harding" w:date="2025-07-09T16:33:00Z" w16du:dateUtc="2025-07-09T14:33:00Z">
            <w:rPr>
              <w:rFonts w:ascii="Verdana" w:hAnsi="Verdana"/>
              <w:highlight w:val="yellow"/>
              <w:lang w:val="es-ES"/>
            </w:rPr>
          </w:rPrChange>
        </w:rPr>
        <w:t>Build sandcastles and swim</w:t>
      </w:r>
    </w:p>
    <w:p w14:paraId="7CADA9F2" w14:textId="77777777" w:rsidR="00992ADD" w:rsidRPr="00F4159A" w:rsidRDefault="00992ADD" w:rsidP="00992ADD">
      <w:pPr>
        <w:rPr>
          <w:rFonts w:ascii="Verdana" w:hAnsi="Verdana"/>
          <w:rPrChange w:id="419" w:author="Gareth Harding" w:date="2025-07-09T16:33:00Z" w16du:dateUtc="2025-07-09T14:33:00Z">
            <w:rPr>
              <w:rFonts w:ascii="Verdana" w:hAnsi="Verdana"/>
              <w:lang w:val="es-ES"/>
            </w:rPr>
          </w:rPrChange>
        </w:rPr>
      </w:pPr>
      <w:r w:rsidRPr="00F4159A">
        <w:rPr>
          <w:rFonts w:ascii="Verdana" w:hAnsi="Verdana"/>
          <w:rPrChange w:id="420" w:author="Gareth Harding" w:date="2025-07-09T16:33:00Z" w16du:dateUtc="2025-07-09T14:33:00Z">
            <w:rPr>
              <w:rFonts w:ascii="Verdana" w:hAnsi="Verdana"/>
              <w:lang w:val="es-ES"/>
            </w:rPr>
          </w:rPrChange>
        </w:rPr>
        <w:t>Watch a film</w:t>
      </w:r>
    </w:p>
    <w:p w14:paraId="7AE35006" w14:textId="1041A9B9" w:rsidR="00992ADD" w:rsidRDefault="00992ADD" w:rsidP="00992ADD">
      <w:pPr>
        <w:rPr>
          <w:ins w:id="421" w:author="Gareth Harding" w:date="2025-07-10T10:28:00Z" w16du:dateUtc="2025-07-10T08:28:00Z"/>
          <w:rFonts w:ascii="Verdana" w:hAnsi="Verdana"/>
          <w:lang w:val="es-ES"/>
        </w:rPr>
      </w:pPr>
      <w:proofErr w:type="spellStart"/>
      <w:r w:rsidRPr="00992ADD">
        <w:rPr>
          <w:rFonts w:ascii="Verdana" w:hAnsi="Verdana"/>
          <w:lang w:val="es-ES"/>
        </w:rPr>
        <w:t>Visit</w:t>
      </w:r>
      <w:proofErr w:type="spellEnd"/>
      <w:r w:rsidRPr="00992ADD">
        <w:rPr>
          <w:rFonts w:ascii="Verdana" w:hAnsi="Verdana"/>
          <w:lang w:val="es-ES"/>
        </w:rPr>
        <w:t xml:space="preserve"> </w:t>
      </w:r>
      <w:proofErr w:type="spellStart"/>
      <w:r w:rsidRPr="00992ADD">
        <w:rPr>
          <w:rFonts w:ascii="Verdana" w:hAnsi="Verdana"/>
          <w:lang w:val="es-ES"/>
        </w:rPr>
        <w:t>his</w:t>
      </w:r>
      <w:proofErr w:type="spellEnd"/>
      <w:r w:rsidRPr="00992ADD">
        <w:rPr>
          <w:rFonts w:ascii="Verdana" w:hAnsi="Verdana"/>
          <w:lang w:val="es-ES"/>
        </w:rPr>
        <w:t xml:space="preserve"> </w:t>
      </w:r>
      <w:proofErr w:type="spellStart"/>
      <w:r w:rsidRPr="00992ADD">
        <w:rPr>
          <w:rFonts w:ascii="Verdana" w:hAnsi="Verdana"/>
          <w:lang w:val="es-ES"/>
        </w:rPr>
        <w:t>cousin</w:t>
      </w:r>
      <w:proofErr w:type="spellEnd"/>
    </w:p>
    <w:p w14:paraId="405C388D" w14:textId="77777777" w:rsidR="004B2BFA" w:rsidRPr="00992ADD" w:rsidRDefault="004B2BFA" w:rsidP="00992ADD">
      <w:pPr>
        <w:rPr>
          <w:rFonts w:ascii="Verdana" w:hAnsi="Verdana"/>
          <w:lang w:val="es-ES"/>
        </w:rPr>
      </w:pPr>
    </w:p>
    <w:p w14:paraId="7D81F99A" w14:textId="5D7E09DF" w:rsidR="00992ADD" w:rsidRPr="00F4159A" w:rsidRDefault="00992ADD" w:rsidP="00992ADD">
      <w:pPr>
        <w:pStyle w:val="Prrafodelista"/>
        <w:numPr>
          <w:ilvl w:val="0"/>
          <w:numId w:val="7"/>
        </w:numPr>
        <w:rPr>
          <w:rFonts w:ascii="Verdana" w:hAnsi="Verdana"/>
          <w:b/>
          <w:bCs/>
          <w:rPrChange w:id="422" w:author="Gareth Harding" w:date="2025-07-09T16:33:00Z" w16du:dateUtc="2025-07-09T14:33:00Z">
            <w:rPr>
              <w:rFonts w:ascii="Verdana" w:hAnsi="Verdana"/>
              <w:b/>
              <w:bCs/>
              <w:lang w:val="es-ES"/>
            </w:rPr>
          </w:rPrChange>
        </w:rPr>
      </w:pPr>
      <w:r w:rsidRPr="00F4159A">
        <w:rPr>
          <w:rFonts w:ascii="Verdana" w:hAnsi="Verdana"/>
          <w:b/>
          <w:bCs/>
          <w:rPrChange w:id="423" w:author="Gareth Harding" w:date="2025-07-09T16:33:00Z" w16du:dateUtc="2025-07-09T14:33:00Z">
            <w:rPr>
              <w:rFonts w:ascii="Verdana" w:hAnsi="Verdana"/>
              <w:b/>
              <w:bCs/>
              <w:lang w:val="es-ES"/>
            </w:rPr>
          </w:rPrChange>
        </w:rPr>
        <w:t>Lily will visit her cousin in London.</w:t>
      </w:r>
    </w:p>
    <w:p w14:paraId="7E5179B5" w14:textId="77777777" w:rsidR="00992ADD" w:rsidRPr="00992ADD" w:rsidRDefault="00992ADD" w:rsidP="00992ADD">
      <w:pPr>
        <w:rPr>
          <w:rFonts w:ascii="Verdana" w:hAnsi="Verdana"/>
          <w:lang w:val="es-ES"/>
        </w:rPr>
      </w:pPr>
      <w:r w:rsidRPr="00992ADD">
        <w:rPr>
          <w:rFonts w:ascii="Verdana" w:hAnsi="Verdana"/>
          <w:highlight w:val="yellow"/>
          <w:lang w:val="es-ES"/>
        </w:rPr>
        <w:t>True</w:t>
      </w:r>
    </w:p>
    <w:p w14:paraId="16B72332" w14:textId="77777777" w:rsidR="00992ADD" w:rsidRPr="00992ADD" w:rsidRDefault="00992ADD" w:rsidP="00992ADD">
      <w:pPr>
        <w:rPr>
          <w:rFonts w:ascii="Verdana" w:hAnsi="Verdana"/>
          <w:lang w:val="es-ES"/>
        </w:rPr>
      </w:pPr>
      <w:r w:rsidRPr="00992ADD">
        <w:rPr>
          <w:rFonts w:ascii="Verdana" w:hAnsi="Verdana"/>
          <w:lang w:val="es-ES"/>
        </w:rPr>
        <w:t>False</w:t>
      </w:r>
    </w:p>
    <w:p w14:paraId="1A1D5956" w14:textId="4D6A75A9" w:rsidR="00992ADD" w:rsidRDefault="00992ADD" w:rsidP="00992ADD">
      <w:pPr>
        <w:rPr>
          <w:ins w:id="424" w:author="Gareth Harding" w:date="2025-07-10T10:28:00Z" w16du:dateUtc="2025-07-10T08:28:00Z"/>
          <w:rFonts w:ascii="Verdana" w:hAnsi="Verdana"/>
          <w:lang w:val="es-ES"/>
        </w:rPr>
      </w:pPr>
      <w:proofErr w:type="spellStart"/>
      <w:r w:rsidRPr="00992ADD">
        <w:rPr>
          <w:rFonts w:ascii="Verdana" w:hAnsi="Verdana"/>
          <w:lang w:val="es-ES"/>
        </w:rPr>
        <w:t>Maybe</w:t>
      </w:r>
      <w:proofErr w:type="spellEnd"/>
    </w:p>
    <w:p w14:paraId="7520BBFC" w14:textId="77777777" w:rsidR="004B2BFA" w:rsidRPr="00992ADD" w:rsidRDefault="004B2BFA" w:rsidP="00992ADD">
      <w:pPr>
        <w:rPr>
          <w:rFonts w:ascii="Verdana" w:hAnsi="Verdana"/>
          <w:lang w:val="es-ES"/>
        </w:rPr>
      </w:pPr>
    </w:p>
    <w:p w14:paraId="72F8FCCC" w14:textId="5A169241" w:rsidR="00992ADD" w:rsidRPr="00F4159A" w:rsidRDefault="00992ADD" w:rsidP="00992ADD">
      <w:pPr>
        <w:pStyle w:val="Prrafodelista"/>
        <w:numPr>
          <w:ilvl w:val="0"/>
          <w:numId w:val="7"/>
        </w:numPr>
        <w:rPr>
          <w:rFonts w:ascii="Verdana" w:hAnsi="Verdana"/>
          <w:b/>
          <w:bCs/>
          <w:rPrChange w:id="425" w:author="Gareth Harding" w:date="2025-07-09T16:33:00Z" w16du:dateUtc="2025-07-09T14:33:00Z">
            <w:rPr>
              <w:rFonts w:ascii="Verdana" w:hAnsi="Verdana"/>
              <w:b/>
              <w:bCs/>
              <w:lang w:val="es-ES"/>
            </w:rPr>
          </w:rPrChange>
        </w:rPr>
      </w:pPr>
      <w:r w:rsidRPr="00F4159A">
        <w:rPr>
          <w:rFonts w:ascii="Verdana" w:hAnsi="Verdana"/>
          <w:b/>
          <w:bCs/>
          <w:rPrChange w:id="426" w:author="Gareth Harding" w:date="2025-07-09T16:33:00Z" w16du:dateUtc="2025-07-09T14:33:00Z">
            <w:rPr>
              <w:rFonts w:ascii="Verdana" w:hAnsi="Verdana"/>
              <w:b/>
              <w:bCs/>
              <w:lang w:val="es-ES"/>
            </w:rPr>
          </w:rPrChange>
        </w:rPr>
        <w:t>What is Tom</w:t>
      </w:r>
      <w:ins w:id="427" w:author="Gareth Harding" w:date="2025-07-21T13:41:00Z" w16du:dateUtc="2025-07-21T11:41:00Z">
        <w:r w:rsidR="007874A3">
          <w:rPr>
            <w:rFonts w:ascii="Verdana" w:hAnsi="Verdana"/>
            <w:b/>
            <w:bCs/>
          </w:rPr>
          <w:t>m</w:t>
        </w:r>
      </w:ins>
      <w:r w:rsidRPr="00F4159A">
        <w:rPr>
          <w:rFonts w:ascii="Verdana" w:hAnsi="Verdana"/>
          <w:b/>
          <w:bCs/>
          <w:rPrChange w:id="428" w:author="Gareth Harding" w:date="2025-07-09T16:33:00Z" w16du:dateUtc="2025-07-09T14:33:00Z">
            <w:rPr>
              <w:rFonts w:ascii="Verdana" w:hAnsi="Verdana"/>
              <w:b/>
              <w:bCs/>
              <w:lang w:val="es-ES"/>
            </w:rPr>
          </w:rPrChange>
        </w:rPr>
        <w:t>y going to try to learn?</w:t>
      </w:r>
    </w:p>
    <w:p w14:paraId="55072607" w14:textId="77777777" w:rsidR="00992ADD" w:rsidRPr="00992ADD" w:rsidRDefault="00992ADD" w:rsidP="00992ADD">
      <w:pPr>
        <w:rPr>
          <w:rFonts w:ascii="Verdana" w:hAnsi="Verdana"/>
          <w:lang w:val="es-ES"/>
        </w:rPr>
      </w:pPr>
      <w:proofErr w:type="spellStart"/>
      <w:r w:rsidRPr="00992ADD">
        <w:rPr>
          <w:rFonts w:ascii="Verdana" w:hAnsi="Verdana"/>
          <w:highlight w:val="yellow"/>
          <w:lang w:val="es-ES"/>
        </w:rPr>
        <w:t>Surfing</w:t>
      </w:r>
      <w:proofErr w:type="spellEnd"/>
    </w:p>
    <w:p w14:paraId="0E4AC76B" w14:textId="77777777" w:rsidR="00992ADD" w:rsidRPr="00992ADD" w:rsidRDefault="00992ADD" w:rsidP="00992ADD">
      <w:pPr>
        <w:rPr>
          <w:rFonts w:ascii="Verdana" w:hAnsi="Verdana"/>
          <w:lang w:val="es-ES"/>
        </w:rPr>
      </w:pPr>
      <w:proofErr w:type="spellStart"/>
      <w:r w:rsidRPr="00992ADD">
        <w:rPr>
          <w:rFonts w:ascii="Verdana" w:hAnsi="Verdana"/>
          <w:lang w:val="es-ES"/>
        </w:rPr>
        <w:t>Dancing</w:t>
      </w:r>
      <w:proofErr w:type="spellEnd"/>
    </w:p>
    <w:p w14:paraId="1EA3980D" w14:textId="28FDC4F8" w:rsidR="00992ADD" w:rsidRDefault="00992ADD" w:rsidP="00992ADD">
      <w:pPr>
        <w:rPr>
          <w:ins w:id="429" w:author="Gareth Harding" w:date="2025-07-10T10:28:00Z" w16du:dateUtc="2025-07-10T08:28:00Z"/>
          <w:rFonts w:ascii="Verdana" w:hAnsi="Verdana"/>
          <w:lang w:val="es-ES"/>
        </w:rPr>
      </w:pPr>
      <w:proofErr w:type="spellStart"/>
      <w:r w:rsidRPr="00992ADD">
        <w:rPr>
          <w:rFonts w:ascii="Verdana" w:hAnsi="Verdana"/>
          <w:lang w:val="es-ES"/>
        </w:rPr>
        <w:t>Cooking</w:t>
      </w:r>
      <w:proofErr w:type="spellEnd"/>
    </w:p>
    <w:p w14:paraId="3C289458" w14:textId="77777777" w:rsidR="004B2BFA" w:rsidRPr="00992ADD" w:rsidRDefault="004B2BFA" w:rsidP="00992ADD">
      <w:pPr>
        <w:rPr>
          <w:rFonts w:ascii="Verdana" w:hAnsi="Verdana"/>
          <w:lang w:val="es-ES"/>
        </w:rPr>
      </w:pPr>
    </w:p>
    <w:p w14:paraId="050CE505" w14:textId="77777777" w:rsidR="00992ADD" w:rsidRPr="00F4159A" w:rsidRDefault="00992ADD" w:rsidP="00992ADD">
      <w:pPr>
        <w:pStyle w:val="Prrafodelista"/>
        <w:numPr>
          <w:ilvl w:val="0"/>
          <w:numId w:val="7"/>
        </w:numPr>
        <w:rPr>
          <w:rFonts w:ascii="Verdana" w:hAnsi="Verdana"/>
          <w:b/>
          <w:bCs/>
          <w:rPrChange w:id="430" w:author="Gareth Harding" w:date="2025-07-09T16:33:00Z" w16du:dateUtc="2025-07-09T14:33:00Z">
            <w:rPr>
              <w:rFonts w:ascii="Verdana" w:hAnsi="Verdana"/>
              <w:b/>
              <w:bCs/>
              <w:lang w:val="es-ES"/>
            </w:rPr>
          </w:rPrChange>
        </w:rPr>
      </w:pPr>
      <w:r w:rsidRPr="00F4159A">
        <w:rPr>
          <w:rFonts w:ascii="Verdana" w:hAnsi="Verdana"/>
          <w:b/>
          <w:bCs/>
          <w:rPrChange w:id="431" w:author="Gareth Harding" w:date="2025-07-09T16:33:00Z" w16du:dateUtc="2025-07-09T14:33:00Z">
            <w:rPr>
              <w:rFonts w:ascii="Verdana" w:hAnsi="Verdana"/>
              <w:b/>
              <w:bCs/>
              <w:lang w:val="es-ES"/>
            </w:rPr>
          </w:rPrChange>
        </w:rPr>
        <w:t>How often is Lily going to practice her English?</w:t>
      </w:r>
    </w:p>
    <w:p w14:paraId="5ABAB06E" w14:textId="77777777" w:rsidR="00992ADD" w:rsidRPr="00F4159A" w:rsidRDefault="00992ADD" w:rsidP="00992ADD">
      <w:pPr>
        <w:rPr>
          <w:rFonts w:ascii="Verdana" w:hAnsi="Verdana"/>
          <w:rPrChange w:id="432" w:author="Gareth Harding" w:date="2025-07-09T16:33:00Z" w16du:dateUtc="2025-07-09T14:33:00Z">
            <w:rPr>
              <w:rFonts w:ascii="Verdana" w:hAnsi="Verdana"/>
              <w:lang w:val="es-ES"/>
            </w:rPr>
          </w:rPrChange>
        </w:rPr>
      </w:pPr>
      <w:r w:rsidRPr="00F4159A">
        <w:rPr>
          <w:rFonts w:ascii="Verdana" w:hAnsi="Verdana"/>
          <w:highlight w:val="yellow"/>
          <w:rPrChange w:id="433" w:author="Gareth Harding" w:date="2025-07-09T16:33:00Z" w16du:dateUtc="2025-07-09T14:33:00Z">
            <w:rPr>
              <w:rFonts w:ascii="Verdana" w:hAnsi="Verdana"/>
              <w:highlight w:val="yellow"/>
              <w:lang w:val="es-ES"/>
            </w:rPr>
          </w:rPrChange>
        </w:rPr>
        <w:t>Every day</w:t>
      </w:r>
    </w:p>
    <w:p w14:paraId="470F4DF8" w14:textId="77777777" w:rsidR="00992ADD" w:rsidRPr="00F4159A" w:rsidRDefault="00992ADD" w:rsidP="00992ADD">
      <w:pPr>
        <w:rPr>
          <w:rFonts w:ascii="Verdana" w:hAnsi="Verdana"/>
          <w:rPrChange w:id="434" w:author="Gareth Harding" w:date="2025-07-09T16:33:00Z" w16du:dateUtc="2025-07-09T14:33:00Z">
            <w:rPr>
              <w:rFonts w:ascii="Verdana" w:hAnsi="Verdana"/>
              <w:lang w:val="es-ES"/>
            </w:rPr>
          </w:rPrChange>
        </w:rPr>
      </w:pPr>
      <w:r w:rsidRPr="00F4159A">
        <w:rPr>
          <w:rFonts w:ascii="Verdana" w:hAnsi="Verdana"/>
          <w:rPrChange w:id="435" w:author="Gareth Harding" w:date="2025-07-09T16:33:00Z" w16du:dateUtc="2025-07-09T14:33:00Z">
            <w:rPr>
              <w:rFonts w:ascii="Verdana" w:hAnsi="Verdana"/>
              <w:lang w:val="es-ES"/>
            </w:rPr>
          </w:rPrChange>
        </w:rPr>
        <w:t>Once a week</w:t>
      </w:r>
    </w:p>
    <w:p w14:paraId="7048C9E9" w14:textId="672246AA" w:rsidR="00992ADD" w:rsidRDefault="00992ADD" w:rsidP="00992ADD">
      <w:pPr>
        <w:rPr>
          <w:ins w:id="436" w:author="Gareth Harding" w:date="2025-07-10T10:28:00Z" w16du:dateUtc="2025-07-10T08:28:00Z"/>
          <w:rFonts w:ascii="Verdana" w:hAnsi="Verdana"/>
        </w:rPr>
      </w:pPr>
      <w:r w:rsidRPr="00F4159A">
        <w:rPr>
          <w:rFonts w:ascii="Verdana" w:hAnsi="Verdana"/>
          <w:rPrChange w:id="437" w:author="Gareth Harding" w:date="2025-07-09T16:33:00Z" w16du:dateUtc="2025-07-09T14:33:00Z">
            <w:rPr>
              <w:rFonts w:ascii="Verdana" w:hAnsi="Verdana"/>
              <w:lang w:val="es-ES"/>
            </w:rPr>
          </w:rPrChange>
        </w:rPr>
        <w:t>Never</w:t>
      </w:r>
    </w:p>
    <w:p w14:paraId="54EE75DD" w14:textId="77777777" w:rsidR="004B2BFA" w:rsidRPr="00F4159A" w:rsidRDefault="004B2BFA" w:rsidP="00992ADD">
      <w:pPr>
        <w:rPr>
          <w:rFonts w:ascii="Verdana" w:hAnsi="Verdana"/>
          <w:rPrChange w:id="438" w:author="Gareth Harding" w:date="2025-07-09T16:33:00Z" w16du:dateUtc="2025-07-09T14:33:00Z">
            <w:rPr>
              <w:rFonts w:ascii="Verdana" w:hAnsi="Verdana"/>
              <w:lang w:val="es-ES"/>
            </w:rPr>
          </w:rPrChange>
        </w:rPr>
      </w:pPr>
    </w:p>
    <w:p w14:paraId="3376E6B5" w14:textId="4B8AF129" w:rsidR="00992ADD" w:rsidRPr="00F4159A" w:rsidRDefault="00992ADD" w:rsidP="00992ADD">
      <w:pPr>
        <w:pStyle w:val="Prrafodelista"/>
        <w:numPr>
          <w:ilvl w:val="0"/>
          <w:numId w:val="7"/>
        </w:numPr>
        <w:rPr>
          <w:rFonts w:ascii="Verdana" w:hAnsi="Verdana"/>
          <w:b/>
          <w:bCs/>
          <w:rPrChange w:id="439" w:author="Gareth Harding" w:date="2025-07-09T16:33:00Z" w16du:dateUtc="2025-07-09T14:33:00Z">
            <w:rPr>
              <w:rFonts w:ascii="Verdana" w:hAnsi="Verdana"/>
              <w:b/>
              <w:bCs/>
              <w:lang w:val="es-ES"/>
            </w:rPr>
          </w:rPrChange>
        </w:rPr>
      </w:pPr>
      <w:r w:rsidRPr="00F4159A">
        <w:rPr>
          <w:rFonts w:ascii="Verdana" w:hAnsi="Verdana"/>
          <w:b/>
          <w:bCs/>
          <w:rPrChange w:id="440" w:author="Gareth Harding" w:date="2025-07-09T16:33:00Z" w16du:dateUtc="2025-07-09T14:33:00Z">
            <w:rPr>
              <w:rFonts w:ascii="Verdana" w:hAnsi="Verdana"/>
              <w:b/>
              <w:bCs/>
              <w:lang w:val="es-ES"/>
            </w:rPr>
          </w:rPrChange>
        </w:rPr>
        <w:t>What will Tom</w:t>
      </w:r>
      <w:ins w:id="441" w:author="Gareth Harding" w:date="2025-07-21T13:41:00Z" w16du:dateUtc="2025-07-21T11:41:00Z">
        <w:r w:rsidR="007874A3">
          <w:rPr>
            <w:rFonts w:ascii="Verdana" w:hAnsi="Verdana"/>
            <w:b/>
            <w:bCs/>
          </w:rPr>
          <w:t>m</w:t>
        </w:r>
      </w:ins>
      <w:r w:rsidRPr="00F4159A">
        <w:rPr>
          <w:rFonts w:ascii="Verdana" w:hAnsi="Verdana"/>
          <w:b/>
          <w:bCs/>
          <w:rPrChange w:id="442" w:author="Gareth Harding" w:date="2025-07-09T16:33:00Z" w16du:dateUtc="2025-07-09T14:33:00Z">
            <w:rPr>
              <w:rFonts w:ascii="Verdana" w:hAnsi="Verdana"/>
              <w:b/>
              <w:bCs/>
              <w:lang w:val="es-ES"/>
            </w:rPr>
          </w:rPrChange>
        </w:rPr>
        <w:t>y and Lily do after her trip?</w:t>
      </w:r>
    </w:p>
    <w:p w14:paraId="737D795B" w14:textId="77777777" w:rsidR="00992ADD" w:rsidRPr="00F4159A" w:rsidRDefault="00992ADD" w:rsidP="00992ADD">
      <w:pPr>
        <w:rPr>
          <w:rFonts w:ascii="Verdana" w:hAnsi="Verdana"/>
          <w:rPrChange w:id="443" w:author="Gareth Harding" w:date="2025-07-09T16:33:00Z" w16du:dateUtc="2025-07-09T14:33:00Z">
            <w:rPr>
              <w:rFonts w:ascii="Verdana" w:hAnsi="Verdana"/>
              <w:lang w:val="es-ES"/>
            </w:rPr>
          </w:rPrChange>
        </w:rPr>
      </w:pPr>
      <w:r w:rsidRPr="00F4159A">
        <w:rPr>
          <w:rFonts w:ascii="Verdana" w:hAnsi="Verdana"/>
          <w:highlight w:val="yellow"/>
          <w:rPrChange w:id="444" w:author="Gareth Harding" w:date="2025-07-09T16:33:00Z" w16du:dateUtc="2025-07-09T14:33:00Z">
            <w:rPr>
              <w:rFonts w:ascii="Verdana" w:hAnsi="Verdana"/>
              <w:highlight w:val="yellow"/>
              <w:lang w:val="es-ES"/>
            </w:rPr>
          </w:rPrChange>
        </w:rPr>
        <w:t>Tell each other stories</w:t>
      </w:r>
    </w:p>
    <w:p w14:paraId="2FA57C77" w14:textId="77777777" w:rsidR="00992ADD" w:rsidRPr="00F4159A" w:rsidRDefault="00992ADD" w:rsidP="00992ADD">
      <w:pPr>
        <w:rPr>
          <w:rFonts w:ascii="Verdana" w:hAnsi="Verdana"/>
          <w:rPrChange w:id="445" w:author="Gareth Harding" w:date="2025-07-09T16:33:00Z" w16du:dateUtc="2025-07-09T14:33:00Z">
            <w:rPr>
              <w:rFonts w:ascii="Verdana" w:hAnsi="Verdana"/>
              <w:lang w:val="es-ES"/>
            </w:rPr>
          </w:rPrChange>
        </w:rPr>
      </w:pPr>
      <w:r w:rsidRPr="00F4159A">
        <w:rPr>
          <w:rFonts w:ascii="Verdana" w:hAnsi="Verdana"/>
          <w:rPrChange w:id="446" w:author="Gareth Harding" w:date="2025-07-09T16:33:00Z" w16du:dateUtc="2025-07-09T14:33:00Z">
            <w:rPr>
              <w:rFonts w:ascii="Verdana" w:hAnsi="Verdana"/>
              <w:lang w:val="es-ES"/>
            </w:rPr>
          </w:rPrChange>
        </w:rPr>
        <w:t>Go shopping</w:t>
      </w:r>
    </w:p>
    <w:p w14:paraId="19341B0C" w14:textId="05213CB3" w:rsidR="00992ADD" w:rsidRPr="00992ADD" w:rsidRDefault="00992ADD" w:rsidP="00992ADD">
      <w:pPr>
        <w:rPr>
          <w:rFonts w:ascii="Verdana" w:hAnsi="Verdana"/>
          <w:lang w:val="es-ES"/>
        </w:rPr>
      </w:pPr>
      <w:proofErr w:type="spellStart"/>
      <w:r w:rsidRPr="00992ADD">
        <w:rPr>
          <w:rFonts w:ascii="Verdana" w:hAnsi="Verdana"/>
          <w:lang w:val="es-ES"/>
        </w:rPr>
        <w:t>Go</w:t>
      </w:r>
      <w:proofErr w:type="spellEnd"/>
      <w:r w:rsidRPr="00992ADD">
        <w:rPr>
          <w:rFonts w:ascii="Verdana" w:hAnsi="Verdana"/>
          <w:lang w:val="es-ES"/>
        </w:rPr>
        <w:t xml:space="preserve"> </w:t>
      </w:r>
      <w:proofErr w:type="spellStart"/>
      <w:r w:rsidRPr="00992ADD">
        <w:rPr>
          <w:rFonts w:ascii="Verdana" w:hAnsi="Verdana"/>
          <w:lang w:val="es-ES"/>
        </w:rPr>
        <w:t>to</w:t>
      </w:r>
      <w:proofErr w:type="spellEnd"/>
      <w:r w:rsidRPr="00992ADD">
        <w:rPr>
          <w:rFonts w:ascii="Verdana" w:hAnsi="Verdana"/>
          <w:lang w:val="es-ES"/>
        </w:rPr>
        <w:t xml:space="preserve"> </w:t>
      </w:r>
      <w:proofErr w:type="spellStart"/>
      <w:r w:rsidRPr="00992ADD">
        <w:rPr>
          <w:rFonts w:ascii="Verdana" w:hAnsi="Verdana"/>
          <w:lang w:val="es-ES"/>
        </w:rPr>
        <w:t>the</w:t>
      </w:r>
      <w:proofErr w:type="spellEnd"/>
      <w:r w:rsidRPr="00992ADD">
        <w:rPr>
          <w:rFonts w:ascii="Verdana" w:hAnsi="Verdana"/>
          <w:lang w:val="es-ES"/>
        </w:rPr>
        <w:t xml:space="preserve"> cinema</w:t>
      </w:r>
    </w:p>
    <w:p w14:paraId="339AF023" w14:textId="77777777" w:rsidR="00992ADD" w:rsidRPr="00D30A7F" w:rsidRDefault="00992ADD" w:rsidP="00992ADD">
      <w:pPr>
        <w:rPr>
          <w:rFonts w:ascii="Verdana" w:hAnsi="Verdana"/>
        </w:rPr>
      </w:pPr>
    </w:p>
    <w:p w14:paraId="7DB9D0A7" w14:textId="77777777" w:rsidR="00992ADD" w:rsidRDefault="00992ADD" w:rsidP="00992ADD">
      <w:pPr>
        <w:rPr>
          <w:rFonts w:ascii="Verdana" w:hAnsi="Verdana"/>
          <w:lang w:val="es-ES"/>
        </w:rPr>
      </w:pPr>
    </w:p>
    <w:p w14:paraId="561AD180" w14:textId="77777777" w:rsidR="009F3A42" w:rsidRPr="00992ADD" w:rsidRDefault="009F3A42" w:rsidP="00992ADD">
      <w:pPr>
        <w:rPr>
          <w:rFonts w:ascii="Verdana" w:hAnsi="Verdana"/>
          <w:lang w:val="es-ES"/>
        </w:rPr>
      </w:pPr>
    </w:p>
    <w:p w14:paraId="15106B91" w14:textId="77777777" w:rsidR="00992ADD" w:rsidRPr="00992ADD" w:rsidRDefault="00992ADD" w:rsidP="00992ADD">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992ADD">
        <w:rPr>
          <w:rFonts w:ascii="Verdana" w:eastAsia="Times New Roman" w:hAnsi="Verdana" w:cs="Times New Roman"/>
          <w:b/>
          <w:bCs/>
          <w:color w:val="215E99" w:themeColor="text2" w:themeTint="BF"/>
          <w:kern w:val="0"/>
          <w:lang w:eastAsia="es-ES_tradnl"/>
          <w14:ligatures w14:val="none"/>
        </w:rPr>
        <w:t>Mia and Jack Talk About School</w:t>
      </w:r>
    </w:p>
    <w:p w14:paraId="31FB5C5D" w14:textId="77777777" w:rsidR="00992ADD" w:rsidRPr="00F4159A" w:rsidRDefault="00992ADD" w:rsidP="00992ADD">
      <w:pPr>
        <w:rPr>
          <w:rFonts w:ascii="Verdana" w:hAnsi="Verdana"/>
          <w:rPrChange w:id="447" w:author="Gareth Harding" w:date="2025-07-09T16:33:00Z" w16du:dateUtc="2025-07-09T14:33:00Z">
            <w:rPr>
              <w:rFonts w:ascii="Verdana" w:hAnsi="Verdana"/>
              <w:lang w:val="es-ES"/>
            </w:rPr>
          </w:rPrChange>
        </w:rPr>
      </w:pPr>
    </w:p>
    <w:p w14:paraId="13132897" w14:textId="77777777" w:rsidR="00992ADD" w:rsidRPr="00F4159A" w:rsidRDefault="00992ADD" w:rsidP="00992ADD">
      <w:pPr>
        <w:rPr>
          <w:rFonts w:ascii="Verdana" w:hAnsi="Verdana"/>
          <w:rPrChange w:id="448" w:author="Gareth Harding" w:date="2025-07-09T16:33:00Z" w16du:dateUtc="2025-07-09T14:33:00Z">
            <w:rPr>
              <w:rFonts w:ascii="Verdana" w:hAnsi="Verdana"/>
              <w:lang w:val="es-ES"/>
            </w:rPr>
          </w:rPrChange>
        </w:rPr>
      </w:pPr>
      <w:r w:rsidRPr="00F4159A">
        <w:rPr>
          <w:rFonts w:ascii="Verdana" w:hAnsi="Verdana"/>
          <w:b/>
          <w:bCs/>
          <w:rPrChange w:id="449" w:author="Gareth Harding" w:date="2025-07-09T16:33:00Z" w16du:dateUtc="2025-07-09T14:33:00Z">
            <w:rPr>
              <w:rFonts w:ascii="Verdana" w:hAnsi="Verdana"/>
              <w:b/>
              <w:bCs/>
              <w:lang w:val="es-ES"/>
            </w:rPr>
          </w:rPrChange>
        </w:rPr>
        <w:t>Mia</w:t>
      </w:r>
      <w:r w:rsidRPr="00F4159A">
        <w:rPr>
          <w:rFonts w:ascii="Verdana" w:hAnsi="Verdana"/>
          <w:rPrChange w:id="450" w:author="Gareth Harding" w:date="2025-07-09T16:33:00Z" w16du:dateUtc="2025-07-09T14:33:00Z">
            <w:rPr>
              <w:rFonts w:ascii="Verdana" w:hAnsi="Verdana"/>
              <w:lang w:val="es-ES"/>
            </w:rPr>
          </w:rPrChange>
        </w:rPr>
        <w:t>: Will I have a lot of homework next year?</w:t>
      </w:r>
    </w:p>
    <w:p w14:paraId="6108E34C" w14:textId="77777777" w:rsidR="00992ADD" w:rsidRPr="00F4159A" w:rsidRDefault="00992ADD" w:rsidP="00992ADD">
      <w:pPr>
        <w:rPr>
          <w:rFonts w:ascii="Verdana" w:hAnsi="Verdana"/>
          <w:rPrChange w:id="451" w:author="Gareth Harding" w:date="2025-07-09T16:33:00Z" w16du:dateUtc="2025-07-09T14:33:00Z">
            <w:rPr>
              <w:rFonts w:ascii="Verdana" w:hAnsi="Verdana"/>
              <w:lang w:val="es-ES"/>
            </w:rPr>
          </w:rPrChange>
        </w:rPr>
      </w:pPr>
      <w:r w:rsidRPr="00F4159A">
        <w:rPr>
          <w:rFonts w:ascii="Verdana" w:hAnsi="Verdana"/>
          <w:b/>
          <w:bCs/>
          <w:rPrChange w:id="452" w:author="Gareth Harding" w:date="2025-07-09T16:33:00Z" w16du:dateUtc="2025-07-09T14:33:00Z">
            <w:rPr>
              <w:rFonts w:ascii="Verdana" w:hAnsi="Verdana"/>
              <w:b/>
              <w:bCs/>
              <w:lang w:val="es-ES"/>
            </w:rPr>
          </w:rPrChange>
        </w:rPr>
        <w:t>Jack</w:t>
      </w:r>
      <w:r w:rsidRPr="00F4159A">
        <w:rPr>
          <w:rFonts w:ascii="Verdana" w:hAnsi="Verdana"/>
          <w:rPrChange w:id="453" w:author="Gareth Harding" w:date="2025-07-09T16:33:00Z" w16du:dateUtc="2025-07-09T14:33:00Z">
            <w:rPr>
              <w:rFonts w:ascii="Verdana" w:hAnsi="Verdana"/>
              <w:lang w:val="es-ES"/>
            </w:rPr>
          </w:rPrChange>
        </w:rPr>
        <w:t>: No, you won’t have too much homework, but you will study new subjects.</w:t>
      </w:r>
    </w:p>
    <w:p w14:paraId="2D04CE86" w14:textId="77777777" w:rsidR="00992ADD" w:rsidRPr="00F4159A" w:rsidRDefault="00992ADD" w:rsidP="00992ADD">
      <w:pPr>
        <w:rPr>
          <w:rFonts w:ascii="Verdana" w:hAnsi="Verdana"/>
          <w:rPrChange w:id="454" w:author="Gareth Harding" w:date="2025-07-09T16:33:00Z" w16du:dateUtc="2025-07-09T14:33:00Z">
            <w:rPr>
              <w:rFonts w:ascii="Verdana" w:hAnsi="Verdana"/>
              <w:lang w:val="es-ES"/>
            </w:rPr>
          </w:rPrChange>
        </w:rPr>
      </w:pPr>
    </w:p>
    <w:p w14:paraId="2C73C472" w14:textId="77777777" w:rsidR="00992ADD" w:rsidRPr="00F4159A" w:rsidRDefault="00992ADD" w:rsidP="00992ADD">
      <w:pPr>
        <w:rPr>
          <w:rFonts w:ascii="Verdana" w:hAnsi="Verdana"/>
          <w:rPrChange w:id="455" w:author="Gareth Harding" w:date="2025-07-09T16:33:00Z" w16du:dateUtc="2025-07-09T14:33:00Z">
            <w:rPr>
              <w:rFonts w:ascii="Verdana" w:hAnsi="Verdana"/>
              <w:lang w:val="es-ES"/>
            </w:rPr>
          </w:rPrChange>
        </w:rPr>
      </w:pPr>
      <w:r w:rsidRPr="00F4159A">
        <w:rPr>
          <w:rFonts w:ascii="Verdana" w:hAnsi="Verdana"/>
          <w:b/>
          <w:bCs/>
          <w:rPrChange w:id="456" w:author="Gareth Harding" w:date="2025-07-09T16:33:00Z" w16du:dateUtc="2025-07-09T14:33:00Z">
            <w:rPr>
              <w:rFonts w:ascii="Verdana" w:hAnsi="Verdana"/>
              <w:b/>
              <w:bCs/>
              <w:lang w:val="es-ES"/>
            </w:rPr>
          </w:rPrChange>
        </w:rPr>
        <w:t>Mia</w:t>
      </w:r>
      <w:r w:rsidRPr="00F4159A">
        <w:rPr>
          <w:rFonts w:ascii="Verdana" w:hAnsi="Verdana"/>
          <w:rPrChange w:id="457" w:author="Gareth Harding" w:date="2025-07-09T16:33:00Z" w16du:dateUtc="2025-07-09T14:33:00Z">
            <w:rPr>
              <w:rFonts w:ascii="Verdana" w:hAnsi="Verdana"/>
              <w:lang w:val="es-ES"/>
            </w:rPr>
          </w:rPrChange>
        </w:rPr>
        <w:t>: Will we use computers in class every day?</w:t>
      </w:r>
    </w:p>
    <w:p w14:paraId="7044141D" w14:textId="59F7EAD2" w:rsidR="00992ADD" w:rsidRPr="00F4159A" w:rsidRDefault="00992ADD" w:rsidP="00992ADD">
      <w:pPr>
        <w:rPr>
          <w:rFonts w:ascii="Verdana" w:hAnsi="Verdana"/>
          <w:rPrChange w:id="458" w:author="Gareth Harding" w:date="2025-07-09T16:33:00Z" w16du:dateUtc="2025-07-09T14:33:00Z">
            <w:rPr>
              <w:rFonts w:ascii="Verdana" w:hAnsi="Verdana"/>
              <w:lang w:val="es-ES"/>
            </w:rPr>
          </w:rPrChange>
        </w:rPr>
      </w:pPr>
      <w:r w:rsidRPr="00F4159A">
        <w:rPr>
          <w:rFonts w:ascii="Verdana" w:hAnsi="Verdana"/>
          <w:b/>
          <w:bCs/>
          <w:rPrChange w:id="459" w:author="Gareth Harding" w:date="2025-07-09T16:33:00Z" w16du:dateUtc="2025-07-09T14:33:00Z">
            <w:rPr>
              <w:rFonts w:ascii="Verdana" w:hAnsi="Verdana"/>
              <w:b/>
              <w:bCs/>
              <w:lang w:val="es-ES"/>
            </w:rPr>
          </w:rPrChange>
        </w:rPr>
        <w:t>Jack</w:t>
      </w:r>
      <w:r w:rsidRPr="00F4159A">
        <w:rPr>
          <w:rFonts w:ascii="Verdana" w:hAnsi="Verdana"/>
          <w:rPrChange w:id="460" w:author="Gareth Harding" w:date="2025-07-09T16:33:00Z" w16du:dateUtc="2025-07-09T14:33:00Z">
            <w:rPr>
              <w:rFonts w:ascii="Verdana" w:hAnsi="Verdana"/>
              <w:lang w:val="es-ES"/>
            </w:rPr>
          </w:rPrChange>
        </w:rPr>
        <w:t>: Yes, you will use computers every day.</w:t>
      </w:r>
    </w:p>
    <w:p w14:paraId="7EC4A068" w14:textId="77777777" w:rsidR="00992ADD" w:rsidRPr="00F4159A" w:rsidRDefault="00992ADD" w:rsidP="00992ADD">
      <w:pPr>
        <w:rPr>
          <w:rFonts w:ascii="Verdana" w:hAnsi="Verdana"/>
          <w:rPrChange w:id="461" w:author="Gareth Harding" w:date="2025-07-09T16:33:00Z" w16du:dateUtc="2025-07-09T14:33:00Z">
            <w:rPr>
              <w:rFonts w:ascii="Verdana" w:hAnsi="Verdana"/>
              <w:lang w:val="es-ES"/>
            </w:rPr>
          </w:rPrChange>
        </w:rPr>
      </w:pPr>
    </w:p>
    <w:p w14:paraId="584AA9FE" w14:textId="77777777" w:rsidR="00992ADD" w:rsidRPr="00F4159A" w:rsidRDefault="00992ADD" w:rsidP="00992ADD">
      <w:pPr>
        <w:rPr>
          <w:rFonts w:ascii="Verdana" w:hAnsi="Verdana"/>
          <w:rPrChange w:id="462" w:author="Gareth Harding" w:date="2025-07-09T16:33:00Z" w16du:dateUtc="2025-07-09T14:33:00Z">
            <w:rPr>
              <w:rFonts w:ascii="Verdana" w:hAnsi="Verdana"/>
              <w:lang w:val="es-ES"/>
            </w:rPr>
          </w:rPrChange>
        </w:rPr>
      </w:pPr>
      <w:r w:rsidRPr="00F4159A">
        <w:rPr>
          <w:rFonts w:ascii="Verdana" w:hAnsi="Verdana"/>
          <w:b/>
          <w:bCs/>
          <w:rPrChange w:id="463" w:author="Gareth Harding" w:date="2025-07-09T16:33:00Z" w16du:dateUtc="2025-07-09T14:33:00Z">
            <w:rPr>
              <w:rFonts w:ascii="Verdana" w:hAnsi="Verdana"/>
              <w:b/>
              <w:bCs/>
              <w:lang w:val="es-ES"/>
            </w:rPr>
          </w:rPrChange>
        </w:rPr>
        <w:t>Mia</w:t>
      </w:r>
      <w:r w:rsidRPr="00F4159A">
        <w:rPr>
          <w:rFonts w:ascii="Verdana" w:hAnsi="Verdana"/>
          <w:rPrChange w:id="464" w:author="Gareth Harding" w:date="2025-07-09T16:33:00Z" w16du:dateUtc="2025-07-09T14:33:00Z">
            <w:rPr>
              <w:rFonts w:ascii="Verdana" w:hAnsi="Verdana"/>
              <w:lang w:val="es-ES"/>
            </w:rPr>
          </w:rPrChange>
        </w:rPr>
        <w:t>: Will the teacher give us tests every week?</w:t>
      </w:r>
    </w:p>
    <w:p w14:paraId="43686AFC" w14:textId="77777777" w:rsidR="00992ADD" w:rsidRPr="00F4159A" w:rsidRDefault="00992ADD" w:rsidP="00992ADD">
      <w:pPr>
        <w:rPr>
          <w:rFonts w:ascii="Verdana" w:hAnsi="Verdana"/>
          <w:rPrChange w:id="465" w:author="Gareth Harding" w:date="2025-07-09T16:33:00Z" w16du:dateUtc="2025-07-09T14:33:00Z">
            <w:rPr>
              <w:rFonts w:ascii="Verdana" w:hAnsi="Verdana"/>
              <w:lang w:val="es-ES"/>
            </w:rPr>
          </w:rPrChange>
        </w:rPr>
      </w:pPr>
      <w:r w:rsidRPr="00F4159A">
        <w:rPr>
          <w:rFonts w:ascii="Verdana" w:hAnsi="Verdana"/>
          <w:b/>
          <w:bCs/>
          <w:rPrChange w:id="466" w:author="Gareth Harding" w:date="2025-07-09T16:33:00Z" w16du:dateUtc="2025-07-09T14:33:00Z">
            <w:rPr>
              <w:rFonts w:ascii="Verdana" w:hAnsi="Verdana"/>
              <w:b/>
              <w:bCs/>
              <w:lang w:val="es-ES"/>
            </w:rPr>
          </w:rPrChange>
        </w:rPr>
        <w:t>Jack</w:t>
      </w:r>
      <w:r w:rsidRPr="00F4159A">
        <w:rPr>
          <w:rFonts w:ascii="Verdana" w:hAnsi="Verdana"/>
          <w:rPrChange w:id="467" w:author="Gareth Harding" w:date="2025-07-09T16:33:00Z" w16du:dateUtc="2025-07-09T14:33:00Z">
            <w:rPr>
              <w:rFonts w:ascii="Verdana" w:hAnsi="Verdana"/>
              <w:lang w:val="es-ES"/>
            </w:rPr>
          </w:rPrChange>
        </w:rPr>
        <w:t>: No, you won’t have tests every week, but you will have some tests.</w:t>
      </w:r>
    </w:p>
    <w:p w14:paraId="17DD2D1A" w14:textId="77777777" w:rsidR="00992ADD" w:rsidRPr="00F4159A" w:rsidRDefault="00992ADD" w:rsidP="00992ADD">
      <w:pPr>
        <w:rPr>
          <w:rFonts w:ascii="Verdana" w:hAnsi="Verdana"/>
          <w:rPrChange w:id="468" w:author="Gareth Harding" w:date="2025-07-09T16:33:00Z" w16du:dateUtc="2025-07-09T14:33:00Z">
            <w:rPr>
              <w:rFonts w:ascii="Verdana" w:hAnsi="Verdana"/>
              <w:lang w:val="es-ES"/>
            </w:rPr>
          </w:rPrChange>
        </w:rPr>
      </w:pPr>
    </w:p>
    <w:p w14:paraId="1B17F2F9" w14:textId="77777777" w:rsidR="00992ADD" w:rsidRPr="00F4159A" w:rsidRDefault="00992ADD" w:rsidP="00992ADD">
      <w:pPr>
        <w:rPr>
          <w:rFonts w:ascii="Verdana" w:hAnsi="Verdana"/>
          <w:rPrChange w:id="469" w:author="Gareth Harding" w:date="2025-07-09T16:33:00Z" w16du:dateUtc="2025-07-09T14:33:00Z">
            <w:rPr>
              <w:rFonts w:ascii="Verdana" w:hAnsi="Verdana"/>
              <w:lang w:val="es-ES"/>
            </w:rPr>
          </w:rPrChange>
        </w:rPr>
      </w:pPr>
      <w:r w:rsidRPr="00F4159A">
        <w:rPr>
          <w:rFonts w:ascii="Verdana" w:hAnsi="Verdana"/>
          <w:b/>
          <w:bCs/>
          <w:rPrChange w:id="470" w:author="Gareth Harding" w:date="2025-07-09T16:33:00Z" w16du:dateUtc="2025-07-09T14:33:00Z">
            <w:rPr>
              <w:rFonts w:ascii="Verdana" w:hAnsi="Verdana"/>
              <w:b/>
              <w:bCs/>
              <w:lang w:val="es-ES"/>
            </w:rPr>
          </w:rPrChange>
        </w:rPr>
        <w:t>Mia</w:t>
      </w:r>
      <w:r w:rsidRPr="00F4159A">
        <w:rPr>
          <w:rFonts w:ascii="Verdana" w:hAnsi="Verdana"/>
          <w:rPrChange w:id="471" w:author="Gareth Harding" w:date="2025-07-09T16:33:00Z" w16du:dateUtc="2025-07-09T14:33:00Z">
            <w:rPr>
              <w:rFonts w:ascii="Verdana" w:hAnsi="Verdana"/>
              <w:lang w:val="es-ES"/>
            </w:rPr>
          </w:rPrChange>
        </w:rPr>
        <w:t>: Will I make new friends?</w:t>
      </w:r>
    </w:p>
    <w:p w14:paraId="00D0FA9A" w14:textId="77777777" w:rsidR="00992ADD" w:rsidRPr="00F4159A" w:rsidRDefault="00992ADD" w:rsidP="00992ADD">
      <w:pPr>
        <w:rPr>
          <w:rFonts w:ascii="Verdana" w:hAnsi="Verdana"/>
          <w:rPrChange w:id="472" w:author="Gareth Harding" w:date="2025-07-09T16:33:00Z" w16du:dateUtc="2025-07-09T14:33:00Z">
            <w:rPr>
              <w:rFonts w:ascii="Verdana" w:hAnsi="Verdana"/>
              <w:lang w:val="es-ES"/>
            </w:rPr>
          </w:rPrChange>
        </w:rPr>
      </w:pPr>
      <w:r w:rsidRPr="00F4159A">
        <w:rPr>
          <w:rFonts w:ascii="Verdana" w:hAnsi="Verdana"/>
          <w:b/>
          <w:bCs/>
          <w:rPrChange w:id="473" w:author="Gareth Harding" w:date="2025-07-09T16:33:00Z" w16du:dateUtc="2025-07-09T14:33:00Z">
            <w:rPr>
              <w:rFonts w:ascii="Verdana" w:hAnsi="Verdana"/>
              <w:b/>
              <w:bCs/>
              <w:lang w:val="es-ES"/>
            </w:rPr>
          </w:rPrChange>
        </w:rPr>
        <w:t>Jack</w:t>
      </w:r>
      <w:r w:rsidRPr="00F4159A">
        <w:rPr>
          <w:rFonts w:ascii="Verdana" w:hAnsi="Verdana"/>
          <w:rPrChange w:id="474" w:author="Gareth Harding" w:date="2025-07-09T16:33:00Z" w16du:dateUtc="2025-07-09T14:33:00Z">
            <w:rPr>
              <w:rFonts w:ascii="Verdana" w:hAnsi="Verdana"/>
              <w:lang w:val="es-ES"/>
            </w:rPr>
          </w:rPrChange>
        </w:rPr>
        <w:t>: Yes, you will meet new friends, and you won’t feel alone.</w:t>
      </w:r>
    </w:p>
    <w:p w14:paraId="6C2A85A3" w14:textId="77777777" w:rsidR="00992ADD" w:rsidRPr="00F4159A" w:rsidRDefault="00992ADD" w:rsidP="00992ADD">
      <w:pPr>
        <w:rPr>
          <w:rFonts w:ascii="Verdana" w:hAnsi="Verdana"/>
          <w:rPrChange w:id="475" w:author="Gareth Harding" w:date="2025-07-09T16:33:00Z" w16du:dateUtc="2025-07-09T14:33:00Z">
            <w:rPr>
              <w:rFonts w:ascii="Verdana" w:hAnsi="Verdana"/>
              <w:lang w:val="es-ES"/>
            </w:rPr>
          </w:rPrChange>
        </w:rPr>
      </w:pPr>
    </w:p>
    <w:p w14:paraId="3655B80D" w14:textId="77777777" w:rsidR="00992ADD" w:rsidRPr="00F4159A" w:rsidRDefault="00992ADD" w:rsidP="00992ADD">
      <w:pPr>
        <w:rPr>
          <w:rFonts w:ascii="Verdana" w:hAnsi="Verdana"/>
          <w:rPrChange w:id="476" w:author="Gareth Harding" w:date="2025-07-09T16:33:00Z" w16du:dateUtc="2025-07-09T14:33:00Z">
            <w:rPr>
              <w:rFonts w:ascii="Verdana" w:hAnsi="Verdana"/>
              <w:lang w:val="es-ES"/>
            </w:rPr>
          </w:rPrChange>
        </w:rPr>
      </w:pPr>
      <w:r w:rsidRPr="00F4159A">
        <w:rPr>
          <w:rFonts w:ascii="Verdana" w:hAnsi="Verdana"/>
          <w:b/>
          <w:bCs/>
          <w:rPrChange w:id="477" w:author="Gareth Harding" w:date="2025-07-09T16:33:00Z" w16du:dateUtc="2025-07-09T14:33:00Z">
            <w:rPr>
              <w:rFonts w:ascii="Verdana" w:hAnsi="Verdana"/>
              <w:b/>
              <w:bCs/>
              <w:lang w:val="es-ES"/>
            </w:rPr>
          </w:rPrChange>
        </w:rPr>
        <w:t>Mia</w:t>
      </w:r>
      <w:r w:rsidRPr="00F4159A">
        <w:rPr>
          <w:rFonts w:ascii="Verdana" w:hAnsi="Verdana"/>
          <w:rPrChange w:id="478" w:author="Gareth Harding" w:date="2025-07-09T16:33:00Z" w16du:dateUtc="2025-07-09T14:33:00Z">
            <w:rPr>
              <w:rFonts w:ascii="Verdana" w:hAnsi="Verdana"/>
              <w:lang w:val="es-ES"/>
            </w:rPr>
          </w:rPrChange>
        </w:rPr>
        <w:t>: I will try my best, but I won’t be perfect!</w:t>
      </w:r>
    </w:p>
    <w:p w14:paraId="10737465" w14:textId="67C50115" w:rsidR="00992ADD" w:rsidRPr="00F4159A" w:rsidRDefault="00992ADD" w:rsidP="004972D4">
      <w:pPr>
        <w:rPr>
          <w:rFonts w:ascii="Verdana" w:hAnsi="Verdana"/>
          <w:rPrChange w:id="479" w:author="Gareth Harding" w:date="2025-07-09T16:33:00Z" w16du:dateUtc="2025-07-09T14:33:00Z">
            <w:rPr>
              <w:rFonts w:ascii="Verdana" w:hAnsi="Verdana"/>
              <w:lang w:val="es-ES"/>
            </w:rPr>
          </w:rPrChange>
        </w:rPr>
      </w:pPr>
      <w:r w:rsidRPr="00F4159A">
        <w:rPr>
          <w:rFonts w:ascii="Verdana" w:hAnsi="Verdana"/>
          <w:b/>
          <w:bCs/>
          <w:rPrChange w:id="480" w:author="Gareth Harding" w:date="2025-07-09T16:33:00Z" w16du:dateUtc="2025-07-09T14:33:00Z">
            <w:rPr>
              <w:rFonts w:ascii="Verdana" w:hAnsi="Verdana"/>
              <w:b/>
              <w:bCs/>
              <w:lang w:val="es-ES"/>
            </w:rPr>
          </w:rPrChange>
        </w:rPr>
        <w:t>Jack</w:t>
      </w:r>
      <w:r w:rsidRPr="00F4159A">
        <w:rPr>
          <w:rFonts w:ascii="Verdana" w:hAnsi="Verdana"/>
          <w:rPrChange w:id="481" w:author="Gareth Harding" w:date="2025-07-09T16:33:00Z" w16du:dateUtc="2025-07-09T14:33:00Z">
            <w:rPr>
              <w:rFonts w:ascii="Verdana" w:hAnsi="Verdana"/>
              <w:lang w:val="es-ES"/>
            </w:rPr>
          </w:rPrChange>
        </w:rPr>
        <w:t>: Me neither! We will learn together and have fun.</w:t>
      </w:r>
    </w:p>
    <w:p w14:paraId="4C09D517" w14:textId="77777777" w:rsidR="00992ADD" w:rsidRPr="00D30A7F" w:rsidRDefault="00992ADD" w:rsidP="004972D4">
      <w:pPr>
        <w:rPr>
          <w:rFonts w:ascii="Verdana" w:hAnsi="Verdana"/>
        </w:rPr>
      </w:pPr>
    </w:p>
    <w:p w14:paraId="3AF36FDF" w14:textId="3ED9D577" w:rsidR="00992ADD" w:rsidRPr="00D30A7F" w:rsidDel="004B2BFA" w:rsidRDefault="00992ADD" w:rsidP="004972D4">
      <w:pPr>
        <w:rPr>
          <w:del w:id="482" w:author="Gareth Harding" w:date="2025-07-10T10:29:00Z" w16du:dateUtc="2025-07-10T08:29:00Z"/>
          <w:rFonts w:ascii="Verdana" w:hAnsi="Verdana"/>
        </w:rPr>
      </w:pPr>
    </w:p>
    <w:p w14:paraId="63E38554" w14:textId="77777777" w:rsidR="00992ADD" w:rsidRPr="00D30A7F" w:rsidRDefault="00992ADD" w:rsidP="00992ADD">
      <w:pPr>
        <w:adjustRightInd w:val="0"/>
        <w:snapToGrid w:val="0"/>
        <w:rPr>
          <w:rFonts w:ascii="Verdana" w:hAnsi="Verdana"/>
          <w:b/>
          <w:bCs/>
          <w:color w:val="00B050"/>
        </w:rPr>
      </w:pPr>
      <w:r w:rsidRPr="00D30A7F">
        <w:rPr>
          <w:rFonts w:ascii="Verdana" w:hAnsi="Verdana"/>
          <w:b/>
          <w:bCs/>
          <w:color w:val="00B050"/>
        </w:rPr>
        <w:t>Comprehension Questions</w:t>
      </w:r>
    </w:p>
    <w:p w14:paraId="1C96E533" w14:textId="77777777" w:rsidR="00992ADD" w:rsidRPr="00D30A7F" w:rsidRDefault="00992ADD" w:rsidP="004972D4">
      <w:pPr>
        <w:rPr>
          <w:rFonts w:ascii="Verdana" w:hAnsi="Verdana"/>
        </w:rPr>
      </w:pPr>
    </w:p>
    <w:p w14:paraId="2A494D77" w14:textId="71F05A2C" w:rsidR="00992ADD" w:rsidRPr="00D30A7F" w:rsidDel="004B2BFA" w:rsidRDefault="00992ADD" w:rsidP="004972D4">
      <w:pPr>
        <w:rPr>
          <w:del w:id="483" w:author="Gareth Harding" w:date="2025-07-10T10:29:00Z" w16du:dateUtc="2025-07-10T08:29:00Z"/>
          <w:rFonts w:ascii="Verdana" w:hAnsi="Verdana"/>
        </w:rPr>
      </w:pPr>
    </w:p>
    <w:p w14:paraId="44FEFC34" w14:textId="77777777" w:rsidR="00992ADD" w:rsidRPr="00F4159A" w:rsidRDefault="00992ADD" w:rsidP="00992ADD">
      <w:pPr>
        <w:pStyle w:val="Prrafodelista"/>
        <w:numPr>
          <w:ilvl w:val="0"/>
          <w:numId w:val="8"/>
        </w:numPr>
        <w:rPr>
          <w:rFonts w:ascii="Verdana" w:hAnsi="Verdana"/>
          <w:b/>
          <w:bCs/>
          <w:rPrChange w:id="484" w:author="Gareth Harding" w:date="2025-07-09T16:33:00Z" w16du:dateUtc="2025-07-09T14:33:00Z">
            <w:rPr>
              <w:rFonts w:ascii="Verdana" w:hAnsi="Verdana"/>
              <w:b/>
              <w:bCs/>
              <w:lang w:val="es-ES"/>
            </w:rPr>
          </w:rPrChange>
        </w:rPr>
      </w:pPr>
      <w:r w:rsidRPr="00F4159A">
        <w:rPr>
          <w:rFonts w:ascii="Verdana" w:hAnsi="Verdana"/>
          <w:b/>
          <w:bCs/>
          <w:rPrChange w:id="485" w:author="Gareth Harding" w:date="2025-07-09T16:33:00Z" w16du:dateUtc="2025-07-09T14:33:00Z">
            <w:rPr>
              <w:rFonts w:ascii="Verdana" w:hAnsi="Verdana"/>
              <w:b/>
              <w:bCs/>
              <w:lang w:val="es-ES"/>
            </w:rPr>
          </w:rPrChange>
        </w:rPr>
        <w:t>Who will study new subjects next year?</w:t>
      </w:r>
    </w:p>
    <w:p w14:paraId="051E257F" w14:textId="61FE9A49" w:rsidR="00992ADD" w:rsidRPr="00992ADD" w:rsidRDefault="00992ADD" w:rsidP="00992ADD">
      <w:pPr>
        <w:rPr>
          <w:rFonts w:ascii="Verdana" w:hAnsi="Verdana"/>
          <w:lang w:val="es-ES"/>
        </w:rPr>
      </w:pPr>
      <w:r w:rsidRPr="00992ADD">
        <w:rPr>
          <w:rFonts w:ascii="Verdana" w:hAnsi="Verdana"/>
          <w:lang w:val="es-ES"/>
        </w:rPr>
        <w:t>Tom</w:t>
      </w:r>
      <w:ins w:id="486" w:author="Gareth Harding" w:date="2025-07-21T13:42:00Z" w16du:dateUtc="2025-07-21T11:42:00Z">
        <w:r w:rsidR="007874A3">
          <w:rPr>
            <w:rFonts w:ascii="Verdana" w:hAnsi="Verdana"/>
            <w:lang w:val="es-ES"/>
          </w:rPr>
          <w:t>m</w:t>
        </w:r>
      </w:ins>
      <w:r w:rsidRPr="00992ADD">
        <w:rPr>
          <w:rFonts w:ascii="Verdana" w:hAnsi="Verdana"/>
          <w:lang w:val="es-ES"/>
        </w:rPr>
        <w:t>y</w:t>
      </w:r>
    </w:p>
    <w:p w14:paraId="70911B00" w14:textId="77777777" w:rsidR="00992ADD" w:rsidRPr="00992ADD" w:rsidRDefault="00992ADD" w:rsidP="00992ADD">
      <w:pPr>
        <w:rPr>
          <w:rFonts w:ascii="Verdana" w:hAnsi="Verdana"/>
          <w:lang w:val="es-ES"/>
        </w:rPr>
      </w:pPr>
      <w:r w:rsidRPr="00992ADD">
        <w:rPr>
          <w:rFonts w:ascii="Verdana" w:hAnsi="Verdana"/>
          <w:highlight w:val="yellow"/>
          <w:lang w:val="es-ES"/>
        </w:rPr>
        <w:t>Mia</w:t>
      </w:r>
    </w:p>
    <w:p w14:paraId="054048EB" w14:textId="7DEB87FB" w:rsidR="00992ADD" w:rsidRDefault="00992ADD" w:rsidP="00992ADD">
      <w:pPr>
        <w:rPr>
          <w:ins w:id="487" w:author="Gareth Harding" w:date="2025-07-10T10:29:00Z" w16du:dateUtc="2025-07-10T08:29:00Z"/>
          <w:rFonts w:ascii="Verdana" w:hAnsi="Verdana"/>
          <w:lang w:val="es-ES"/>
        </w:rPr>
      </w:pPr>
      <w:r w:rsidRPr="00992ADD">
        <w:rPr>
          <w:rFonts w:ascii="Verdana" w:hAnsi="Verdana"/>
          <w:lang w:val="es-ES"/>
        </w:rPr>
        <w:t>Jack</w:t>
      </w:r>
    </w:p>
    <w:p w14:paraId="63FED84C" w14:textId="77777777" w:rsidR="004B2BFA" w:rsidRPr="00992ADD" w:rsidRDefault="004B2BFA" w:rsidP="00992ADD">
      <w:pPr>
        <w:rPr>
          <w:rFonts w:ascii="Verdana" w:hAnsi="Verdana"/>
          <w:lang w:val="es-ES"/>
        </w:rPr>
      </w:pPr>
    </w:p>
    <w:p w14:paraId="0E3A02E4" w14:textId="77777777" w:rsidR="00992ADD" w:rsidRPr="00F4159A" w:rsidRDefault="00992ADD" w:rsidP="00992ADD">
      <w:pPr>
        <w:pStyle w:val="Prrafodelista"/>
        <w:numPr>
          <w:ilvl w:val="0"/>
          <w:numId w:val="8"/>
        </w:numPr>
        <w:rPr>
          <w:rFonts w:ascii="Verdana" w:hAnsi="Verdana"/>
          <w:b/>
          <w:bCs/>
          <w:rPrChange w:id="488" w:author="Gareth Harding" w:date="2025-07-09T16:33:00Z" w16du:dateUtc="2025-07-09T14:33:00Z">
            <w:rPr>
              <w:rFonts w:ascii="Verdana" w:hAnsi="Verdana"/>
              <w:b/>
              <w:bCs/>
              <w:lang w:val="es-ES"/>
            </w:rPr>
          </w:rPrChange>
        </w:rPr>
      </w:pPr>
      <w:r w:rsidRPr="00F4159A">
        <w:rPr>
          <w:rFonts w:ascii="Verdana" w:hAnsi="Verdana"/>
          <w:b/>
          <w:bCs/>
          <w:rPrChange w:id="489" w:author="Gareth Harding" w:date="2025-07-09T16:33:00Z" w16du:dateUtc="2025-07-09T14:33:00Z">
            <w:rPr>
              <w:rFonts w:ascii="Verdana" w:hAnsi="Verdana"/>
              <w:b/>
              <w:bCs/>
              <w:lang w:val="es-ES"/>
            </w:rPr>
          </w:rPrChange>
        </w:rPr>
        <w:t>Will Mia have a lot of homework next year?</w:t>
      </w:r>
    </w:p>
    <w:p w14:paraId="628D9C0C" w14:textId="77777777" w:rsidR="00992ADD" w:rsidRPr="00F4159A" w:rsidRDefault="00992ADD" w:rsidP="00992ADD">
      <w:pPr>
        <w:rPr>
          <w:rFonts w:ascii="Verdana" w:hAnsi="Verdana"/>
          <w:rPrChange w:id="490" w:author="Gareth Harding" w:date="2025-07-09T16:33:00Z" w16du:dateUtc="2025-07-09T14:33:00Z">
            <w:rPr>
              <w:rFonts w:ascii="Verdana" w:hAnsi="Verdana"/>
              <w:lang w:val="es-ES"/>
            </w:rPr>
          </w:rPrChange>
        </w:rPr>
      </w:pPr>
      <w:r w:rsidRPr="00F4159A">
        <w:rPr>
          <w:rFonts w:ascii="Verdana" w:hAnsi="Verdana"/>
          <w:highlight w:val="yellow"/>
          <w:rPrChange w:id="491" w:author="Gareth Harding" w:date="2025-07-09T16:33:00Z" w16du:dateUtc="2025-07-09T14:33:00Z">
            <w:rPr>
              <w:rFonts w:ascii="Verdana" w:hAnsi="Verdana"/>
              <w:highlight w:val="yellow"/>
              <w:lang w:val="es-ES"/>
            </w:rPr>
          </w:rPrChange>
        </w:rPr>
        <w:t>No, she won’t have too much homework</w:t>
      </w:r>
      <w:del w:id="492" w:author="Gareth Harding" w:date="2025-07-09T16:48:00Z" w16du:dateUtc="2025-07-09T14:48:00Z">
        <w:r w:rsidRPr="00F4159A" w:rsidDel="00B42174">
          <w:rPr>
            <w:rFonts w:ascii="Verdana" w:hAnsi="Verdana"/>
            <w:highlight w:val="yellow"/>
            <w:rPrChange w:id="493" w:author="Gareth Harding" w:date="2025-07-09T16:33:00Z" w16du:dateUtc="2025-07-09T14:33:00Z">
              <w:rPr>
                <w:rFonts w:ascii="Verdana" w:hAnsi="Verdana"/>
                <w:highlight w:val="yellow"/>
                <w:lang w:val="es-ES"/>
              </w:rPr>
            </w:rPrChange>
          </w:rPr>
          <w:delText>.</w:delText>
        </w:r>
      </w:del>
    </w:p>
    <w:p w14:paraId="6DA8738A" w14:textId="77777777" w:rsidR="00992ADD" w:rsidRPr="00F4159A" w:rsidRDefault="00992ADD" w:rsidP="00992ADD">
      <w:pPr>
        <w:rPr>
          <w:rFonts w:ascii="Verdana" w:hAnsi="Verdana"/>
          <w:rPrChange w:id="494" w:author="Gareth Harding" w:date="2025-07-09T16:33:00Z" w16du:dateUtc="2025-07-09T14:33:00Z">
            <w:rPr>
              <w:rFonts w:ascii="Verdana" w:hAnsi="Verdana"/>
              <w:lang w:val="es-ES"/>
            </w:rPr>
          </w:rPrChange>
        </w:rPr>
      </w:pPr>
      <w:r w:rsidRPr="00F4159A">
        <w:rPr>
          <w:rFonts w:ascii="Verdana" w:hAnsi="Verdana"/>
          <w:rPrChange w:id="495" w:author="Gareth Harding" w:date="2025-07-09T16:33:00Z" w16du:dateUtc="2025-07-09T14:33:00Z">
            <w:rPr>
              <w:rFonts w:ascii="Verdana" w:hAnsi="Verdana"/>
              <w:lang w:val="es-ES"/>
            </w:rPr>
          </w:rPrChange>
        </w:rPr>
        <w:t>Yes, she will have lots of homework</w:t>
      </w:r>
      <w:del w:id="496" w:author="Gareth Harding" w:date="2025-07-09T16:48:00Z" w16du:dateUtc="2025-07-09T14:48:00Z">
        <w:r w:rsidRPr="00F4159A" w:rsidDel="00B42174">
          <w:rPr>
            <w:rFonts w:ascii="Verdana" w:hAnsi="Verdana"/>
            <w:rPrChange w:id="497" w:author="Gareth Harding" w:date="2025-07-09T16:33:00Z" w16du:dateUtc="2025-07-09T14:33:00Z">
              <w:rPr>
                <w:rFonts w:ascii="Verdana" w:hAnsi="Verdana"/>
                <w:lang w:val="es-ES"/>
              </w:rPr>
            </w:rPrChange>
          </w:rPr>
          <w:delText>.</w:delText>
        </w:r>
      </w:del>
    </w:p>
    <w:p w14:paraId="371FCF56" w14:textId="4FCCAA69" w:rsidR="00992ADD" w:rsidRDefault="00992ADD" w:rsidP="00992ADD">
      <w:pPr>
        <w:rPr>
          <w:ins w:id="498" w:author="Gareth Harding" w:date="2025-07-10T10:29:00Z" w16du:dateUtc="2025-07-10T08:29:00Z"/>
          <w:rFonts w:ascii="Verdana" w:hAnsi="Verdana"/>
        </w:rPr>
      </w:pPr>
      <w:r w:rsidRPr="00F4159A">
        <w:rPr>
          <w:rFonts w:ascii="Verdana" w:hAnsi="Verdana"/>
          <w:rPrChange w:id="499" w:author="Gareth Harding" w:date="2025-07-09T16:33:00Z" w16du:dateUtc="2025-07-09T14:33:00Z">
            <w:rPr>
              <w:rFonts w:ascii="Verdana" w:hAnsi="Verdana"/>
              <w:lang w:val="es-ES"/>
            </w:rPr>
          </w:rPrChange>
        </w:rPr>
        <w:t>She won’t have any homework at all</w:t>
      </w:r>
      <w:del w:id="500" w:author="Gareth Harding" w:date="2025-07-09T16:48:00Z" w16du:dateUtc="2025-07-09T14:48:00Z">
        <w:r w:rsidRPr="00F4159A" w:rsidDel="00B42174">
          <w:rPr>
            <w:rFonts w:ascii="Verdana" w:hAnsi="Verdana"/>
            <w:rPrChange w:id="501" w:author="Gareth Harding" w:date="2025-07-09T16:33:00Z" w16du:dateUtc="2025-07-09T14:33:00Z">
              <w:rPr>
                <w:rFonts w:ascii="Verdana" w:hAnsi="Verdana"/>
                <w:lang w:val="es-ES"/>
              </w:rPr>
            </w:rPrChange>
          </w:rPr>
          <w:delText>.</w:delText>
        </w:r>
      </w:del>
    </w:p>
    <w:p w14:paraId="0D114A89" w14:textId="77777777" w:rsidR="004B2BFA" w:rsidRPr="00F4159A" w:rsidRDefault="004B2BFA" w:rsidP="00992ADD">
      <w:pPr>
        <w:rPr>
          <w:rFonts w:ascii="Verdana" w:hAnsi="Verdana"/>
          <w:rPrChange w:id="502" w:author="Gareth Harding" w:date="2025-07-09T16:33:00Z" w16du:dateUtc="2025-07-09T14:33:00Z">
            <w:rPr>
              <w:rFonts w:ascii="Verdana" w:hAnsi="Verdana"/>
              <w:lang w:val="es-ES"/>
            </w:rPr>
          </w:rPrChange>
        </w:rPr>
      </w:pPr>
    </w:p>
    <w:p w14:paraId="5A61F8C6" w14:textId="77777777" w:rsidR="00992ADD" w:rsidRPr="00F4159A" w:rsidRDefault="00992ADD" w:rsidP="00992ADD">
      <w:pPr>
        <w:pStyle w:val="Prrafodelista"/>
        <w:numPr>
          <w:ilvl w:val="0"/>
          <w:numId w:val="8"/>
        </w:numPr>
        <w:rPr>
          <w:rFonts w:ascii="Verdana" w:hAnsi="Verdana"/>
          <w:b/>
          <w:bCs/>
          <w:rPrChange w:id="503" w:author="Gareth Harding" w:date="2025-07-09T16:33:00Z" w16du:dateUtc="2025-07-09T14:33:00Z">
            <w:rPr>
              <w:rFonts w:ascii="Verdana" w:hAnsi="Verdana"/>
              <w:b/>
              <w:bCs/>
              <w:lang w:val="es-ES"/>
            </w:rPr>
          </w:rPrChange>
        </w:rPr>
      </w:pPr>
      <w:r w:rsidRPr="00F4159A">
        <w:rPr>
          <w:rFonts w:ascii="Verdana" w:hAnsi="Verdana"/>
          <w:b/>
          <w:bCs/>
          <w:rPrChange w:id="504" w:author="Gareth Harding" w:date="2025-07-09T16:33:00Z" w16du:dateUtc="2025-07-09T14:33:00Z">
            <w:rPr>
              <w:rFonts w:ascii="Verdana" w:hAnsi="Verdana"/>
              <w:b/>
              <w:bCs/>
              <w:lang w:val="es-ES"/>
            </w:rPr>
          </w:rPrChange>
        </w:rPr>
        <w:t>Will Mia use computers every day in class?</w:t>
      </w:r>
    </w:p>
    <w:p w14:paraId="7B91984C" w14:textId="77777777" w:rsidR="00992ADD" w:rsidRPr="00F4159A" w:rsidRDefault="00992ADD" w:rsidP="00992ADD">
      <w:pPr>
        <w:rPr>
          <w:rFonts w:ascii="Verdana" w:hAnsi="Verdana"/>
          <w:rPrChange w:id="505" w:author="Gareth Harding" w:date="2025-07-09T16:33:00Z" w16du:dateUtc="2025-07-09T14:33:00Z">
            <w:rPr>
              <w:rFonts w:ascii="Verdana" w:hAnsi="Verdana"/>
              <w:lang w:val="es-ES"/>
            </w:rPr>
          </w:rPrChange>
        </w:rPr>
      </w:pPr>
      <w:r w:rsidRPr="00F4159A">
        <w:rPr>
          <w:rFonts w:ascii="Verdana" w:hAnsi="Verdana"/>
          <w:rPrChange w:id="506" w:author="Gareth Harding" w:date="2025-07-09T16:33:00Z" w16du:dateUtc="2025-07-09T14:33:00Z">
            <w:rPr>
              <w:rFonts w:ascii="Verdana" w:hAnsi="Verdana"/>
              <w:lang w:val="es-ES"/>
            </w:rPr>
          </w:rPrChange>
        </w:rPr>
        <w:t>No, she won’t use computers</w:t>
      </w:r>
      <w:del w:id="507" w:author="Gareth Harding" w:date="2025-07-09T16:48:00Z" w16du:dateUtc="2025-07-09T14:48:00Z">
        <w:r w:rsidRPr="00F4159A" w:rsidDel="00B42174">
          <w:rPr>
            <w:rFonts w:ascii="Verdana" w:hAnsi="Verdana"/>
            <w:rPrChange w:id="508" w:author="Gareth Harding" w:date="2025-07-09T16:33:00Z" w16du:dateUtc="2025-07-09T14:33:00Z">
              <w:rPr>
                <w:rFonts w:ascii="Verdana" w:hAnsi="Verdana"/>
                <w:lang w:val="es-ES"/>
              </w:rPr>
            </w:rPrChange>
          </w:rPr>
          <w:delText>.</w:delText>
        </w:r>
      </w:del>
    </w:p>
    <w:p w14:paraId="1B8C89AE" w14:textId="77777777" w:rsidR="00992ADD" w:rsidRPr="00F4159A" w:rsidRDefault="00992ADD" w:rsidP="00992ADD">
      <w:pPr>
        <w:rPr>
          <w:rFonts w:ascii="Verdana" w:hAnsi="Verdana"/>
          <w:highlight w:val="yellow"/>
          <w:rPrChange w:id="509" w:author="Gareth Harding" w:date="2025-07-09T16:33:00Z" w16du:dateUtc="2025-07-09T14:33:00Z">
            <w:rPr>
              <w:rFonts w:ascii="Verdana" w:hAnsi="Verdana"/>
              <w:highlight w:val="yellow"/>
              <w:lang w:val="es-ES"/>
            </w:rPr>
          </w:rPrChange>
        </w:rPr>
      </w:pPr>
      <w:r w:rsidRPr="00F4159A">
        <w:rPr>
          <w:rFonts w:ascii="Verdana" w:hAnsi="Verdana"/>
          <w:highlight w:val="yellow"/>
          <w:rPrChange w:id="510" w:author="Gareth Harding" w:date="2025-07-09T16:33:00Z" w16du:dateUtc="2025-07-09T14:33:00Z">
            <w:rPr>
              <w:rFonts w:ascii="Verdana" w:hAnsi="Verdana"/>
              <w:highlight w:val="yellow"/>
              <w:lang w:val="es-ES"/>
            </w:rPr>
          </w:rPrChange>
        </w:rPr>
        <w:t>Yes, she will use computers every day</w:t>
      </w:r>
      <w:del w:id="511" w:author="Gareth Harding" w:date="2025-07-09T16:48:00Z" w16du:dateUtc="2025-07-09T14:48:00Z">
        <w:r w:rsidRPr="00F4159A" w:rsidDel="00B42174">
          <w:rPr>
            <w:rFonts w:ascii="Verdana" w:hAnsi="Verdana"/>
            <w:highlight w:val="yellow"/>
            <w:rPrChange w:id="512" w:author="Gareth Harding" w:date="2025-07-09T16:33:00Z" w16du:dateUtc="2025-07-09T14:33:00Z">
              <w:rPr>
                <w:rFonts w:ascii="Verdana" w:hAnsi="Verdana"/>
                <w:highlight w:val="yellow"/>
                <w:lang w:val="es-ES"/>
              </w:rPr>
            </w:rPrChange>
          </w:rPr>
          <w:delText>.</w:delText>
        </w:r>
      </w:del>
    </w:p>
    <w:p w14:paraId="57E63984" w14:textId="79B24C24" w:rsidR="00992ADD" w:rsidRDefault="00992ADD" w:rsidP="00992ADD">
      <w:pPr>
        <w:rPr>
          <w:ins w:id="513" w:author="Gareth Harding" w:date="2025-07-10T10:29:00Z" w16du:dateUtc="2025-07-10T08:29:00Z"/>
          <w:rFonts w:ascii="Verdana" w:hAnsi="Verdana"/>
        </w:rPr>
      </w:pPr>
      <w:r w:rsidRPr="00F4159A">
        <w:rPr>
          <w:rFonts w:ascii="Verdana" w:hAnsi="Verdana"/>
          <w:rPrChange w:id="514" w:author="Gareth Harding" w:date="2025-07-09T16:33:00Z" w16du:dateUtc="2025-07-09T14:33:00Z">
            <w:rPr>
              <w:rFonts w:ascii="Verdana" w:hAnsi="Verdana"/>
              <w:lang w:val="es-ES"/>
            </w:rPr>
          </w:rPrChange>
        </w:rPr>
        <w:t>She will use computers only once a week</w:t>
      </w:r>
      <w:del w:id="515" w:author="Gareth Harding" w:date="2025-07-09T16:48:00Z" w16du:dateUtc="2025-07-09T14:48:00Z">
        <w:r w:rsidRPr="00F4159A" w:rsidDel="00B42174">
          <w:rPr>
            <w:rFonts w:ascii="Verdana" w:hAnsi="Verdana"/>
            <w:rPrChange w:id="516" w:author="Gareth Harding" w:date="2025-07-09T16:33:00Z" w16du:dateUtc="2025-07-09T14:33:00Z">
              <w:rPr>
                <w:rFonts w:ascii="Verdana" w:hAnsi="Verdana"/>
                <w:lang w:val="es-ES"/>
              </w:rPr>
            </w:rPrChange>
          </w:rPr>
          <w:delText>.</w:delText>
        </w:r>
      </w:del>
    </w:p>
    <w:p w14:paraId="47BC81CE" w14:textId="77777777" w:rsidR="004B2BFA" w:rsidRPr="00F4159A" w:rsidRDefault="004B2BFA" w:rsidP="00992ADD">
      <w:pPr>
        <w:rPr>
          <w:rFonts w:ascii="Verdana" w:hAnsi="Verdana"/>
          <w:rPrChange w:id="517" w:author="Gareth Harding" w:date="2025-07-09T16:33:00Z" w16du:dateUtc="2025-07-09T14:33:00Z">
            <w:rPr>
              <w:rFonts w:ascii="Verdana" w:hAnsi="Verdana"/>
              <w:lang w:val="es-ES"/>
            </w:rPr>
          </w:rPrChange>
        </w:rPr>
      </w:pPr>
    </w:p>
    <w:p w14:paraId="037EB417" w14:textId="77777777" w:rsidR="00992ADD" w:rsidRPr="00F4159A" w:rsidRDefault="00992ADD" w:rsidP="00992ADD">
      <w:pPr>
        <w:pStyle w:val="Prrafodelista"/>
        <w:numPr>
          <w:ilvl w:val="0"/>
          <w:numId w:val="8"/>
        </w:numPr>
        <w:rPr>
          <w:rFonts w:ascii="Verdana" w:hAnsi="Verdana"/>
          <w:b/>
          <w:bCs/>
          <w:rPrChange w:id="518" w:author="Gareth Harding" w:date="2025-07-09T16:33:00Z" w16du:dateUtc="2025-07-09T14:33:00Z">
            <w:rPr>
              <w:rFonts w:ascii="Verdana" w:hAnsi="Verdana"/>
              <w:b/>
              <w:bCs/>
              <w:lang w:val="es-ES"/>
            </w:rPr>
          </w:rPrChange>
        </w:rPr>
      </w:pPr>
      <w:r w:rsidRPr="00F4159A">
        <w:rPr>
          <w:rFonts w:ascii="Verdana" w:hAnsi="Verdana"/>
          <w:b/>
          <w:bCs/>
          <w:rPrChange w:id="519" w:author="Gareth Harding" w:date="2025-07-09T16:33:00Z" w16du:dateUtc="2025-07-09T14:33:00Z">
            <w:rPr>
              <w:rFonts w:ascii="Verdana" w:hAnsi="Verdana"/>
              <w:b/>
              <w:bCs/>
              <w:lang w:val="es-ES"/>
            </w:rPr>
          </w:rPrChange>
        </w:rPr>
        <w:t>Who will try their best but won’t be perfect?</w:t>
      </w:r>
    </w:p>
    <w:p w14:paraId="2ECF83FD" w14:textId="77777777" w:rsidR="00992ADD" w:rsidRPr="00992ADD" w:rsidRDefault="00992ADD" w:rsidP="00992ADD">
      <w:pPr>
        <w:rPr>
          <w:rFonts w:ascii="Verdana" w:hAnsi="Verdana"/>
          <w:lang w:val="es-ES"/>
        </w:rPr>
      </w:pPr>
      <w:r w:rsidRPr="00992ADD">
        <w:rPr>
          <w:rFonts w:ascii="Verdana" w:hAnsi="Verdana"/>
          <w:lang w:val="es-ES"/>
        </w:rPr>
        <w:t>Jack</w:t>
      </w:r>
    </w:p>
    <w:p w14:paraId="6A074C23" w14:textId="77777777" w:rsidR="00992ADD" w:rsidRPr="00992ADD" w:rsidRDefault="00992ADD" w:rsidP="00992ADD">
      <w:pPr>
        <w:rPr>
          <w:rFonts w:ascii="Verdana" w:hAnsi="Verdana"/>
          <w:highlight w:val="yellow"/>
          <w:lang w:val="es-ES"/>
        </w:rPr>
      </w:pPr>
      <w:r w:rsidRPr="00992ADD">
        <w:rPr>
          <w:rFonts w:ascii="Verdana" w:hAnsi="Verdana"/>
          <w:highlight w:val="yellow"/>
          <w:lang w:val="es-ES"/>
        </w:rPr>
        <w:t>Mia</w:t>
      </w:r>
    </w:p>
    <w:p w14:paraId="7937E4F1" w14:textId="0F5F5303" w:rsidR="00992ADD" w:rsidRDefault="00992ADD" w:rsidP="00992ADD">
      <w:pPr>
        <w:rPr>
          <w:ins w:id="520" w:author="Gareth Harding" w:date="2025-07-10T10:29:00Z" w16du:dateUtc="2025-07-10T08:29:00Z"/>
          <w:rFonts w:ascii="Verdana" w:hAnsi="Verdana"/>
          <w:lang w:val="es-ES"/>
        </w:rPr>
      </w:pPr>
      <w:proofErr w:type="spellStart"/>
      <w:r w:rsidRPr="00992ADD">
        <w:rPr>
          <w:rFonts w:ascii="Verdana" w:hAnsi="Verdana"/>
          <w:lang w:val="es-ES"/>
        </w:rPr>
        <w:lastRenderedPageBreak/>
        <w:t>The</w:t>
      </w:r>
      <w:proofErr w:type="spellEnd"/>
      <w:r w:rsidRPr="00992ADD">
        <w:rPr>
          <w:rFonts w:ascii="Verdana" w:hAnsi="Verdana"/>
          <w:lang w:val="es-ES"/>
        </w:rPr>
        <w:t xml:space="preserve"> </w:t>
      </w:r>
      <w:proofErr w:type="spellStart"/>
      <w:r w:rsidRPr="00992ADD">
        <w:rPr>
          <w:rFonts w:ascii="Verdana" w:hAnsi="Verdana"/>
          <w:lang w:val="es-ES"/>
        </w:rPr>
        <w:t>teacher</w:t>
      </w:r>
      <w:proofErr w:type="spellEnd"/>
    </w:p>
    <w:p w14:paraId="74BAF09E" w14:textId="77777777" w:rsidR="004B2BFA" w:rsidRPr="00992ADD" w:rsidRDefault="004B2BFA" w:rsidP="00992ADD">
      <w:pPr>
        <w:rPr>
          <w:rFonts w:ascii="Verdana" w:hAnsi="Verdana"/>
          <w:lang w:val="es-ES"/>
        </w:rPr>
      </w:pPr>
    </w:p>
    <w:p w14:paraId="1926F42C" w14:textId="77777777" w:rsidR="00992ADD" w:rsidRPr="00F4159A" w:rsidRDefault="00992ADD" w:rsidP="00992ADD">
      <w:pPr>
        <w:pStyle w:val="Prrafodelista"/>
        <w:numPr>
          <w:ilvl w:val="0"/>
          <w:numId w:val="8"/>
        </w:numPr>
        <w:rPr>
          <w:rFonts w:ascii="Verdana" w:hAnsi="Verdana"/>
          <w:b/>
          <w:bCs/>
          <w:rPrChange w:id="521" w:author="Gareth Harding" w:date="2025-07-09T16:33:00Z" w16du:dateUtc="2025-07-09T14:33:00Z">
            <w:rPr>
              <w:rFonts w:ascii="Verdana" w:hAnsi="Verdana"/>
              <w:b/>
              <w:bCs/>
              <w:lang w:val="es-ES"/>
            </w:rPr>
          </w:rPrChange>
        </w:rPr>
      </w:pPr>
      <w:r w:rsidRPr="00F4159A">
        <w:rPr>
          <w:rFonts w:ascii="Verdana" w:hAnsi="Verdana"/>
          <w:b/>
          <w:bCs/>
          <w:rPrChange w:id="522" w:author="Gareth Harding" w:date="2025-07-09T16:33:00Z" w16du:dateUtc="2025-07-09T14:33:00Z">
            <w:rPr>
              <w:rFonts w:ascii="Verdana" w:hAnsi="Verdana"/>
              <w:b/>
              <w:bCs/>
              <w:lang w:val="es-ES"/>
            </w:rPr>
          </w:rPrChange>
        </w:rPr>
        <w:t>What will Jack and Mia do together?</w:t>
      </w:r>
    </w:p>
    <w:p w14:paraId="0671FE00" w14:textId="77777777" w:rsidR="00992ADD" w:rsidRPr="00F4159A" w:rsidRDefault="00992ADD" w:rsidP="00992ADD">
      <w:pPr>
        <w:rPr>
          <w:rFonts w:ascii="Verdana" w:hAnsi="Verdana"/>
          <w:rPrChange w:id="523" w:author="Gareth Harding" w:date="2025-07-09T16:33:00Z" w16du:dateUtc="2025-07-09T14:33:00Z">
            <w:rPr>
              <w:rFonts w:ascii="Verdana" w:hAnsi="Verdana"/>
              <w:lang w:val="es-ES"/>
            </w:rPr>
          </w:rPrChange>
        </w:rPr>
      </w:pPr>
      <w:r w:rsidRPr="00F4159A">
        <w:rPr>
          <w:rFonts w:ascii="Verdana" w:hAnsi="Verdana"/>
          <w:rPrChange w:id="524" w:author="Gareth Harding" w:date="2025-07-09T16:33:00Z" w16du:dateUtc="2025-07-09T14:33:00Z">
            <w:rPr>
              <w:rFonts w:ascii="Verdana" w:hAnsi="Verdana"/>
              <w:lang w:val="es-ES"/>
            </w:rPr>
          </w:rPrChange>
        </w:rPr>
        <w:t>They will fight every day</w:t>
      </w:r>
      <w:del w:id="525" w:author="Gareth Harding" w:date="2025-07-09T16:49:00Z" w16du:dateUtc="2025-07-09T14:49:00Z">
        <w:r w:rsidRPr="00F4159A" w:rsidDel="00B42174">
          <w:rPr>
            <w:rFonts w:ascii="Verdana" w:hAnsi="Verdana"/>
            <w:rPrChange w:id="526" w:author="Gareth Harding" w:date="2025-07-09T16:33:00Z" w16du:dateUtc="2025-07-09T14:33:00Z">
              <w:rPr>
                <w:rFonts w:ascii="Verdana" w:hAnsi="Verdana"/>
                <w:lang w:val="es-ES"/>
              </w:rPr>
            </w:rPrChange>
          </w:rPr>
          <w:delText>.</w:delText>
        </w:r>
      </w:del>
    </w:p>
    <w:p w14:paraId="5E29FA73" w14:textId="0EF33EA2" w:rsidR="00992ADD" w:rsidRPr="00F4159A" w:rsidRDefault="00992ADD" w:rsidP="00992ADD">
      <w:pPr>
        <w:rPr>
          <w:rFonts w:ascii="Verdana" w:hAnsi="Verdana"/>
          <w:rPrChange w:id="527" w:author="Gareth Harding" w:date="2025-07-09T16:33:00Z" w16du:dateUtc="2025-07-09T14:33:00Z">
            <w:rPr>
              <w:rFonts w:ascii="Verdana" w:hAnsi="Verdana"/>
              <w:lang w:val="es-ES"/>
            </w:rPr>
          </w:rPrChange>
        </w:rPr>
      </w:pPr>
      <w:r w:rsidRPr="00F4159A">
        <w:rPr>
          <w:rFonts w:ascii="Verdana" w:hAnsi="Verdana"/>
          <w:rPrChange w:id="528" w:author="Gareth Harding" w:date="2025-07-09T16:33:00Z" w16du:dateUtc="2025-07-09T14:33:00Z">
            <w:rPr>
              <w:rFonts w:ascii="Verdana" w:hAnsi="Verdana"/>
              <w:lang w:val="es-ES"/>
            </w:rPr>
          </w:rPrChange>
        </w:rPr>
        <w:t>They will run</w:t>
      </w:r>
      <w:del w:id="529" w:author="Gareth Harding" w:date="2025-07-09T16:49:00Z" w16du:dateUtc="2025-07-09T14:49:00Z">
        <w:r w:rsidRPr="00F4159A" w:rsidDel="00B42174">
          <w:rPr>
            <w:rFonts w:ascii="Verdana" w:hAnsi="Verdana"/>
            <w:rPrChange w:id="530" w:author="Gareth Harding" w:date="2025-07-09T16:33:00Z" w16du:dateUtc="2025-07-09T14:33:00Z">
              <w:rPr>
                <w:rFonts w:ascii="Verdana" w:hAnsi="Verdana"/>
                <w:lang w:val="es-ES"/>
              </w:rPr>
            </w:rPrChange>
          </w:rPr>
          <w:delText>ning</w:delText>
        </w:r>
      </w:del>
      <w:r w:rsidRPr="00F4159A">
        <w:rPr>
          <w:rFonts w:ascii="Verdana" w:hAnsi="Verdana"/>
          <w:rPrChange w:id="531" w:author="Gareth Harding" w:date="2025-07-09T16:33:00Z" w16du:dateUtc="2025-07-09T14:33:00Z">
            <w:rPr>
              <w:rFonts w:ascii="Verdana" w:hAnsi="Verdana"/>
              <w:lang w:val="es-ES"/>
            </w:rPr>
          </w:rPrChange>
        </w:rPr>
        <w:t xml:space="preserve"> together</w:t>
      </w:r>
      <w:del w:id="532" w:author="Gareth Harding" w:date="2025-07-09T16:49:00Z" w16du:dateUtc="2025-07-09T14:49:00Z">
        <w:r w:rsidRPr="00F4159A" w:rsidDel="00B42174">
          <w:rPr>
            <w:rFonts w:ascii="Verdana" w:hAnsi="Verdana"/>
            <w:rPrChange w:id="533" w:author="Gareth Harding" w:date="2025-07-09T16:33:00Z" w16du:dateUtc="2025-07-09T14:33:00Z">
              <w:rPr>
                <w:rFonts w:ascii="Verdana" w:hAnsi="Verdana"/>
                <w:lang w:val="es-ES"/>
              </w:rPr>
            </w:rPrChange>
          </w:rPr>
          <w:delText>.</w:delText>
        </w:r>
      </w:del>
    </w:p>
    <w:p w14:paraId="5F91E03D" w14:textId="428F9B22" w:rsidR="00992ADD" w:rsidRDefault="00992ADD" w:rsidP="00992ADD">
      <w:pPr>
        <w:rPr>
          <w:ins w:id="534" w:author="Gareth Harding" w:date="2025-07-10T10:29:00Z" w16du:dateUtc="2025-07-10T08:29:00Z"/>
          <w:rFonts w:ascii="Verdana" w:hAnsi="Verdana"/>
          <w:highlight w:val="yellow"/>
        </w:rPr>
      </w:pPr>
      <w:r w:rsidRPr="00F4159A">
        <w:rPr>
          <w:rFonts w:ascii="Verdana" w:hAnsi="Verdana"/>
          <w:highlight w:val="yellow"/>
          <w:rPrChange w:id="535" w:author="Gareth Harding" w:date="2025-07-09T16:33:00Z" w16du:dateUtc="2025-07-09T14:33:00Z">
            <w:rPr>
              <w:rFonts w:ascii="Verdana" w:hAnsi="Verdana"/>
              <w:highlight w:val="yellow"/>
              <w:lang w:val="es-ES"/>
            </w:rPr>
          </w:rPrChange>
        </w:rPr>
        <w:t>They will learn together and have fun</w:t>
      </w:r>
      <w:del w:id="536" w:author="Gareth Harding" w:date="2025-07-09T16:49:00Z" w16du:dateUtc="2025-07-09T14:49:00Z">
        <w:r w:rsidRPr="00F4159A" w:rsidDel="00B42174">
          <w:rPr>
            <w:rFonts w:ascii="Verdana" w:hAnsi="Verdana"/>
            <w:highlight w:val="yellow"/>
            <w:rPrChange w:id="537" w:author="Gareth Harding" w:date="2025-07-09T16:33:00Z" w16du:dateUtc="2025-07-09T14:33:00Z">
              <w:rPr>
                <w:rFonts w:ascii="Verdana" w:hAnsi="Verdana"/>
                <w:highlight w:val="yellow"/>
                <w:lang w:val="es-ES"/>
              </w:rPr>
            </w:rPrChange>
          </w:rPr>
          <w:delText>.</w:delText>
        </w:r>
      </w:del>
    </w:p>
    <w:p w14:paraId="2DB33545" w14:textId="77777777" w:rsidR="004B2BFA" w:rsidRPr="00F4159A" w:rsidRDefault="004B2BFA" w:rsidP="00992ADD">
      <w:pPr>
        <w:rPr>
          <w:rFonts w:ascii="Verdana" w:hAnsi="Verdana"/>
          <w:highlight w:val="yellow"/>
          <w:rPrChange w:id="538" w:author="Gareth Harding" w:date="2025-07-09T16:33:00Z" w16du:dateUtc="2025-07-09T14:33:00Z">
            <w:rPr>
              <w:rFonts w:ascii="Verdana" w:hAnsi="Verdana"/>
              <w:highlight w:val="yellow"/>
              <w:lang w:val="es-ES"/>
            </w:rPr>
          </w:rPrChange>
        </w:rPr>
      </w:pPr>
    </w:p>
    <w:p w14:paraId="7A547D9E" w14:textId="77777777" w:rsidR="00992ADD" w:rsidRPr="00F4159A" w:rsidRDefault="00992ADD" w:rsidP="00992ADD">
      <w:pPr>
        <w:pStyle w:val="Prrafodelista"/>
        <w:numPr>
          <w:ilvl w:val="0"/>
          <w:numId w:val="8"/>
        </w:numPr>
        <w:rPr>
          <w:rFonts w:ascii="Verdana" w:hAnsi="Verdana"/>
          <w:b/>
          <w:bCs/>
          <w:rPrChange w:id="539" w:author="Gareth Harding" w:date="2025-07-09T16:33:00Z" w16du:dateUtc="2025-07-09T14:33:00Z">
            <w:rPr>
              <w:rFonts w:ascii="Verdana" w:hAnsi="Verdana"/>
              <w:b/>
              <w:bCs/>
              <w:lang w:val="es-ES"/>
            </w:rPr>
          </w:rPrChange>
        </w:rPr>
      </w:pPr>
      <w:r w:rsidRPr="00F4159A">
        <w:rPr>
          <w:rFonts w:ascii="Verdana" w:hAnsi="Verdana"/>
          <w:b/>
          <w:bCs/>
          <w:rPrChange w:id="540" w:author="Gareth Harding" w:date="2025-07-09T16:33:00Z" w16du:dateUtc="2025-07-09T14:33:00Z">
            <w:rPr>
              <w:rFonts w:ascii="Verdana" w:hAnsi="Verdana"/>
              <w:b/>
              <w:bCs/>
              <w:lang w:val="es-ES"/>
            </w:rPr>
          </w:rPrChange>
        </w:rPr>
        <w:t>Why won’t Mia be perfect?</w:t>
      </w:r>
    </w:p>
    <w:p w14:paraId="16640119" w14:textId="77777777" w:rsidR="00992ADD" w:rsidRPr="00F4159A" w:rsidRDefault="00992ADD" w:rsidP="00992ADD">
      <w:pPr>
        <w:rPr>
          <w:rFonts w:ascii="Verdana" w:hAnsi="Verdana"/>
          <w:rPrChange w:id="541" w:author="Gareth Harding" w:date="2025-07-09T16:33:00Z" w16du:dateUtc="2025-07-09T14:33:00Z">
            <w:rPr>
              <w:rFonts w:ascii="Verdana" w:hAnsi="Verdana"/>
              <w:lang w:val="es-ES"/>
            </w:rPr>
          </w:rPrChange>
        </w:rPr>
      </w:pPr>
      <w:r w:rsidRPr="00F4159A">
        <w:rPr>
          <w:rFonts w:ascii="Verdana" w:hAnsi="Verdana"/>
          <w:rPrChange w:id="542" w:author="Gareth Harding" w:date="2025-07-09T16:33:00Z" w16du:dateUtc="2025-07-09T14:33:00Z">
            <w:rPr>
              <w:rFonts w:ascii="Verdana" w:hAnsi="Verdana"/>
              <w:lang w:val="es-ES"/>
            </w:rPr>
          </w:rPrChange>
        </w:rPr>
        <w:t>Because she is lazy</w:t>
      </w:r>
      <w:del w:id="543" w:author="Gareth Harding" w:date="2025-07-09T16:49:00Z" w16du:dateUtc="2025-07-09T14:49:00Z">
        <w:r w:rsidRPr="00F4159A" w:rsidDel="00B42174">
          <w:rPr>
            <w:rFonts w:ascii="Verdana" w:hAnsi="Verdana"/>
            <w:rPrChange w:id="544" w:author="Gareth Harding" w:date="2025-07-09T16:33:00Z" w16du:dateUtc="2025-07-09T14:33:00Z">
              <w:rPr>
                <w:rFonts w:ascii="Verdana" w:hAnsi="Verdana"/>
                <w:lang w:val="es-ES"/>
              </w:rPr>
            </w:rPrChange>
          </w:rPr>
          <w:delText>.</w:delText>
        </w:r>
      </w:del>
    </w:p>
    <w:p w14:paraId="158AE8BD" w14:textId="77777777" w:rsidR="00992ADD" w:rsidRPr="00F4159A" w:rsidRDefault="00992ADD" w:rsidP="00992ADD">
      <w:pPr>
        <w:rPr>
          <w:rFonts w:ascii="Verdana" w:hAnsi="Verdana"/>
          <w:highlight w:val="yellow"/>
          <w:rPrChange w:id="545" w:author="Gareth Harding" w:date="2025-07-09T16:33:00Z" w16du:dateUtc="2025-07-09T14:33:00Z">
            <w:rPr>
              <w:rFonts w:ascii="Verdana" w:hAnsi="Verdana"/>
              <w:highlight w:val="yellow"/>
              <w:lang w:val="es-ES"/>
            </w:rPr>
          </w:rPrChange>
        </w:rPr>
      </w:pPr>
      <w:r w:rsidRPr="00F4159A">
        <w:rPr>
          <w:rFonts w:ascii="Verdana" w:hAnsi="Verdana"/>
          <w:highlight w:val="yellow"/>
          <w:rPrChange w:id="546" w:author="Gareth Harding" w:date="2025-07-09T16:33:00Z" w16du:dateUtc="2025-07-09T14:33:00Z">
            <w:rPr>
              <w:rFonts w:ascii="Verdana" w:hAnsi="Verdana"/>
              <w:highlight w:val="yellow"/>
              <w:lang w:val="es-ES"/>
            </w:rPr>
          </w:rPrChange>
        </w:rPr>
        <w:t>Because nobody is perfect!</w:t>
      </w:r>
    </w:p>
    <w:p w14:paraId="472B30FF" w14:textId="24B6844D" w:rsidR="00992ADD" w:rsidRPr="00F4159A" w:rsidRDefault="00992ADD" w:rsidP="004972D4">
      <w:pPr>
        <w:rPr>
          <w:rFonts w:ascii="Verdana" w:hAnsi="Verdana"/>
          <w:rPrChange w:id="547" w:author="Gareth Harding" w:date="2025-07-09T16:33:00Z" w16du:dateUtc="2025-07-09T14:33:00Z">
            <w:rPr>
              <w:rFonts w:ascii="Verdana" w:hAnsi="Verdana"/>
              <w:lang w:val="es-ES"/>
            </w:rPr>
          </w:rPrChange>
        </w:rPr>
      </w:pPr>
      <w:r w:rsidRPr="00F4159A">
        <w:rPr>
          <w:rFonts w:ascii="Verdana" w:hAnsi="Verdana"/>
          <w:rPrChange w:id="548" w:author="Gareth Harding" w:date="2025-07-09T16:33:00Z" w16du:dateUtc="2025-07-09T14:33:00Z">
            <w:rPr>
              <w:rFonts w:ascii="Verdana" w:hAnsi="Verdana"/>
              <w:lang w:val="es-ES"/>
            </w:rPr>
          </w:rPrChange>
        </w:rPr>
        <w:t>Because she won’t study at all</w:t>
      </w:r>
      <w:del w:id="549" w:author="Gareth Harding" w:date="2025-07-09T16:49:00Z" w16du:dateUtc="2025-07-09T14:49:00Z">
        <w:r w:rsidRPr="00F4159A" w:rsidDel="00B42174">
          <w:rPr>
            <w:rFonts w:ascii="Verdana" w:hAnsi="Verdana"/>
            <w:rPrChange w:id="550" w:author="Gareth Harding" w:date="2025-07-09T16:33:00Z" w16du:dateUtc="2025-07-09T14:33:00Z">
              <w:rPr>
                <w:rFonts w:ascii="Verdana" w:hAnsi="Verdana"/>
                <w:lang w:val="es-ES"/>
              </w:rPr>
            </w:rPrChange>
          </w:rPr>
          <w:delText>.</w:delText>
        </w:r>
      </w:del>
    </w:p>
    <w:p w14:paraId="1D4E5C8D" w14:textId="77777777" w:rsidR="00821852" w:rsidRPr="00F4159A" w:rsidRDefault="00821852" w:rsidP="004972D4">
      <w:pPr>
        <w:rPr>
          <w:rFonts w:ascii="Verdana" w:hAnsi="Verdana"/>
          <w:rPrChange w:id="551" w:author="Gareth Harding" w:date="2025-07-09T16:33:00Z" w16du:dateUtc="2025-07-09T14:33:00Z">
            <w:rPr>
              <w:rFonts w:ascii="Verdana" w:hAnsi="Verdana"/>
              <w:lang w:val="es-ES"/>
            </w:rPr>
          </w:rPrChange>
        </w:rPr>
      </w:pPr>
    </w:p>
    <w:p w14:paraId="298DCA3C" w14:textId="77777777" w:rsidR="00821852" w:rsidRPr="00F4159A" w:rsidRDefault="00821852" w:rsidP="004972D4">
      <w:pPr>
        <w:rPr>
          <w:rFonts w:ascii="Verdana" w:hAnsi="Verdana"/>
          <w:rPrChange w:id="552" w:author="Gareth Harding" w:date="2025-07-09T16:33:00Z" w16du:dateUtc="2025-07-09T14:33:00Z">
            <w:rPr>
              <w:rFonts w:ascii="Verdana" w:hAnsi="Verdana"/>
              <w:lang w:val="es-ES"/>
            </w:rPr>
          </w:rPrChange>
        </w:rPr>
      </w:pPr>
    </w:p>
    <w:p w14:paraId="0D3F3CAB" w14:textId="77777777" w:rsidR="009F3A42" w:rsidRPr="00F4159A" w:rsidRDefault="009F3A42" w:rsidP="004972D4">
      <w:pPr>
        <w:rPr>
          <w:rFonts w:ascii="Verdana" w:hAnsi="Verdana"/>
          <w:rPrChange w:id="553" w:author="Gareth Harding" w:date="2025-07-09T16:33:00Z" w16du:dateUtc="2025-07-09T14:33:00Z">
            <w:rPr>
              <w:rFonts w:ascii="Verdana" w:hAnsi="Verdana"/>
              <w:lang w:val="es-ES"/>
            </w:rPr>
          </w:rPrChange>
        </w:rPr>
      </w:pPr>
    </w:p>
    <w:p w14:paraId="041D0DB2" w14:textId="77777777" w:rsidR="009F3A42" w:rsidRPr="00F4159A" w:rsidRDefault="009F3A42" w:rsidP="004972D4">
      <w:pPr>
        <w:rPr>
          <w:rFonts w:ascii="Verdana" w:hAnsi="Verdana"/>
          <w:rPrChange w:id="554" w:author="Gareth Harding" w:date="2025-07-09T16:33:00Z" w16du:dateUtc="2025-07-09T14:33:00Z">
            <w:rPr>
              <w:rFonts w:ascii="Verdana" w:hAnsi="Verdana"/>
              <w:lang w:val="es-ES"/>
            </w:rPr>
          </w:rPrChange>
        </w:rPr>
      </w:pPr>
    </w:p>
    <w:p w14:paraId="308131D4" w14:textId="77777777" w:rsidR="009F3A42" w:rsidRPr="00F4159A" w:rsidRDefault="009F3A42" w:rsidP="004972D4">
      <w:pPr>
        <w:rPr>
          <w:rFonts w:ascii="Verdana" w:hAnsi="Verdana"/>
          <w:rPrChange w:id="555" w:author="Gareth Harding" w:date="2025-07-09T16:33:00Z" w16du:dateUtc="2025-07-09T14:33:00Z">
            <w:rPr>
              <w:rFonts w:ascii="Verdana" w:hAnsi="Verdana"/>
              <w:lang w:val="es-ES"/>
            </w:rPr>
          </w:rPrChange>
        </w:rPr>
      </w:pPr>
    </w:p>
    <w:p w14:paraId="15C10135" w14:textId="6D78B21D" w:rsidR="00821852" w:rsidRPr="00D30A7F" w:rsidRDefault="00821852" w:rsidP="00821852">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Y</w:t>
      </w:r>
      <w:r w:rsidRPr="00821852">
        <w:rPr>
          <w:rFonts w:ascii="Verdana" w:eastAsia="Times New Roman" w:hAnsi="Verdana" w:cs="Times New Roman"/>
          <w:b/>
          <w:bCs/>
          <w:color w:val="215E99" w:themeColor="text2" w:themeTint="BF"/>
          <w:kern w:val="0"/>
          <w:lang w:eastAsia="es-ES_tradnl"/>
          <w14:ligatures w14:val="none"/>
        </w:rPr>
        <w:t>our favourite subject</w:t>
      </w:r>
    </w:p>
    <w:p w14:paraId="0F189F35" w14:textId="77777777" w:rsidR="00821852" w:rsidRPr="00D30A7F" w:rsidRDefault="00821852" w:rsidP="004972D4">
      <w:pPr>
        <w:rPr>
          <w:rFonts w:ascii="Verdana" w:hAnsi="Verdana"/>
          <w:lang w:val="es-ES"/>
        </w:rPr>
      </w:pPr>
    </w:p>
    <w:p w14:paraId="4EA535D4" w14:textId="5A59BC4E" w:rsidR="00821852" w:rsidRPr="00F4159A" w:rsidRDefault="00821852" w:rsidP="00821852">
      <w:pPr>
        <w:rPr>
          <w:rFonts w:ascii="Verdana" w:hAnsi="Verdana"/>
          <w:rPrChange w:id="556" w:author="Gareth Harding" w:date="2025-07-09T16:33:00Z" w16du:dateUtc="2025-07-09T14:33:00Z">
            <w:rPr>
              <w:rFonts w:ascii="Verdana" w:hAnsi="Verdana"/>
              <w:lang w:val="es-ES"/>
            </w:rPr>
          </w:rPrChange>
        </w:rPr>
      </w:pPr>
      <w:r w:rsidRPr="00F4159A">
        <w:rPr>
          <w:rFonts w:ascii="Verdana" w:hAnsi="Verdana"/>
          <w:rPrChange w:id="557" w:author="Gareth Harding" w:date="2025-07-09T16:33:00Z" w16du:dateUtc="2025-07-09T14:33:00Z">
            <w:rPr>
              <w:rFonts w:ascii="Verdana" w:hAnsi="Verdana"/>
              <w:lang w:val="es-ES"/>
            </w:rPr>
          </w:rPrChange>
        </w:rPr>
        <w:t>Wil</w:t>
      </w:r>
      <w:ins w:id="558" w:author="Gareth Harding" w:date="2025-07-09T16:54:00Z" w16du:dateUtc="2025-07-09T14:54:00Z">
        <w:r w:rsidR="007C5C5B">
          <w:rPr>
            <w:rFonts w:ascii="Verdana" w:hAnsi="Verdana"/>
          </w:rPr>
          <w:t>l</w:t>
        </w:r>
      </w:ins>
      <w:r w:rsidRPr="00F4159A">
        <w:rPr>
          <w:rFonts w:ascii="Verdana" w:hAnsi="Verdana"/>
          <w:rPrChange w:id="559" w:author="Gareth Harding" w:date="2025-07-09T16:33:00Z" w16du:dateUtc="2025-07-09T14:33:00Z">
            <w:rPr>
              <w:rFonts w:ascii="Verdana" w:hAnsi="Verdana"/>
              <w:lang w:val="es-ES"/>
            </w:rPr>
          </w:rPrChange>
        </w:rPr>
        <w:t>y and Lina are in the classroom. Their teacher asks, “What’s your favourite subject?”</w:t>
      </w:r>
    </w:p>
    <w:p w14:paraId="330EEC25" w14:textId="77777777" w:rsidR="00821852" w:rsidRPr="00F4159A" w:rsidRDefault="00821852" w:rsidP="00821852">
      <w:pPr>
        <w:rPr>
          <w:rFonts w:ascii="Verdana" w:hAnsi="Verdana"/>
          <w:rPrChange w:id="560" w:author="Gareth Harding" w:date="2025-07-09T16:33:00Z" w16du:dateUtc="2025-07-09T14:33:00Z">
            <w:rPr>
              <w:rFonts w:ascii="Verdana" w:hAnsi="Verdana"/>
              <w:lang w:val="es-ES"/>
            </w:rPr>
          </w:rPrChange>
        </w:rPr>
      </w:pPr>
    </w:p>
    <w:p w14:paraId="5E861105" w14:textId="4A18001E" w:rsidR="00821852" w:rsidRPr="00F4159A" w:rsidRDefault="00821852" w:rsidP="00821852">
      <w:pPr>
        <w:rPr>
          <w:rFonts w:ascii="Verdana" w:hAnsi="Verdana"/>
          <w:rPrChange w:id="561" w:author="Gareth Harding" w:date="2025-07-09T16:33:00Z" w16du:dateUtc="2025-07-09T14:33:00Z">
            <w:rPr>
              <w:rFonts w:ascii="Verdana" w:hAnsi="Verdana"/>
              <w:lang w:val="es-ES"/>
            </w:rPr>
          </w:rPrChange>
        </w:rPr>
      </w:pPr>
      <w:r w:rsidRPr="00F4159A">
        <w:rPr>
          <w:rFonts w:ascii="Verdana" w:hAnsi="Verdana"/>
          <w:rPrChange w:id="562" w:author="Gareth Harding" w:date="2025-07-09T16:33:00Z" w16du:dateUtc="2025-07-09T14:33:00Z">
            <w:rPr>
              <w:rFonts w:ascii="Verdana" w:hAnsi="Verdana"/>
              <w:lang w:val="es-ES"/>
            </w:rPr>
          </w:rPrChange>
        </w:rPr>
        <w:t>Wil</w:t>
      </w:r>
      <w:ins w:id="563" w:author="Gareth Harding" w:date="2025-07-09T16:54:00Z" w16du:dateUtc="2025-07-09T14:54:00Z">
        <w:r w:rsidR="007C5C5B">
          <w:rPr>
            <w:rFonts w:ascii="Verdana" w:hAnsi="Verdana"/>
          </w:rPr>
          <w:t>l</w:t>
        </w:r>
      </w:ins>
      <w:r w:rsidRPr="00F4159A">
        <w:rPr>
          <w:rFonts w:ascii="Verdana" w:hAnsi="Verdana"/>
          <w:rPrChange w:id="564" w:author="Gareth Harding" w:date="2025-07-09T16:33:00Z" w16du:dateUtc="2025-07-09T14:33:00Z">
            <w:rPr>
              <w:rFonts w:ascii="Verdana" w:hAnsi="Verdana"/>
              <w:lang w:val="es-ES"/>
            </w:rPr>
          </w:rPrChange>
        </w:rPr>
        <w:t>y smiles and says, “My favourite subject is Physical Education because I love running and playing football.”</w:t>
      </w:r>
    </w:p>
    <w:p w14:paraId="5847D4E4" w14:textId="77777777" w:rsidR="00821852" w:rsidRPr="00F4159A" w:rsidRDefault="00821852" w:rsidP="00821852">
      <w:pPr>
        <w:rPr>
          <w:rFonts w:ascii="Verdana" w:hAnsi="Verdana"/>
          <w:rPrChange w:id="565" w:author="Gareth Harding" w:date="2025-07-09T16:33:00Z" w16du:dateUtc="2025-07-09T14:33:00Z">
            <w:rPr>
              <w:rFonts w:ascii="Verdana" w:hAnsi="Verdana"/>
              <w:lang w:val="es-ES"/>
            </w:rPr>
          </w:rPrChange>
        </w:rPr>
      </w:pPr>
    </w:p>
    <w:p w14:paraId="56BF1421" w14:textId="77777777" w:rsidR="00821852" w:rsidRPr="00F4159A" w:rsidRDefault="00821852" w:rsidP="00821852">
      <w:pPr>
        <w:rPr>
          <w:rFonts w:ascii="Verdana" w:hAnsi="Verdana"/>
          <w:rPrChange w:id="566" w:author="Gareth Harding" w:date="2025-07-09T16:33:00Z" w16du:dateUtc="2025-07-09T14:33:00Z">
            <w:rPr>
              <w:rFonts w:ascii="Verdana" w:hAnsi="Verdana"/>
              <w:lang w:val="es-ES"/>
            </w:rPr>
          </w:rPrChange>
        </w:rPr>
      </w:pPr>
      <w:r w:rsidRPr="00F4159A">
        <w:rPr>
          <w:rFonts w:ascii="Verdana" w:hAnsi="Verdana"/>
          <w:rPrChange w:id="567" w:author="Gareth Harding" w:date="2025-07-09T16:33:00Z" w16du:dateUtc="2025-07-09T14:33:00Z">
            <w:rPr>
              <w:rFonts w:ascii="Verdana" w:hAnsi="Verdana"/>
              <w:lang w:val="es-ES"/>
            </w:rPr>
          </w:rPrChange>
        </w:rPr>
        <w:t>Lina laughs and says, “I like Arts and Craft. I enjoy painting and making things with paper. But sometimes, I make a big mess!”</w:t>
      </w:r>
    </w:p>
    <w:p w14:paraId="7B742601" w14:textId="77777777" w:rsidR="00821852" w:rsidRPr="00F4159A" w:rsidRDefault="00821852" w:rsidP="00821852">
      <w:pPr>
        <w:rPr>
          <w:rFonts w:ascii="Verdana" w:hAnsi="Verdana"/>
          <w:rPrChange w:id="568" w:author="Gareth Harding" w:date="2025-07-09T16:33:00Z" w16du:dateUtc="2025-07-09T14:33:00Z">
            <w:rPr>
              <w:rFonts w:ascii="Verdana" w:hAnsi="Verdana"/>
              <w:lang w:val="es-ES"/>
            </w:rPr>
          </w:rPrChange>
        </w:rPr>
      </w:pPr>
    </w:p>
    <w:p w14:paraId="31E2E368" w14:textId="0F3A80EC" w:rsidR="00821852" w:rsidRPr="00F4159A" w:rsidRDefault="00821852" w:rsidP="00821852">
      <w:pPr>
        <w:rPr>
          <w:rFonts w:ascii="Verdana" w:hAnsi="Verdana"/>
          <w:rPrChange w:id="569" w:author="Gareth Harding" w:date="2025-07-09T16:33:00Z" w16du:dateUtc="2025-07-09T14:33:00Z">
            <w:rPr>
              <w:rFonts w:ascii="Verdana" w:hAnsi="Verdana"/>
              <w:lang w:val="es-ES"/>
            </w:rPr>
          </w:rPrChange>
        </w:rPr>
      </w:pPr>
      <w:r w:rsidRPr="00F4159A">
        <w:rPr>
          <w:rFonts w:ascii="Verdana" w:hAnsi="Verdana"/>
          <w:rPrChange w:id="570" w:author="Gareth Harding" w:date="2025-07-09T16:33:00Z" w16du:dateUtc="2025-07-09T14:33:00Z">
            <w:rPr>
              <w:rFonts w:ascii="Verdana" w:hAnsi="Verdana"/>
              <w:lang w:val="es-ES"/>
            </w:rPr>
          </w:rPrChange>
        </w:rPr>
        <w:t>Wil</w:t>
      </w:r>
      <w:ins w:id="571" w:author="Gareth Harding" w:date="2025-07-09T16:54:00Z" w16du:dateUtc="2025-07-09T14:54:00Z">
        <w:r w:rsidR="007C5C5B">
          <w:rPr>
            <w:rFonts w:ascii="Verdana" w:hAnsi="Verdana"/>
          </w:rPr>
          <w:t>l</w:t>
        </w:r>
      </w:ins>
      <w:r w:rsidRPr="00F4159A">
        <w:rPr>
          <w:rFonts w:ascii="Verdana" w:hAnsi="Verdana"/>
          <w:rPrChange w:id="572" w:author="Gareth Harding" w:date="2025-07-09T16:33:00Z" w16du:dateUtc="2025-07-09T14:33:00Z">
            <w:rPr>
              <w:rFonts w:ascii="Verdana" w:hAnsi="Verdana"/>
              <w:lang w:val="es-ES"/>
            </w:rPr>
          </w:rPrChange>
        </w:rPr>
        <w:t>y says, “I like Science too because we do fun experiments. Last week, we made a volcano, and it exploded — but not really!”</w:t>
      </w:r>
    </w:p>
    <w:p w14:paraId="683AEDF6" w14:textId="77777777" w:rsidR="00821852" w:rsidRPr="00F4159A" w:rsidRDefault="00821852" w:rsidP="00821852">
      <w:pPr>
        <w:rPr>
          <w:rFonts w:ascii="Verdana" w:hAnsi="Verdana"/>
          <w:rPrChange w:id="573" w:author="Gareth Harding" w:date="2025-07-09T16:33:00Z" w16du:dateUtc="2025-07-09T14:33:00Z">
            <w:rPr>
              <w:rFonts w:ascii="Verdana" w:hAnsi="Verdana"/>
              <w:lang w:val="es-ES"/>
            </w:rPr>
          </w:rPrChange>
        </w:rPr>
      </w:pPr>
    </w:p>
    <w:p w14:paraId="37C7E6C3" w14:textId="77777777" w:rsidR="00821852" w:rsidRPr="00F4159A" w:rsidRDefault="00821852" w:rsidP="00821852">
      <w:pPr>
        <w:rPr>
          <w:rFonts w:ascii="Verdana" w:hAnsi="Verdana"/>
          <w:rPrChange w:id="574" w:author="Gareth Harding" w:date="2025-07-09T16:33:00Z" w16du:dateUtc="2025-07-09T14:33:00Z">
            <w:rPr>
              <w:rFonts w:ascii="Verdana" w:hAnsi="Verdana"/>
              <w:lang w:val="es-ES"/>
            </w:rPr>
          </w:rPrChange>
        </w:rPr>
      </w:pPr>
      <w:r w:rsidRPr="00F4159A">
        <w:rPr>
          <w:rFonts w:ascii="Verdana" w:hAnsi="Verdana"/>
          <w:rPrChange w:id="575" w:author="Gareth Harding" w:date="2025-07-09T16:33:00Z" w16du:dateUtc="2025-07-09T14:33:00Z">
            <w:rPr>
              <w:rFonts w:ascii="Verdana" w:hAnsi="Verdana"/>
              <w:lang w:val="es-ES"/>
            </w:rPr>
          </w:rPrChange>
        </w:rPr>
        <w:t>Lina asks, “What about you, teacher? What’s your favourite subject?”</w:t>
      </w:r>
    </w:p>
    <w:p w14:paraId="0AEC8C01" w14:textId="77777777" w:rsidR="00821852" w:rsidRPr="00F4159A" w:rsidRDefault="00821852" w:rsidP="00821852">
      <w:pPr>
        <w:rPr>
          <w:rFonts w:ascii="Verdana" w:hAnsi="Verdana"/>
          <w:rPrChange w:id="576" w:author="Gareth Harding" w:date="2025-07-09T16:33:00Z" w16du:dateUtc="2025-07-09T14:33:00Z">
            <w:rPr>
              <w:rFonts w:ascii="Verdana" w:hAnsi="Verdana"/>
              <w:lang w:val="es-ES"/>
            </w:rPr>
          </w:rPrChange>
        </w:rPr>
      </w:pPr>
    </w:p>
    <w:p w14:paraId="2FC3A894" w14:textId="77777777" w:rsidR="00821852" w:rsidRPr="00F4159A" w:rsidRDefault="00821852" w:rsidP="00821852">
      <w:pPr>
        <w:rPr>
          <w:rFonts w:ascii="Verdana" w:hAnsi="Verdana"/>
          <w:rPrChange w:id="577" w:author="Gareth Harding" w:date="2025-07-09T16:33:00Z" w16du:dateUtc="2025-07-09T14:33:00Z">
            <w:rPr>
              <w:rFonts w:ascii="Verdana" w:hAnsi="Verdana"/>
              <w:lang w:val="es-ES"/>
            </w:rPr>
          </w:rPrChange>
        </w:rPr>
      </w:pPr>
      <w:r w:rsidRPr="00F4159A">
        <w:rPr>
          <w:rFonts w:ascii="Verdana" w:hAnsi="Verdana"/>
          <w:rPrChange w:id="578" w:author="Gareth Harding" w:date="2025-07-09T16:33:00Z" w16du:dateUtc="2025-07-09T14:33:00Z">
            <w:rPr>
              <w:rFonts w:ascii="Verdana" w:hAnsi="Verdana"/>
              <w:lang w:val="es-ES"/>
            </w:rPr>
          </w:rPrChange>
        </w:rPr>
        <w:t>The teacher laughs and says, “I love History. I like stories about kings, queens, and old castles. But sometimes, it can be a little boring!”</w:t>
      </w:r>
    </w:p>
    <w:p w14:paraId="002701AC" w14:textId="77777777" w:rsidR="00821852" w:rsidRPr="00F4159A" w:rsidRDefault="00821852" w:rsidP="00821852">
      <w:pPr>
        <w:rPr>
          <w:rFonts w:ascii="Verdana" w:hAnsi="Verdana"/>
          <w:rPrChange w:id="579" w:author="Gareth Harding" w:date="2025-07-09T16:33:00Z" w16du:dateUtc="2025-07-09T14:33:00Z">
            <w:rPr>
              <w:rFonts w:ascii="Verdana" w:hAnsi="Verdana"/>
              <w:lang w:val="es-ES"/>
            </w:rPr>
          </w:rPrChange>
        </w:rPr>
      </w:pPr>
    </w:p>
    <w:p w14:paraId="7377D708" w14:textId="3119ED3D" w:rsidR="00821852" w:rsidRPr="00F4159A" w:rsidRDefault="00821852" w:rsidP="00821852">
      <w:pPr>
        <w:rPr>
          <w:rFonts w:ascii="Verdana" w:hAnsi="Verdana"/>
          <w:rPrChange w:id="580" w:author="Gareth Harding" w:date="2025-07-09T16:33:00Z" w16du:dateUtc="2025-07-09T14:33:00Z">
            <w:rPr>
              <w:rFonts w:ascii="Verdana" w:hAnsi="Verdana"/>
              <w:lang w:val="es-ES"/>
            </w:rPr>
          </w:rPrChange>
        </w:rPr>
      </w:pPr>
      <w:r w:rsidRPr="00F4159A">
        <w:rPr>
          <w:rFonts w:ascii="Verdana" w:hAnsi="Verdana"/>
          <w:rPrChange w:id="581" w:author="Gareth Harding" w:date="2025-07-09T16:33:00Z" w16du:dateUtc="2025-07-09T14:33:00Z">
            <w:rPr>
              <w:rFonts w:ascii="Verdana" w:hAnsi="Verdana"/>
              <w:lang w:val="es-ES"/>
            </w:rPr>
          </w:rPrChange>
        </w:rPr>
        <w:t>Wil</w:t>
      </w:r>
      <w:ins w:id="582" w:author="Gareth Harding" w:date="2025-07-09T16:54:00Z" w16du:dateUtc="2025-07-09T14:54:00Z">
        <w:r w:rsidR="007C5C5B">
          <w:rPr>
            <w:rFonts w:ascii="Verdana" w:hAnsi="Verdana"/>
          </w:rPr>
          <w:t>l</w:t>
        </w:r>
      </w:ins>
      <w:r w:rsidRPr="00F4159A">
        <w:rPr>
          <w:rFonts w:ascii="Verdana" w:hAnsi="Verdana"/>
          <w:rPrChange w:id="583" w:author="Gareth Harding" w:date="2025-07-09T16:33:00Z" w16du:dateUtc="2025-07-09T14:33:00Z">
            <w:rPr>
              <w:rFonts w:ascii="Verdana" w:hAnsi="Verdana"/>
              <w:lang w:val="es-ES"/>
            </w:rPr>
          </w:rPrChange>
        </w:rPr>
        <w:t>y and Lina say, “We like English too because we can learn new words and talk to people from other countries.”</w:t>
      </w:r>
    </w:p>
    <w:p w14:paraId="57814CE9" w14:textId="77777777" w:rsidR="00821852" w:rsidRPr="00F4159A" w:rsidRDefault="00821852" w:rsidP="00821852">
      <w:pPr>
        <w:rPr>
          <w:rFonts w:ascii="Verdana" w:hAnsi="Verdana"/>
          <w:rPrChange w:id="584" w:author="Gareth Harding" w:date="2025-07-09T16:33:00Z" w16du:dateUtc="2025-07-09T14:33:00Z">
            <w:rPr>
              <w:rFonts w:ascii="Verdana" w:hAnsi="Verdana"/>
              <w:lang w:val="es-ES"/>
            </w:rPr>
          </w:rPrChange>
        </w:rPr>
      </w:pPr>
    </w:p>
    <w:p w14:paraId="16706A3A" w14:textId="77777777" w:rsidR="00821852" w:rsidRPr="00F4159A" w:rsidRDefault="00821852" w:rsidP="00821852">
      <w:pPr>
        <w:rPr>
          <w:rFonts w:ascii="Verdana" w:hAnsi="Verdana"/>
          <w:rPrChange w:id="585" w:author="Gareth Harding" w:date="2025-07-09T16:33:00Z" w16du:dateUtc="2025-07-09T14:33:00Z">
            <w:rPr>
              <w:rFonts w:ascii="Verdana" w:hAnsi="Verdana"/>
              <w:lang w:val="es-ES"/>
            </w:rPr>
          </w:rPrChange>
        </w:rPr>
      </w:pPr>
      <w:r w:rsidRPr="00F4159A">
        <w:rPr>
          <w:rFonts w:ascii="Verdana" w:hAnsi="Verdana"/>
          <w:rPrChange w:id="586" w:author="Gareth Harding" w:date="2025-07-09T16:33:00Z" w16du:dateUtc="2025-07-09T14:33:00Z">
            <w:rPr>
              <w:rFonts w:ascii="Verdana" w:hAnsi="Verdana"/>
              <w:lang w:val="es-ES"/>
            </w:rPr>
          </w:rPrChange>
        </w:rPr>
        <w:t>“What’s your favourite subject? Tell us!”</w:t>
      </w:r>
    </w:p>
    <w:p w14:paraId="2FC549D1" w14:textId="77777777" w:rsidR="00821852" w:rsidRPr="00F4159A" w:rsidRDefault="00821852" w:rsidP="004972D4">
      <w:pPr>
        <w:rPr>
          <w:rFonts w:ascii="Verdana" w:hAnsi="Verdana"/>
          <w:rPrChange w:id="587" w:author="Gareth Harding" w:date="2025-07-09T16:33:00Z" w16du:dateUtc="2025-07-09T14:33:00Z">
            <w:rPr>
              <w:rFonts w:ascii="Verdana" w:hAnsi="Verdana"/>
              <w:lang w:val="es-ES"/>
            </w:rPr>
          </w:rPrChange>
        </w:rPr>
      </w:pPr>
    </w:p>
    <w:p w14:paraId="75B64B2B" w14:textId="77777777" w:rsidR="00821852" w:rsidRPr="00D30A7F" w:rsidRDefault="00821852" w:rsidP="00821852">
      <w:pPr>
        <w:adjustRightInd w:val="0"/>
        <w:snapToGrid w:val="0"/>
        <w:rPr>
          <w:rFonts w:ascii="Verdana" w:hAnsi="Verdana"/>
          <w:b/>
          <w:bCs/>
          <w:color w:val="00B050"/>
        </w:rPr>
      </w:pPr>
      <w:r w:rsidRPr="00D30A7F">
        <w:rPr>
          <w:rFonts w:ascii="Verdana" w:hAnsi="Verdana"/>
          <w:b/>
          <w:bCs/>
          <w:color w:val="00B050"/>
        </w:rPr>
        <w:t>Comprehension Questions</w:t>
      </w:r>
    </w:p>
    <w:p w14:paraId="727460E6" w14:textId="77777777" w:rsidR="00821852" w:rsidRPr="00D30A7F" w:rsidRDefault="00821852" w:rsidP="004972D4">
      <w:pPr>
        <w:rPr>
          <w:rFonts w:ascii="Verdana" w:hAnsi="Verdana"/>
          <w:lang w:val="es-ES"/>
        </w:rPr>
      </w:pPr>
    </w:p>
    <w:p w14:paraId="2B0BF4BE" w14:textId="027B18B1" w:rsidR="00821852" w:rsidRPr="00F4159A" w:rsidRDefault="00821852" w:rsidP="00821852">
      <w:pPr>
        <w:pStyle w:val="Prrafodelista"/>
        <w:numPr>
          <w:ilvl w:val="0"/>
          <w:numId w:val="9"/>
        </w:numPr>
        <w:rPr>
          <w:rFonts w:ascii="Verdana" w:hAnsi="Verdana"/>
          <w:b/>
          <w:bCs/>
          <w:rPrChange w:id="588" w:author="Gareth Harding" w:date="2025-07-09T16:33:00Z" w16du:dateUtc="2025-07-09T14:33:00Z">
            <w:rPr>
              <w:rFonts w:ascii="Verdana" w:hAnsi="Verdana"/>
              <w:b/>
              <w:bCs/>
              <w:lang w:val="es-ES"/>
            </w:rPr>
          </w:rPrChange>
        </w:rPr>
      </w:pPr>
      <w:r w:rsidRPr="00F4159A">
        <w:rPr>
          <w:rFonts w:ascii="Verdana" w:hAnsi="Verdana"/>
          <w:b/>
          <w:bCs/>
          <w:rPrChange w:id="589" w:author="Gareth Harding" w:date="2025-07-09T16:33:00Z" w16du:dateUtc="2025-07-09T14:33:00Z">
            <w:rPr>
              <w:rFonts w:ascii="Verdana" w:hAnsi="Verdana"/>
              <w:b/>
              <w:bCs/>
              <w:lang w:val="es-ES"/>
            </w:rPr>
          </w:rPrChange>
        </w:rPr>
        <w:t>What is Wil</w:t>
      </w:r>
      <w:ins w:id="590" w:author="Gareth Harding" w:date="2025-07-09T16:54:00Z" w16du:dateUtc="2025-07-09T14:54:00Z">
        <w:r w:rsidR="007C5C5B">
          <w:rPr>
            <w:rFonts w:ascii="Verdana" w:hAnsi="Verdana"/>
            <w:b/>
            <w:bCs/>
          </w:rPr>
          <w:t>l</w:t>
        </w:r>
      </w:ins>
      <w:r w:rsidRPr="00F4159A">
        <w:rPr>
          <w:rFonts w:ascii="Verdana" w:hAnsi="Verdana"/>
          <w:b/>
          <w:bCs/>
          <w:rPrChange w:id="591" w:author="Gareth Harding" w:date="2025-07-09T16:33:00Z" w16du:dateUtc="2025-07-09T14:33:00Z">
            <w:rPr>
              <w:rFonts w:ascii="Verdana" w:hAnsi="Verdana"/>
              <w:b/>
              <w:bCs/>
              <w:lang w:val="es-ES"/>
            </w:rPr>
          </w:rPrChange>
        </w:rPr>
        <w:t>y’s favourite subject?</w:t>
      </w:r>
    </w:p>
    <w:p w14:paraId="04B8F9A4" w14:textId="77777777" w:rsidR="00821852" w:rsidRPr="00821852" w:rsidRDefault="00821852" w:rsidP="00821852">
      <w:pPr>
        <w:rPr>
          <w:rFonts w:ascii="Verdana" w:hAnsi="Verdana"/>
          <w:lang w:val="es-ES"/>
        </w:rPr>
      </w:pPr>
      <w:proofErr w:type="spellStart"/>
      <w:r w:rsidRPr="00821852">
        <w:rPr>
          <w:rFonts w:ascii="Verdana" w:hAnsi="Verdana"/>
          <w:highlight w:val="yellow"/>
          <w:lang w:val="es-ES"/>
        </w:rPr>
        <w:t>Physical</w:t>
      </w:r>
      <w:proofErr w:type="spellEnd"/>
      <w:r w:rsidRPr="00821852">
        <w:rPr>
          <w:rFonts w:ascii="Verdana" w:hAnsi="Verdana"/>
          <w:highlight w:val="yellow"/>
          <w:lang w:val="es-ES"/>
        </w:rPr>
        <w:t xml:space="preserve"> </w:t>
      </w:r>
      <w:proofErr w:type="spellStart"/>
      <w:r w:rsidRPr="00821852">
        <w:rPr>
          <w:rFonts w:ascii="Verdana" w:hAnsi="Verdana"/>
          <w:highlight w:val="yellow"/>
          <w:lang w:val="es-ES"/>
        </w:rPr>
        <w:t>Education</w:t>
      </w:r>
      <w:proofErr w:type="spellEnd"/>
    </w:p>
    <w:p w14:paraId="474DA92C" w14:textId="77777777" w:rsidR="00821852" w:rsidRPr="00821852" w:rsidRDefault="00821852" w:rsidP="00821852">
      <w:pPr>
        <w:rPr>
          <w:rFonts w:ascii="Verdana" w:hAnsi="Verdana"/>
          <w:lang w:val="es-ES"/>
        </w:rPr>
      </w:pPr>
      <w:proofErr w:type="spellStart"/>
      <w:r w:rsidRPr="00821852">
        <w:rPr>
          <w:rFonts w:ascii="Verdana" w:hAnsi="Verdana"/>
          <w:lang w:val="es-ES"/>
        </w:rPr>
        <w:t>Science</w:t>
      </w:r>
      <w:proofErr w:type="spellEnd"/>
    </w:p>
    <w:p w14:paraId="3CD54D6B" w14:textId="2276D941" w:rsidR="00821852" w:rsidRDefault="00821852" w:rsidP="00821852">
      <w:pPr>
        <w:rPr>
          <w:ins w:id="592" w:author="Gareth Harding" w:date="2025-07-10T10:30:00Z" w16du:dateUtc="2025-07-10T08:30:00Z"/>
          <w:rFonts w:ascii="Verdana" w:hAnsi="Verdana"/>
          <w:lang w:val="es-ES"/>
        </w:rPr>
      </w:pPr>
      <w:proofErr w:type="spellStart"/>
      <w:r w:rsidRPr="00821852">
        <w:rPr>
          <w:rFonts w:ascii="Verdana" w:hAnsi="Verdana"/>
          <w:lang w:val="es-ES"/>
        </w:rPr>
        <w:t>Maths</w:t>
      </w:r>
      <w:proofErr w:type="spellEnd"/>
    </w:p>
    <w:p w14:paraId="3A8007FA" w14:textId="77777777" w:rsidR="004B2BFA" w:rsidRPr="00821852" w:rsidRDefault="004B2BFA" w:rsidP="00821852">
      <w:pPr>
        <w:rPr>
          <w:rFonts w:ascii="Verdana" w:hAnsi="Verdana"/>
          <w:lang w:val="es-ES"/>
        </w:rPr>
      </w:pPr>
    </w:p>
    <w:p w14:paraId="5E07E4C6" w14:textId="77777777" w:rsidR="00821852" w:rsidRPr="00F4159A" w:rsidRDefault="00821852" w:rsidP="00821852">
      <w:pPr>
        <w:pStyle w:val="Prrafodelista"/>
        <w:numPr>
          <w:ilvl w:val="0"/>
          <w:numId w:val="9"/>
        </w:numPr>
        <w:rPr>
          <w:rFonts w:ascii="Verdana" w:hAnsi="Verdana"/>
          <w:b/>
          <w:bCs/>
          <w:rPrChange w:id="593" w:author="Gareth Harding" w:date="2025-07-09T16:33:00Z" w16du:dateUtc="2025-07-09T14:33:00Z">
            <w:rPr>
              <w:rFonts w:ascii="Verdana" w:hAnsi="Verdana"/>
              <w:b/>
              <w:bCs/>
              <w:lang w:val="es-ES"/>
            </w:rPr>
          </w:rPrChange>
        </w:rPr>
      </w:pPr>
      <w:r w:rsidRPr="00F4159A">
        <w:rPr>
          <w:rFonts w:ascii="Verdana" w:hAnsi="Verdana"/>
          <w:b/>
          <w:bCs/>
          <w:rPrChange w:id="594" w:author="Gareth Harding" w:date="2025-07-09T16:33:00Z" w16du:dateUtc="2025-07-09T14:33:00Z">
            <w:rPr>
              <w:rFonts w:ascii="Verdana" w:hAnsi="Verdana"/>
              <w:b/>
              <w:bCs/>
              <w:lang w:val="es-ES"/>
            </w:rPr>
          </w:rPrChange>
        </w:rPr>
        <w:t>What does Lina do in Arts and Crafts class?</w:t>
      </w:r>
    </w:p>
    <w:p w14:paraId="6FE07723" w14:textId="77777777" w:rsidR="00821852" w:rsidRPr="00F4159A" w:rsidRDefault="00821852" w:rsidP="00821852">
      <w:pPr>
        <w:rPr>
          <w:rFonts w:ascii="Verdana" w:hAnsi="Verdana"/>
          <w:rPrChange w:id="595" w:author="Gareth Harding" w:date="2025-07-09T16:33:00Z" w16du:dateUtc="2025-07-09T14:33:00Z">
            <w:rPr>
              <w:rFonts w:ascii="Verdana" w:hAnsi="Verdana"/>
              <w:lang w:val="es-ES"/>
            </w:rPr>
          </w:rPrChange>
        </w:rPr>
      </w:pPr>
      <w:r w:rsidRPr="00F4159A">
        <w:rPr>
          <w:rFonts w:ascii="Verdana" w:hAnsi="Verdana"/>
          <w:rPrChange w:id="596" w:author="Gareth Harding" w:date="2025-07-09T16:33:00Z" w16du:dateUtc="2025-07-09T14:33:00Z">
            <w:rPr>
              <w:rFonts w:ascii="Verdana" w:hAnsi="Verdana"/>
              <w:lang w:val="es-ES"/>
            </w:rPr>
          </w:rPrChange>
        </w:rPr>
        <w:t>She sings songs</w:t>
      </w:r>
    </w:p>
    <w:p w14:paraId="1147798C" w14:textId="77777777" w:rsidR="00821852" w:rsidRPr="00F4159A" w:rsidRDefault="00821852" w:rsidP="00821852">
      <w:pPr>
        <w:rPr>
          <w:rFonts w:ascii="Verdana" w:hAnsi="Verdana"/>
          <w:rPrChange w:id="597" w:author="Gareth Harding" w:date="2025-07-09T16:33:00Z" w16du:dateUtc="2025-07-09T14:33:00Z">
            <w:rPr>
              <w:rFonts w:ascii="Verdana" w:hAnsi="Verdana"/>
              <w:lang w:val="es-ES"/>
            </w:rPr>
          </w:rPrChange>
        </w:rPr>
      </w:pPr>
      <w:r w:rsidRPr="00F4159A">
        <w:rPr>
          <w:rFonts w:ascii="Verdana" w:hAnsi="Verdana"/>
          <w:highlight w:val="yellow"/>
          <w:rPrChange w:id="598" w:author="Gareth Harding" w:date="2025-07-09T16:33:00Z" w16du:dateUtc="2025-07-09T14:33:00Z">
            <w:rPr>
              <w:rFonts w:ascii="Verdana" w:hAnsi="Verdana"/>
              <w:highlight w:val="yellow"/>
              <w:lang w:val="es-ES"/>
            </w:rPr>
          </w:rPrChange>
        </w:rPr>
        <w:t>She paints and makes things with paper</w:t>
      </w:r>
    </w:p>
    <w:p w14:paraId="11EAB3EF" w14:textId="44794F3B" w:rsidR="00821852" w:rsidRDefault="00821852" w:rsidP="00821852">
      <w:pPr>
        <w:rPr>
          <w:ins w:id="599" w:author="Gareth Harding" w:date="2025-07-10T10:30:00Z" w16du:dateUtc="2025-07-10T08:30:00Z"/>
          <w:rFonts w:ascii="Verdana" w:hAnsi="Verdana"/>
          <w:lang w:val="es-ES"/>
        </w:rPr>
      </w:pPr>
      <w:proofErr w:type="spellStart"/>
      <w:r w:rsidRPr="00821852">
        <w:rPr>
          <w:rFonts w:ascii="Verdana" w:hAnsi="Verdana"/>
          <w:lang w:val="es-ES"/>
        </w:rPr>
        <w:t>She</w:t>
      </w:r>
      <w:proofErr w:type="spellEnd"/>
      <w:r w:rsidRPr="00821852">
        <w:rPr>
          <w:rFonts w:ascii="Verdana" w:hAnsi="Verdana"/>
          <w:lang w:val="es-ES"/>
        </w:rPr>
        <w:t xml:space="preserve"> </w:t>
      </w:r>
      <w:proofErr w:type="spellStart"/>
      <w:r w:rsidRPr="00821852">
        <w:rPr>
          <w:rFonts w:ascii="Verdana" w:hAnsi="Verdana"/>
          <w:lang w:val="es-ES"/>
        </w:rPr>
        <w:t>runs</w:t>
      </w:r>
      <w:proofErr w:type="spellEnd"/>
      <w:r w:rsidRPr="00821852">
        <w:rPr>
          <w:rFonts w:ascii="Verdana" w:hAnsi="Verdana"/>
          <w:lang w:val="es-ES"/>
        </w:rPr>
        <w:t xml:space="preserve"> a </w:t>
      </w:r>
      <w:proofErr w:type="spellStart"/>
      <w:r w:rsidRPr="00821852">
        <w:rPr>
          <w:rFonts w:ascii="Verdana" w:hAnsi="Verdana"/>
          <w:lang w:val="es-ES"/>
        </w:rPr>
        <w:t>lot</w:t>
      </w:r>
      <w:proofErr w:type="spellEnd"/>
    </w:p>
    <w:p w14:paraId="5AB19855" w14:textId="77777777" w:rsidR="004B2BFA" w:rsidRPr="00821852" w:rsidRDefault="004B2BFA" w:rsidP="00821852">
      <w:pPr>
        <w:rPr>
          <w:rFonts w:ascii="Verdana" w:hAnsi="Verdana"/>
          <w:lang w:val="es-ES"/>
        </w:rPr>
      </w:pPr>
    </w:p>
    <w:p w14:paraId="7405A42C" w14:textId="77777777" w:rsidR="00821852" w:rsidRPr="00F4159A" w:rsidRDefault="00821852" w:rsidP="00821852">
      <w:pPr>
        <w:pStyle w:val="Prrafodelista"/>
        <w:numPr>
          <w:ilvl w:val="0"/>
          <w:numId w:val="9"/>
        </w:numPr>
        <w:rPr>
          <w:rFonts w:ascii="Verdana" w:hAnsi="Verdana"/>
          <w:b/>
          <w:bCs/>
          <w:rPrChange w:id="600" w:author="Gareth Harding" w:date="2025-07-09T16:33:00Z" w16du:dateUtc="2025-07-09T14:33:00Z">
            <w:rPr>
              <w:rFonts w:ascii="Verdana" w:hAnsi="Verdana"/>
              <w:b/>
              <w:bCs/>
              <w:lang w:val="es-ES"/>
            </w:rPr>
          </w:rPrChange>
        </w:rPr>
      </w:pPr>
      <w:r w:rsidRPr="00F4159A">
        <w:rPr>
          <w:rFonts w:ascii="Verdana" w:hAnsi="Verdana"/>
          <w:b/>
          <w:bCs/>
          <w:rPrChange w:id="601" w:author="Gareth Harding" w:date="2025-07-09T16:33:00Z" w16du:dateUtc="2025-07-09T14:33:00Z">
            <w:rPr>
              <w:rFonts w:ascii="Verdana" w:hAnsi="Verdana"/>
              <w:b/>
              <w:bCs/>
              <w:lang w:val="es-ES"/>
            </w:rPr>
          </w:rPrChange>
        </w:rPr>
        <w:t>Who made a volcano in class?</w:t>
      </w:r>
    </w:p>
    <w:p w14:paraId="17782FB6" w14:textId="4B8812D0" w:rsidR="00821852" w:rsidRPr="00F4159A" w:rsidRDefault="00821852" w:rsidP="00821852">
      <w:pPr>
        <w:rPr>
          <w:rFonts w:ascii="Verdana" w:hAnsi="Verdana"/>
          <w:rPrChange w:id="602" w:author="Gareth Harding" w:date="2025-07-09T16:33:00Z" w16du:dateUtc="2025-07-09T14:33:00Z">
            <w:rPr>
              <w:rFonts w:ascii="Verdana" w:hAnsi="Verdana"/>
              <w:lang w:val="es-ES"/>
            </w:rPr>
          </w:rPrChange>
        </w:rPr>
      </w:pPr>
      <w:r w:rsidRPr="00F4159A">
        <w:rPr>
          <w:rFonts w:ascii="Verdana" w:hAnsi="Verdana"/>
          <w:rPrChange w:id="603" w:author="Gareth Harding" w:date="2025-07-09T16:33:00Z" w16du:dateUtc="2025-07-09T14:33:00Z">
            <w:rPr>
              <w:rFonts w:ascii="Verdana" w:hAnsi="Verdana"/>
              <w:lang w:val="es-ES"/>
            </w:rPr>
          </w:rPrChange>
        </w:rPr>
        <w:t>Wil</w:t>
      </w:r>
      <w:ins w:id="604" w:author="Gareth Harding" w:date="2025-07-09T16:54:00Z" w16du:dateUtc="2025-07-09T14:54:00Z">
        <w:r w:rsidR="007C5C5B">
          <w:rPr>
            <w:rFonts w:ascii="Verdana" w:hAnsi="Verdana"/>
          </w:rPr>
          <w:t>l</w:t>
        </w:r>
      </w:ins>
      <w:r w:rsidRPr="00F4159A">
        <w:rPr>
          <w:rFonts w:ascii="Verdana" w:hAnsi="Verdana"/>
          <w:rPrChange w:id="605" w:author="Gareth Harding" w:date="2025-07-09T16:33:00Z" w16du:dateUtc="2025-07-09T14:33:00Z">
            <w:rPr>
              <w:rFonts w:ascii="Verdana" w:hAnsi="Verdana"/>
              <w:lang w:val="es-ES"/>
            </w:rPr>
          </w:rPrChange>
        </w:rPr>
        <w:t>y and Lina</w:t>
      </w:r>
    </w:p>
    <w:p w14:paraId="78CB1907" w14:textId="77777777" w:rsidR="00821852" w:rsidRPr="00F4159A" w:rsidRDefault="00821852" w:rsidP="00821852">
      <w:pPr>
        <w:rPr>
          <w:rFonts w:ascii="Verdana" w:hAnsi="Verdana"/>
          <w:rPrChange w:id="606" w:author="Gareth Harding" w:date="2025-07-09T16:33:00Z" w16du:dateUtc="2025-07-09T14:33:00Z">
            <w:rPr>
              <w:rFonts w:ascii="Verdana" w:hAnsi="Verdana"/>
              <w:lang w:val="es-ES"/>
            </w:rPr>
          </w:rPrChange>
        </w:rPr>
      </w:pPr>
      <w:r w:rsidRPr="00F4159A">
        <w:rPr>
          <w:rFonts w:ascii="Verdana" w:hAnsi="Verdana"/>
          <w:rPrChange w:id="607" w:author="Gareth Harding" w:date="2025-07-09T16:33:00Z" w16du:dateUtc="2025-07-09T14:33:00Z">
            <w:rPr>
              <w:rFonts w:ascii="Verdana" w:hAnsi="Verdana"/>
              <w:lang w:val="es-ES"/>
            </w:rPr>
          </w:rPrChange>
        </w:rPr>
        <w:t>Only the teacher</w:t>
      </w:r>
    </w:p>
    <w:p w14:paraId="749E5211" w14:textId="77CE3057" w:rsidR="00821852" w:rsidRDefault="00821852" w:rsidP="00821852">
      <w:pPr>
        <w:rPr>
          <w:ins w:id="608" w:author="Gareth Harding" w:date="2025-07-10T10:30:00Z" w16du:dateUtc="2025-07-10T08:30:00Z"/>
          <w:rFonts w:ascii="Verdana" w:hAnsi="Verdana"/>
          <w:lang w:val="es-ES"/>
        </w:rPr>
      </w:pPr>
      <w:r w:rsidRPr="00821852">
        <w:rPr>
          <w:rFonts w:ascii="Verdana" w:hAnsi="Verdana"/>
          <w:highlight w:val="yellow"/>
          <w:lang w:val="es-ES"/>
        </w:rPr>
        <w:t>Wil</w:t>
      </w:r>
      <w:ins w:id="609" w:author="Gareth Harding" w:date="2025-07-09T16:54:00Z" w16du:dateUtc="2025-07-09T14:54:00Z">
        <w:r w:rsidR="007C5C5B">
          <w:rPr>
            <w:rFonts w:ascii="Verdana" w:hAnsi="Verdana"/>
            <w:highlight w:val="yellow"/>
            <w:lang w:val="es-ES"/>
          </w:rPr>
          <w:t>l</w:t>
        </w:r>
      </w:ins>
      <w:r w:rsidRPr="00821852">
        <w:rPr>
          <w:rFonts w:ascii="Verdana" w:hAnsi="Verdana"/>
          <w:highlight w:val="yellow"/>
          <w:lang w:val="es-ES"/>
        </w:rPr>
        <w:t xml:space="preserve">y and </w:t>
      </w:r>
      <w:proofErr w:type="spellStart"/>
      <w:r w:rsidRPr="00821852">
        <w:rPr>
          <w:rFonts w:ascii="Verdana" w:hAnsi="Verdana"/>
          <w:highlight w:val="yellow"/>
          <w:lang w:val="es-ES"/>
        </w:rPr>
        <w:t>his</w:t>
      </w:r>
      <w:proofErr w:type="spellEnd"/>
      <w:r w:rsidRPr="00821852">
        <w:rPr>
          <w:rFonts w:ascii="Verdana" w:hAnsi="Verdana"/>
          <w:highlight w:val="yellow"/>
          <w:lang w:val="es-ES"/>
        </w:rPr>
        <w:t xml:space="preserve"> </w:t>
      </w:r>
      <w:del w:id="610" w:author="Gareth Harding" w:date="2025-07-10T10:30:00Z" w16du:dateUtc="2025-07-10T08:30:00Z">
        <w:r w:rsidRPr="00821852" w:rsidDel="004B2BFA">
          <w:rPr>
            <w:rFonts w:ascii="Verdana" w:hAnsi="Verdana"/>
            <w:highlight w:val="yellow"/>
            <w:lang w:val="es-ES"/>
          </w:rPr>
          <w:delText>friends</w:delText>
        </w:r>
      </w:del>
      <w:ins w:id="611" w:author="Gareth Harding" w:date="2025-07-10T10:30:00Z" w16du:dateUtc="2025-07-10T08:30:00Z">
        <w:r w:rsidR="004B2BFA">
          <w:rPr>
            <w:rFonts w:ascii="Verdana" w:hAnsi="Verdana"/>
            <w:highlight w:val="yellow"/>
            <w:lang w:val="es-ES"/>
          </w:rPr>
          <w:t>Friends</w:t>
        </w:r>
      </w:ins>
    </w:p>
    <w:p w14:paraId="39E05ADB" w14:textId="77777777" w:rsidR="004B2BFA" w:rsidRPr="00821852" w:rsidRDefault="004B2BFA" w:rsidP="00821852">
      <w:pPr>
        <w:rPr>
          <w:rFonts w:ascii="Verdana" w:hAnsi="Verdana"/>
          <w:lang w:val="es-ES"/>
        </w:rPr>
      </w:pPr>
    </w:p>
    <w:p w14:paraId="5B76660B" w14:textId="52F5142B" w:rsidR="00821852" w:rsidRPr="00D30A7F" w:rsidRDefault="00821852" w:rsidP="00821852">
      <w:pPr>
        <w:pStyle w:val="Prrafodelista"/>
        <w:numPr>
          <w:ilvl w:val="0"/>
          <w:numId w:val="9"/>
        </w:numPr>
        <w:rPr>
          <w:rFonts w:ascii="Verdana" w:hAnsi="Verdana"/>
          <w:b/>
          <w:bCs/>
          <w:lang w:val="es-ES"/>
        </w:rPr>
      </w:pPr>
      <w:proofErr w:type="spellStart"/>
      <w:r w:rsidRPr="00D30A7F">
        <w:rPr>
          <w:rFonts w:ascii="Verdana" w:hAnsi="Verdana"/>
          <w:b/>
          <w:bCs/>
          <w:lang w:val="es-ES"/>
        </w:rPr>
        <w:t>T</w:t>
      </w:r>
      <w:r w:rsidRPr="00821852">
        <w:rPr>
          <w:rFonts w:ascii="Verdana" w:hAnsi="Verdana"/>
          <w:b/>
          <w:bCs/>
          <w:lang w:val="es-ES"/>
        </w:rPr>
        <w:t>he</w:t>
      </w:r>
      <w:proofErr w:type="spellEnd"/>
      <w:r w:rsidRPr="00821852">
        <w:rPr>
          <w:rFonts w:ascii="Verdana" w:hAnsi="Verdana"/>
          <w:b/>
          <w:bCs/>
          <w:lang w:val="es-ES"/>
        </w:rPr>
        <w:t xml:space="preserve"> </w:t>
      </w:r>
      <w:proofErr w:type="spellStart"/>
      <w:r w:rsidRPr="00821852">
        <w:rPr>
          <w:rFonts w:ascii="Verdana" w:hAnsi="Verdana"/>
          <w:b/>
          <w:bCs/>
          <w:lang w:val="es-ES"/>
        </w:rPr>
        <w:t>volcano</w:t>
      </w:r>
      <w:proofErr w:type="spellEnd"/>
      <w:r w:rsidRPr="00821852">
        <w:rPr>
          <w:rFonts w:ascii="Verdana" w:hAnsi="Verdana"/>
          <w:b/>
          <w:bCs/>
          <w:lang w:val="es-ES"/>
        </w:rPr>
        <w:t xml:space="preserve"> </w:t>
      </w:r>
      <w:proofErr w:type="spellStart"/>
      <w:r w:rsidRPr="00821852">
        <w:rPr>
          <w:rFonts w:ascii="Verdana" w:hAnsi="Verdana"/>
          <w:b/>
          <w:bCs/>
          <w:lang w:val="es-ES"/>
        </w:rPr>
        <w:t>explode</w:t>
      </w:r>
      <w:proofErr w:type="spellEnd"/>
      <w:r w:rsidRPr="00D30A7F">
        <w:rPr>
          <w:rFonts w:ascii="Verdana" w:hAnsi="Verdana"/>
          <w:b/>
          <w:bCs/>
          <w:lang w:val="es-ES"/>
        </w:rPr>
        <w:t>.</w:t>
      </w:r>
    </w:p>
    <w:p w14:paraId="3D548E5E" w14:textId="77777777" w:rsidR="00B42174" w:rsidRPr="00B42174" w:rsidRDefault="00B42174">
      <w:pPr>
        <w:rPr>
          <w:moveTo w:id="612" w:author="Gareth Harding" w:date="2025-07-09T16:50:00Z" w16du:dateUtc="2025-07-09T14:50:00Z"/>
          <w:rFonts w:ascii="Verdana" w:hAnsi="Verdana"/>
          <w:lang w:val="es-ES"/>
          <w:rPrChange w:id="613" w:author="Gareth Harding" w:date="2025-07-09T16:50:00Z" w16du:dateUtc="2025-07-09T14:50:00Z">
            <w:rPr>
              <w:moveTo w:id="614" w:author="Gareth Harding" w:date="2025-07-09T16:50:00Z" w16du:dateUtc="2025-07-09T14:50:00Z"/>
              <w:lang w:val="es-ES"/>
            </w:rPr>
          </w:rPrChange>
        </w:rPr>
        <w:pPrChange w:id="615" w:author="Gareth Harding" w:date="2025-07-09T16:50:00Z" w16du:dateUtc="2025-07-09T14:50:00Z">
          <w:pPr>
            <w:pStyle w:val="Prrafodelista"/>
            <w:numPr>
              <w:numId w:val="9"/>
            </w:numPr>
            <w:ind w:left="360" w:hanging="360"/>
          </w:pPr>
        </w:pPrChange>
      </w:pPr>
      <w:moveToRangeStart w:id="616" w:author="Gareth Harding" w:date="2025-07-09T16:50:00Z" w:name="move202972255"/>
      <w:moveTo w:id="617" w:author="Gareth Harding" w:date="2025-07-09T16:50:00Z" w16du:dateUtc="2025-07-09T14:50:00Z">
        <w:r w:rsidRPr="00B42174">
          <w:rPr>
            <w:rFonts w:ascii="Verdana" w:hAnsi="Verdana"/>
            <w:lang w:val="es-ES"/>
            <w:rPrChange w:id="618" w:author="Gareth Harding" w:date="2025-07-09T16:50:00Z" w16du:dateUtc="2025-07-09T14:50:00Z">
              <w:rPr>
                <w:lang w:val="es-ES"/>
              </w:rPr>
            </w:rPrChange>
          </w:rPr>
          <w:t>True</w:t>
        </w:r>
      </w:moveTo>
    </w:p>
    <w:moveToRangeEnd w:id="616"/>
    <w:p w14:paraId="6835A044" w14:textId="77777777" w:rsidR="00821852" w:rsidRDefault="00821852" w:rsidP="00821852">
      <w:pPr>
        <w:rPr>
          <w:ins w:id="619" w:author="Gareth Harding" w:date="2025-07-10T10:30:00Z" w16du:dateUtc="2025-07-10T08:30:00Z"/>
          <w:rFonts w:ascii="Verdana" w:hAnsi="Verdana"/>
          <w:lang w:val="es-ES"/>
        </w:rPr>
      </w:pPr>
      <w:r w:rsidRPr="00821852">
        <w:rPr>
          <w:rFonts w:ascii="Verdana" w:hAnsi="Verdana"/>
          <w:highlight w:val="yellow"/>
          <w:lang w:val="es-ES"/>
        </w:rPr>
        <w:t>False</w:t>
      </w:r>
    </w:p>
    <w:p w14:paraId="123819E3" w14:textId="77777777" w:rsidR="004B2BFA" w:rsidRPr="00D30A7F" w:rsidRDefault="004B2BFA" w:rsidP="00821852">
      <w:pPr>
        <w:rPr>
          <w:rFonts w:ascii="Verdana" w:hAnsi="Verdana"/>
          <w:lang w:val="es-ES"/>
        </w:rPr>
      </w:pPr>
    </w:p>
    <w:p w14:paraId="4BA47CDA" w14:textId="6B61B159" w:rsidR="00821852" w:rsidRPr="00821852" w:rsidDel="00B42174" w:rsidRDefault="00821852" w:rsidP="00821852">
      <w:pPr>
        <w:rPr>
          <w:moveFrom w:id="620" w:author="Gareth Harding" w:date="2025-07-09T16:50:00Z" w16du:dateUtc="2025-07-09T14:50:00Z"/>
          <w:rFonts w:ascii="Verdana" w:hAnsi="Verdana"/>
          <w:lang w:val="es-ES"/>
        </w:rPr>
      </w:pPr>
      <w:moveFromRangeStart w:id="621" w:author="Gareth Harding" w:date="2025-07-09T16:50:00Z" w:name="move202972255"/>
      <w:moveFrom w:id="622" w:author="Gareth Harding" w:date="2025-07-09T16:50:00Z" w16du:dateUtc="2025-07-09T14:50:00Z">
        <w:r w:rsidRPr="00D30A7F" w:rsidDel="00B42174">
          <w:rPr>
            <w:rFonts w:ascii="Verdana" w:hAnsi="Verdana"/>
            <w:lang w:val="es-ES"/>
          </w:rPr>
          <w:t>True</w:t>
        </w:r>
      </w:moveFrom>
    </w:p>
    <w:moveFromRangeEnd w:id="621"/>
    <w:p w14:paraId="50BF42BC" w14:textId="77777777" w:rsidR="00821852" w:rsidRPr="00F4159A" w:rsidRDefault="00821852" w:rsidP="00821852">
      <w:pPr>
        <w:pStyle w:val="Prrafodelista"/>
        <w:numPr>
          <w:ilvl w:val="0"/>
          <w:numId w:val="9"/>
        </w:numPr>
        <w:rPr>
          <w:rFonts w:ascii="Verdana" w:hAnsi="Verdana"/>
          <w:b/>
          <w:bCs/>
          <w:rPrChange w:id="623" w:author="Gareth Harding" w:date="2025-07-09T16:33:00Z" w16du:dateUtc="2025-07-09T14:33:00Z">
            <w:rPr>
              <w:rFonts w:ascii="Verdana" w:hAnsi="Verdana"/>
              <w:b/>
              <w:bCs/>
              <w:lang w:val="es-ES"/>
            </w:rPr>
          </w:rPrChange>
        </w:rPr>
      </w:pPr>
      <w:r w:rsidRPr="00F4159A">
        <w:rPr>
          <w:rFonts w:ascii="Verdana" w:hAnsi="Verdana"/>
          <w:b/>
          <w:bCs/>
          <w:rPrChange w:id="624" w:author="Gareth Harding" w:date="2025-07-09T16:33:00Z" w16du:dateUtc="2025-07-09T14:33:00Z">
            <w:rPr>
              <w:rFonts w:ascii="Verdana" w:hAnsi="Verdana"/>
              <w:b/>
              <w:bCs/>
              <w:lang w:val="es-ES"/>
            </w:rPr>
          </w:rPrChange>
        </w:rPr>
        <w:t>What subject does the teacher like?</w:t>
      </w:r>
    </w:p>
    <w:p w14:paraId="5470090D" w14:textId="77777777" w:rsidR="00821852" w:rsidRPr="00821852" w:rsidRDefault="00821852" w:rsidP="00821852">
      <w:pPr>
        <w:rPr>
          <w:rFonts w:ascii="Verdana" w:hAnsi="Verdana"/>
          <w:lang w:val="es-ES"/>
        </w:rPr>
      </w:pPr>
      <w:proofErr w:type="spellStart"/>
      <w:r w:rsidRPr="00821852">
        <w:rPr>
          <w:rFonts w:ascii="Verdana" w:hAnsi="Verdana"/>
          <w:highlight w:val="yellow"/>
          <w:lang w:val="es-ES"/>
        </w:rPr>
        <w:t>History</w:t>
      </w:r>
      <w:proofErr w:type="spellEnd"/>
    </w:p>
    <w:p w14:paraId="691820FF" w14:textId="77777777" w:rsidR="00821852" w:rsidRPr="00821852" w:rsidRDefault="00821852" w:rsidP="00821852">
      <w:pPr>
        <w:rPr>
          <w:rFonts w:ascii="Verdana" w:hAnsi="Verdana"/>
          <w:lang w:val="es-ES"/>
        </w:rPr>
      </w:pPr>
      <w:proofErr w:type="spellStart"/>
      <w:r w:rsidRPr="00821852">
        <w:rPr>
          <w:rFonts w:ascii="Verdana" w:hAnsi="Verdana"/>
          <w:lang w:val="es-ES"/>
        </w:rPr>
        <w:t>Football</w:t>
      </w:r>
      <w:proofErr w:type="spellEnd"/>
    </w:p>
    <w:p w14:paraId="45CADC6A" w14:textId="6369FEBD" w:rsidR="00821852" w:rsidRDefault="00821852" w:rsidP="00821852">
      <w:pPr>
        <w:rPr>
          <w:ins w:id="625" w:author="Gareth Harding" w:date="2025-07-10T10:30:00Z" w16du:dateUtc="2025-07-10T08:30:00Z"/>
          <w:rFonts w:ascii="Verdana" w:hAnsi="Verdana"/>
          <w:lang w:val="es-ES"/>
        </w:rPr>
      </w:pPr>
      <w:r w:rsidRPr="00821852">
        <w:rPr>
          <w:rFonts w:ascii="Verdana" w:hAnsi="Verdana"/>
          <w:lang w:val="es-ES"/>
        </w:rPr>
        <w:t>English</w:t>
      </w:r>
    </w:p>
    <w:p w14:paraId="0100AFC8" w14:textId="77777777" w:rsidR="004B2BFA" w:rsidRPr="00821852" w:rsidRDefault="004B2BFA" w:rsidP="00821852">
      <w:pPr>
        <w:rPr>
          <w:rFonts w:ascii="Verdana" w:hAnsi="Verdana"/>
          <w:lang w:val="es-ES"/>
        </w:rPr>
      </w:pPr>
    </w:p>
    <w:p w14:paraId="12769D30" w14:textId="2503FA60" w:rsidR="00821852" w:rsidRPr="00F4159A" w:rsidRDefault="00821852" w:rsidP="00821852">
      <w:pPr>
        <w:pStyle w:val="Prrafodelista"/>
        <w:numPr>
          <w:ilvl w:val="0"/>
          <w:numId w:val="9"/>
        </w:numPr>
        <w:rPr>
          <w:rFonts w:ascii="Verdana" w:hAnsi="Verdana"/>
          <w:b/>
          <w:bCs/>
          <w:rPrChange w:id="626" w:author="Gareth Harding" w:date="2025-07-09T16:33:00Z" w16du:dateUtc="2025-07-09T14:33:00Z">
            <w:rPr>
              <w:rFonts w:ascii="Verdana" w:hAnsi="Verdana"/>
              <w:b/>
              <w:bCs/>
              <w:lang w:val="es-ES"/>
            </w:rPr>
          </w:rPrChange>
        </w:rPr>
      </w:pPr>
      <w:r w:rsidRPr="00F4159A">
        <w:rPr>
          <w:rFonts w:ascii="Verdana" w:hAnsi="Verdana"/>
          <w:b/>
          <w:bCs/>
          <w:rPrChange w:id="627" w:author="Gareth Harding" w:date="2025-07-09T16:33:00Z" w16du:dateUtc="2025-07-09T14:33:00Z">
            <w:rPr>
              <w:rFonts w:ascii="Verdana" w:hAnsi="Verdana"/>
              <w:b/>
              <w:bCs/>
              <w:lang w:val="es-ES"/>
            </w:rPr>
          </w:rPrChange>
        </w:rPr>
        <w:t>Why does Wil</w:t>
      </w:r>
      <w:ins w:id="628" w:author="Gareth Harding" w:date="2025-07-09T16:54:00Z" w16du:dateUtc="2025-07-09T14:54:00Z">
        <w:r w:rsidR="007C5C5B">
          <w:rPr>
            <w:rFonts w:ascii="Verdana" w:hAnsi="Verdana"/>
            <w:b/>
            <w:bCs/>
          </w:rPr>
          <w:t>l</w:t>
        </w:r>
      </w:ins>
      <w:r w:rsidRPr="00F4159A">
        <w:rPr>
          <w:rFonts w:ascii="Verdana" w:hAnsi="Verdana"/>
          <w:b/>
          <w:bCs/>
          <w:rPrChange w:id="629" w:author="Gareth Harding" w:date="2025-07-09T16:33:00Z" w16du:dateUtc="2025-07-09T14:33:00Z">
            <w:rPr>
              <w:rFonts w:ascii="Verdana" w:hAnsi="Verdana"/>
              <w:b/>
              <w:bCs/>
              <w:lang w:val="es-ES"/>
            </w:rPr>
          </w:rPrChange>
        </w:rPr>
        <w:t>y like Physical Education?</w:t>
      </w:r>
    </w:p>
    <w:p w14:paraId="6B78E345" w14:textId="77777777" w:rsidR="00821852" w:rsidRPr="00F4159A" w:rsidRDefault="00821852" w:rsidP="00821852">
      <w:pPr>
        <w:rPr>
          <w:rFonts w:ascii="Verdana" w:hAnsi="Verdana"/>
          <w:rPrChange w:id="630" w:author="Gareth Harding" w:date="2025-07-09T16:33:00Z" w16du:dateUtc="2025-07-09T14:33:00Z">
            <w:rPr>
              <w:rFonts w:ascii="Verdana" w:hAnsi="Verdana"/>
              <w:lang w:val="es-ES"/>
            </w:rPr>
          </w:rPrChange>
        </w:rPr>
      </w:pPr>
      <w:r w:rsidRPr="00F4159A">
        <w:rPr>
          <w:rFonts w:ascii="Verdana" w:hAnsi="Verdana"/>
          <w:highlight w:val="yellow"/>
          <w:rPrChange w:id="631" w:author="Gareth Harding" w:date="2025-07-09T16:33:00Z" w16du:dateUtc="2025-07-09T14:33:00Z">
            <w:rPr>
              <w:rFonts w:ascii="Verdana" w:hAnsi="Verdana"/>
              <w:highlight w:val="yellow"/>
              <w:lang w:val="es-ES"/>
            </w:rPr>
          </w:rPrChange>
        </w:rPr>
        <w:t>Because he likes running and playing football</w:t>
      </w:r>
    </w:p>
    <w:p w14:paraId="17B3CE0C" w14:textId="77777777" w:rsidR="00821852" w:rsidRPr="00F4159A" w:rsidRDefault="00821852" w:rsidP="00821852">
      <w:pPr>
        <w:rPr>
          <w:rFonts w:ascii="Verdana" w:hAnsi="Verdana"/>
          <w:rPrChange w:id="632" w:author="Gareth Harding" w:date="2025-07-09T16:33:00Z" w16du:dateUtc="2025-07-09T14:33:00Z">
            <w:rPr>
              <w:rFonts w:ascii="Verdana" w:hAnsi="Verdana"/>
              <w:lang w:val="es-ES"/>
            </w:rPr>
          </w:rPrChange>
        </w:rPr>
      </w:pPr>
      <w:r w:rsidRPr="00F4159A">
        <w:rPr>
          <w:rFonts w:ascii="Verdana" w:hAnsi="Verdana"/>
          <w:rPrChange w:id="633" w:author="Gareth Harding" w:date="2025-07-09T16:33:00Z" w16du:dateUtc="2025-07-09T14:33:00Z">
            <w:rPr>
              <w:rFonts w:ascii="Verdana" w:hAnsi="Verdana"/>
              <w:lang w:val="es-ES"/>
            </w:rPr>
          </w:rPrChange>
        </w:rPr>
        <w:t>Because he likes reading books</w:t>
      </w:r>
    </w:p>
    <w:p w14:paraId="24F23461" w14:textId="745E7E2F" w:rsidR="00821852" w:rsidRPr="00F4159A" w:rsidRDefault="00821852" w:rsidP="00821852">
      <w:pPr>
        <w:rPr>
          <w:rFonts w:ascii="Verdana" w:hAnsi="Verdana"/>
          <w:rPrChange w:id="634" w:author="Gareth Harding" w:date="2025-07-09T16:33:00Z" w16du:dateUtc="2025-07-09T14:33:00Z">
            <w:rPr>
              <w:rFonts w:ascii="Verdana" w:hAnsi="Verdana"/>
              <w:lang w:val="es-ES"/>
            </w:rPr>
          </w:rPrChange>
        </w:rPr>
      </w:pPr>
      <w:r w:rsidRPr="00F4159A">
        <w:rPr>
          <w:rFonts w:ascii="Verdana" w:hAnsi="Verdana"/>
          <w:rPrChange w:id="635" w:author="Gareth Harding" w:date="2025-07-09T16:33:00Z" w16du:dateUtc="2025-07-09T14:33:00Z">
            <w:rPr>
              <w:rFonts w:ascii="Verdana" w:hAnsi="Verdana"/>
              <w:lang w:val="es-ES"/>
            </w:rPr>
          </w:rPrChange>
        </w:rPr>
        <w:t>Because he likes doing experiments</w:t>
      </w:r>
    </w:p>
    <w:p w14:paraId="7FD882E5" w14:textId="77777777" w:rsidR="00821852" w:rsidRPr="00F4159A" w:rsidRDefault="00821852" w:rsidP="004972D4">
      <w:pPr>
        <w:rPr>
          <w:rFonts w:ascii="Verdana" w:hAnsi="Verdana"/>
          <w:color w:val="FF0000"/>
          <w:rPrChange w:id="636" w:author="Gareth Harding" w:date="2025-07-09T16:33:00Z" w16du:dateUtc="2025-07-09T14:33:00Z">
            <w:rPr>
              <w:rFonts w:ascii="Verdana" w:hAnsi="Verdana"/>
              <w:color w:val="FF0000"/>
              <w:lang w:val="es-ES"/>
            </w:rPr>
          </w:rPrChange>
        </w:rPr>
      </w:pPr>
    </w:p>
    <w:p w14:paraId="1FAA1FC7" w14:textId="77777777" w:rsidR="009F3A42" w:rsidRPr="00F4159A" w:rsidRDefault="009F3A42" w:rsidP="004972D4">
      <w:pPr>
        <w:rPr>
          <w:rFonts w:ascii="Verdana" w:hAnsi="Verdana"/>
          <w:color w:val="FF0000"/>
          <w:rPrChange w:id="637" w:author="Gareth Harding" w:date="2025-07-09T16:33:00Z" w16du:dateUtc="2025-07-09T14:33:00Z">
            <w:rPr>
              <w:rFonts w:ascii="Verdana" w:hAnsi="Verdana"/>
              <w:color w:val="FF0000"/>
              <w:lang w:val="es-ES"/>
            </w:rPr>
          </w:rPrChange>
        </w:rPr>
      </w:pPr>
    </w:p>
    <w:p w14:paraId="36337C46" w14:textId="5DDA559B" w:rsidR="00821852" w:rsidRPr="00D30A7F" w:rsidRDefault="00821852" w:rsidP="00821852">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What was the weather like yesterday?</w:t>
      </w:r>
    </w:p>
    <w:p w14:paraId="0A43E48C" w14:textId="77777777" w:rsidR="00821852" w:rsidRPr="00F4159A" w:rsidRDefault="00821852" w:rsidP="004972D4">
      <w:pPr>
        <w:rPr>
          <w:rFonts w:ascii="Verdana" w:hAnsi="Verdana"/>
          <w:rPrChange w:id="638" w:author="Gareth Harding" w:date="2025-07-09T16:33:00Z" w16du:dateUtc="2025-07-09T14:33:00Z">
            <w:rPr>
              <w:rFonts w:ascii="Verdana" w:hAnsi="Verdana"/>
              <w:lang w:val="es-ES"/>
            </w:rPr>
          </w:rPrChange>
        </w:rPr>
      </w:pPr>
    </w:p>
    <w:p w14:paraId="108C1D43" w14:textId="48F5CE7C" w:rsidR="00821852" w:rsidRPr="00F4159A" w:rsidRDefault="00821852" w:rsidP="00821852">
      <w:pPr>
        <w:rPr>
          <w:rFonts w:ascii="Verdana" w:hAnsi="Verdana"/>
          <w:rPrChange w:id="639" w:author="Gareth Harding" w:date="2025-07-09T16:33:00Z" w16du:dateUtc="2025-07-09T14:33:00Z">
            <w:rPr>
              <w:rFonts w:ascii="Verdana" w:hAnsi="Verdana"/>
              <w:lang w:val="es-ES"/>
            </w:rPr>
          </w:rPrChange>
        </w:rPr>
      </w:pPr>
      <w:del w:id="640" w:author="Gareth Harding" w:date="2025-07-09T16:51:00Z" w16du:dateUtc="2025-07-09T14:51:00Z">
        <w:r w:rsidRPr="00F4159A" w:rsidDel="00B42174">
          <w:rPr>
            <w:rFonts w:ascii="Verdana" w:hAnsi="Verdana"/>
            <w:rPrChange w:id="641" w:author="Gareth Harding" w:date="2025-07-09T16:33:00Z" w16du:dateUtc="2025-07-09T14:33:00Z">
              <w:rPr>
                <w:rFonts w:ascii="Verdana" w:hAnsi="Verdana"/>
                <w:lang w:val="es-ES"/>
              </w:rPr>
            </w:rPrChange>
          </w:rPr>
          <w:delText>Yestarday</w:delText>
        </w:r>
      </w:del>
      <w:ins w:id="642" w:author="Gareth Harding" w:date="2025-07-09T16:51:00Z" w16du:dateUtc="2025-07-09T14:51:00Z">
        <w:r w:rsidR="00B42174" w:rsidRPr="00F4159A">
          <w:rPr>
            <w:rFonts w:ascii="Verdana" w:hAnsi="Verdana"/>
            <w:rPrChange w:id="643" w:author="Gareth Harding" w:date="2025-07-09T16:33:00Z" w16du:dateUtc="2025-07-09T14:33:00Z">
              <w:rPr>
                <w:rFonts w:ascii="Verdana" w:hAnsi="Verdana"/>
                <w:lang w:val="es-ES"/>
              </w:rPr>
            </w:rPrChange>
          </w:rPr>
          <w:t>Yest</w:t>
        </w:r>
        <w:r w:rsidR="00B42174">
          <w:rPr>
            <w:rFonts w:ascii="Verdana" w:hAnsi="Verdana"/>
          </w:rPr>
          <w:t>e</w:t>
        </w:r>
        <w:r w:rsidR="00B42174" w:rsidRPr="00F4159A">
          <w:rPr>
            <w:rFonts w:ascii="Verdana" w:hAnsi="Verdana"/>
            <w:rPrChange w:id="644" w:author="Gareth Harding" w:date="2025-07-09T16:33:00Z" w16du:dateUtc="2025-07-09T14:33:00Z">
              <w:rPr>
                <w:rFonts w:ascii="Verdana" w:hAnsi="Verdana"/>
                <w:lang w:val="es-ES"/>
              </w:rPr>
            </w:rPrChange>
          </w:rPr>
          <w:t>rday</w:t>
        </w:r>
      </w:ins>
      <w:r w:rsidRPr="00F4159A">
        <w:rPr>
          <w:rFonts w:ascii="Verdana" w:hAnsi="Verdana"/>
          <w:rPrChange w:id="645" w:author="Gareth Harding" w:date="2025-07-09T16:33:00Z" w16du:dateUtc="2025-07-09T14:33:00Z">
            <w:rPr>
              <w:rFonts w:ascii="Verdana" w:hAnsi="Verdana"/>
              <w:lang w:val="es-ES"/>
            </w:rPr>
          </w:rPrChange>
        </w:rPr>
        <w:t>, Tom</w:t>
      </w:r>
      <w:ins w:id="646" w:author="Gareth Harding" w:date="2025-07-09T16:53:00Z" w16du:dateUtc="2025-07-09T14:53:00Z">
        <w:r w:rsidR="007C5C5B">
          <w:rPr>
            <w:rFonts w:ascii="Verdana" w:hAnsi="Verdana"/>
          </w:rPr>
          <w:t>m</w:t>
        </w:r>
      </w:ins>
      <w:r w:rsidRPr="00F4159A">
        <w:rPr>
          <w:rFonts w:ascii="Verdana" w:hAnsi="Verdana"/>
          <w:rPrChange w:id="647" w:author="Gareth Harding" w:date="2025-07-09T16:33:00Z" w16du:dateUtc="2025-07-09T14:33:00Z">
            <w:rPr>
              <w:rFonts w:ascii="Verdana" w:hAnsi="Verdana"/>
              <w:lang w:val="es-ES"/>
            </w:rPr>
          </w:rPrChange>
        </w:rPr>
        <w:t xml:space="preserve">y </w:t>
      </w:r>
      <w:del w:id="648" w:author="Gareth Harding" w:date="2025-07-09T16:51:00Z" w16du:dateUtc="2025-07-09T14:51:00Z">
        <w:r w:rsidRPr="00F4159A" w:rsidDel="00B42174">
          <w:rPr>
            <w:rFonts w:ascii="Verdana" w:hAnsi="Verdana"/>
            <w:rPrChange w:id="649" w:author="Gareth Harding" w:date="2025-07-09T16:33:00Z" w16du:dateUtc="2025-07-09T14:33:00Z">
              <w:rPr>
                <w:rFonts w:ascii="Verdana" w:hAnsi="Verdana"/>
                <w:lang w:val="es-ES"/>
              </w:rPr>
            </w:rPrChange>
          </w:rPr>
          <w:delText xml:space="preserve">wakes </w:delText>
        </w:r>
      </w:del>
      <w:ins w:id="650" w:author="Gareth Harding" w:date="2025-07-09T16:51:00Z" w16du:dateUtc="2025-07-09T14:51:00Z">
        <w:r w:rsidR="00B42174" w:rsidRPr="00F4159A">
          <w:rPr>
            <w:rFonts w:ascii="Verdana" w:hAnsi="Verdana"/>
            <w:rPrChange w:id="651" w:author="Gareth Harding" w:date="2025-07-09T16:33:00Z" w16du:dateUtc="2025-07-09T14:33:00Z">
              <w:rPr>
                <w:rFonts w:ascii="Verdana" w:hAnsi="Verdana"/>
                <w:lang w:val="es-ES"/>
              </w:rPr>
            </w:rPrChange>
          </w:rPr>
          <w:t>w</w:t>
        </w:r>
        <w:r w:rsidR="00B42174">
          <w:rPr>
            <w:rFonts w:ascii="Verdana" w:hAnsi="Verdana"/>
          </w:rPr>
          <w:t>o</w:t>
        </w:r>
        <w:r w:rsidR="00B42174" w:rsidRPr="00F4159A">
          <w:rPr>
            <w:rFonts w:ascii="Verdana" w:hAnsi="Verdana"/>
            <w:rPrChange w:id="652" w:author="Gareth Harding" w:date="2025-07-09T16:33:00Z" w16du:dateUtc="2025-07-09T14:33:00Z">
              <w:rPr>
                <w:rFonts w:ascii="Verdana" w:hAnsi="Verdana"/>
                <w:lang w:val="es-ES"/>
              </w:rPr>
            </w:rPrChange>
          </w:rPr>
          <w:t xml:space="preserve">ke </w:t>
        </w:r>
      </w:ins>
      <w:r w:rsidRPr="00F4159A">
        <w:rPr>
          <w:rFonts w:ascii="Verdana" w:hAnsi="Verdana"/>
          <w:rPrChange w:id="653" w:author="Gareth Harding" w:date="2025-07-09T16:33:00Z" w16du:dateUtc="2025-07-09T14:33:00Z">
            <w:rPr>
              <w:rFonts w:ascii="Verdana" w:hAnsi="Verdana"/>
              <w:lang w:val="es-ES"/>
            </w:rPr>
          </w:rPrChange>
        </w:rPr>
        <w:t>up early. He looks outside and sees that it is raining. “Oh no!” he says. “I don’t like rain!”</w:t>
      </w:r>
    </w:p>
    <w:p w14:paraId="6A4B4670" w14:textId="77777777" w:rsidR="00821852" w:rsidRPr="00F4159A" w:rsidRDefault="00821852" w:rsidP="00821852">
      <w:pPr>
        <w:rPr>
          <w:rFonts w:ascii="Verdana" w:hAnsi="Verdana"/>
          <w:rPrChange w:id="654" w:author="Gareth Harding" w:date="2025-07-09T16:33:00Z" w16du:dateUtc="2025-07-09T14:33:00Z">
            <w:rPr>
              <w:rFonts w:ascii="Verdana" w:hAnsi="Verdana"/>
              <w:lang w:val="es-ES"/>
            </w:rPr>
          </w:rPrChange>
        </w:rPr>
      </w:pPr>
    </w:p>
    <w:p w14:paraId="64DA323E" w14:textId="545BFC86" w:rsidR="00821852" w:rsidRPr="00F4159A" w:rsidRDefault="00821852" w:rsidP="00821852">
      <w:pPr>
        <w:rPr>
          <w:rFonts w:ascii="Verdana" w:hAnsi="Verdana"/>
          <w:rPrChange w:id="655" w:author="Gareth Harding" w:date="2025-07-09T16:33:00Z" w16du:dateUtc="2025-07-09T14:33:00Z">
            <w:rPr>
              <w:rFonts w:ascii="Verdana" w:hAnsi="Verdana"/>
              <w:lang w:val="es-ES"/>
            </w:rPr>
          </w:rPrChange>
        </w:rPr>
      </w:pPr>
      <w:r w:rsidRPr="00F4159A">
        <w:rPr>
          <w:rFonts w:ascii="Verdana" w:hAnsi="Verdana"/>
          <w:rPrChange w:id="656" w:author="Gareth Harding" w:date="2025-07-09T16:33:00Z" w16du:dateUtc="2025-07-09T14:33:00Z">
            <w:rPr>
              <w:rFonts w:ascii="Verdana" w:hAnsi="Verdana"/>
              <w:lang w:val="es-ES"/>
            </w:rPr>
          </w:rPrChange>
        </w:rPr>
        <w:t>But Tom</w:t>
      </w:r>
      <w:ins w:id="657" w:author="Gareth Harding" w:date="2025-07-09T16:53:00Z" w16du:dateUtc="2025-07-09T14:53:00Z">
        <w:r w:rsidR="007C5C5B">
          <w:rPr>
            <w:rFonts w:ascii="Verdana" w:hAnsi="Verdana"/>
          </w:rPr>
          <w:t>m</w:t>
        </w:r>
      </w:ins>
      <w:r w:rsidRPr="00F4159A">
        <w:rPr>
          <w:rFonts w:ascii="Verdana" w:hAnsi="Verdana"/>
          <w:rPrChange w:id="658" w:author="Gareth Harding" w:date="2025-07-09T16:33:00Z" w16du:dateUtc="2025-07-09T14:33:00Z">
            <w:rPr>
              <w:rFonts w:ascii="Verdana" w:hAnsi="Verdana"/>
              <w:lang w:val="es-ES"/>
            </w:rPr>
          </w:rPrChange>
        </w:rPr>
        <w:t>y puts on his raincoat, takes his big umbrella, and brings his football. He goes to the park anyway.</w:t>
      </w:r>
    </w:p>
    <w:p w14:paraId="21C66285" w14:textId="77777777" w:rsidR="00821852" w:rsidRPr="00F4159A" w:rsidRDefault="00821852" w:rsidP="00821852">
      <w:pPr>
        <w:rPr>
          <w:rFonts w:ascii="Verdana" w:hAnsi="Verdana"/>
          <w:rPrChange w:id="659" w:author="Gareth Harding" w:date="2025-07-09T16:33:00Z" w16du:dateUtc="2025-07-09T14:33:00Z">
            <w:rPr>
              <w:rFonts w:ascii="Verdana" w:hAnsi="Verdana"/>
              <w:lang w:val="es-ES"/>
            </w:rPr>
          </w:rPrChange>
        </w:rPr>
      </w:pPr>
    </w:p>
    <w:p w14:paraId="52BE54AB" w14:textId="361A0778" w:rsidR="00821852" w:rsidRPr="00F4159A" w:rsidRDefault="00821852" w:rsidP="00821852">
      <w:pPr>
        <w:rPr>
          <w:rFonts w:ascii="Verdana" w:hAnsi="Verdana"/>
          <w:rPrChange w:id="660" w:author="Gareth Harding" w:date="2025-07-09T16:33:00Z" w16du:dateUtc="2025-07-09T14:33:00Z">
            <w:rPr>
              <w:rFonts w:ascii="Verdana" w:hAnsi="Verdana"/>
              <w:lang w:val="es-ES"/>
            </w:rPr>
          </w:rPrChange>
        </w:rPr>
      </w:pPr>
      <w:r w:rsidRPr="00F4159A">
        <w:rPr>
          <w:rFonts w:ascii="Verdana" w:hAnsi="Verdana"/>
          <w:rPrChange w:id="661" w:author="Gareth Harding" w:date="2025-07-09T16:33:00Z" w16du:dateUtc="2025-07-09T14:33:00Z">
            <w:rPr>
              <w:rFonts w:ascii="Verdana" w:hAnsi="Verdana"/>
              <w:lang w:val="es-ES"/>
            </w:rPr>
          </w:rPrChange>
        </w:rPr>
        <w:t>The rain stops, and the sky becomes sunny. Tom</w:t>
      </w:r>
      <w:ins w:id="662" w:author="Gareth Harding" w:date="2025-07-09T16:53:00Z" w16du:dateUtc="2025-07-09T14:53:00Z">
        <w:r w:rsidR="007C5C5B">
          <w:rPr>
            <w:rFonts w:ascii="Verdana" w:hAnsi="Verdana"/>
          </w:rPr>
          <w:t>m</w:t>
        </w:r>
      </w:ins>
      <w:r w:rsidRPr="00F4159A">
        <w:rPr>
          <w:rFonts w:ascii="Verdana" w:hAnsi="Verdana"/>
          <w:rPrChange w:id="663" w:author="Gareth Harding" w:date="2025-07-09T16:33:00Z" w16du:dateUtc="2025-07-09T14:33:00Z">
            <w:rPr>
              <w:rFonts w:ascii="Verdana" w:hAnsi="Verdana"/>
              <w:lang w:val="es-ES"/>
            </w:rPr>
          </w:rPrChange>
        </w:rPr>
        <w:t>y’s friends arrive too, and they all start to play football together.</w:t>
      </w:r>
    </w:p>
    <w:p w14:paraId="6AC3017B" w14:textId="77777777" w:rsidR="00821852" w:rsidRPr="00F4159A" w:rsidRDefault="00821852" w:rsidP="00821852">
      <w:pPr>
        <w:rPr>
          <w:rFonts w:ascii="Verdana" w:hAnsi="Verdana"/>
          <w:rPrChange w:id="664" w:author="Gareth Harding" w:date="2025-07-09T16:33:00Z" w16du:dateUtc="2025-07-09T14:33:00Z">
            <w:rPr>
              <w:rFonts w:ascii="Verdana" w:hAnsi="Verdana"/>
              <w:lang w:val="es-ES"/>
            </w:rPr>
          </w:rPrChange>
        </w:rPr>
      </w:pPr>
    </w:p>
    <w:p w14:paraId="561CB1F6" w14:textId="1649108A" w:rsidR="00821852" w:rsidRPr="00F4159A" w:rsidRDefault="00821852" w:rsidP="00821852">
      <w:pPr>
        <w:rPr>
          <w:rFonts w:ascii="Verdana" w:hAnsi="Verdana"/>
          <w:rPrChange w:id="665" w:author="Gareth Harding" w:date="2025-07-09T16:33:00Z" w16du:dateUtc="2025-07-09T14:33:00Z">
            <w:rPr>
              <w:rFonts w:ascii="Verdana" w:hAnsi="Verdana"/>
              <w:lang w:val="es-ES"/>
            </w:rPr>
          </w:rPrChange>
        </w:rPr>
      </w:pPr>
      <w:r w:rsidRPr="00F4159A">
        <w:rPr>
          <w:rFonts w:ascii="Verdana" w:hAnsi="Verdana"/>
          <w:rPrChange w:id="666" w:author="Gareth Harding" w:date="2025-07-09T16:33:00Z" w16du:dateUtc="2025-07-09T14:33:00Z">
            <w:rPr>
              <w:rFonts w:ascii="Verdana" w:hAnsi="Verdana"/>
              <w:lang w:val="es-ES"/>
            </w:rPr>
          </w:rPrChange>
        </w:rPr>
        <w:t>After a while, the weather becomes chilly. Tom</w:t>
      </w:r>
      <w:ins w:id="667" w:author="Gareth Harding" w:date="2025-07-09T16:53:00Z" w16du:dateUtc="2025-07-09T14:53:00Z">
        <w:r w:rsidR="007C5C5B">
          <w:rPr>
            <w:rFonts w:ascii="Verdana" w:hAnsi="Verdana"/>
          </w:rPr>
          <w:t>my</w:t>
        </w:r>
      </w:ins>
      <w:r w:rsidRPr="00F4159A">
        <w:rPr>
          <w:rFonts w:ascii="Verdana" w:hAnsi="Verdana"/>
          <w:rPrChange w:id="668" w:author="Gareth Harding" w:date="2025-07-09T16:33:00Z" w16du:dateUtc="2025-07-09T14:33:00Z">
            <w:rPr>
              <w:rFonts w:ascii="Verdana" w:hAnsi="Verdana"/>
              <w:lang w:val="es-ES"/>
            </w:rPr>
          </w:rPrChange>
        </w:rPr>
        <w:t xml:space="preserve"> feels cold, so he decides to go home.</w:t>
      </w:r>
    </w:p>
    <w:p w14:paraId="25E401E3" w14:textId="77777777" w:rsidR="00821852" w:rsidRPr="00F4159A" w:rsidRDefault="00821852" w:rsidP="00821852">
      <w:pPr>
        <w:rPr>
          <w:rFonts w:ascii="Verdana" w:hAnsi="Verdana"/>
          <w:rPrChange w:id="669" w:author="Gareth Harding" w:date="2025-07-09T16:33:00Z" w16du:dateUtc="2025-07-09T14:33:00Z">
            <w:rPr>
              <w:rFonts w:ascii="Verdana" w:hAnsi="Verdana"/>
              <w:lang w:val="es-ES"/>
            </w:rPr>
          </w:rPrChange>
        </w:rPr>
      </w:pPr>
    </w:p>
    <w:p w14:paraId="7793E1B3" w14:textId="0F65349B" w:rsidR="00821852" w:rsidRPr="00F4159A" w:rsidRDefault="00821852" w:rsidP="00821852">
      <w:pPr>
        <w:rPr>
          <w:rFonts w:ascii="Verdana" w:hAnsi="Verdana"/>
          <w:rPrChange w:id="670" w:author="Gareth Harding" w:date="2025-07-09T16:33:00Z" w16du:dateUtc="2025-07-09T14:33:00Z">
            <w:rPr>
              <w:rFonts w:ascii="Verdana" w:hAnsi="Verdana"/>
              <w:lang w:val="es-ES"/>
            </w:rPr>
          </w:rPrChange>
        </w:rPr>
      </w:pPr>
      <w:r w:rsidRPr="00F4159A">
        <w:rPr>
          <w:rFonts w:ascii="Verdana" w:hAnsi="Verdana"/>
          <w:rPrChange w:id="671" w:author="Gareth Harding" w:date="2025-07-09T16:33:00Z" w16du:dateUtc="2025-07-09T14:33:00Z">
            <w:rPr>
              <w:rFonts w:ascii="Verdana" w:hAnsi="Verdana"/>
              <w:lang w:val="es-ES"/>
            </w:rPr>
          </w:rPrChange>
        </w:rPr>
        <w:t>At home, Tom</w:t>
      </w:r>
      <w:ins w:id="672" w:author="Gareth Harding" w:date="2025-07-09T16:53:00Z" w16du:dateUtc="2025-07-09T14:53:00Z">
        <w:r w:rsidR="007C5C5B">
          <w:rPr>
            <w:rFonts w:ascii="Verdana" w:hAnsi="Verdana"/>
          </w:rPr>
          <w:t>m</w:t>
        </w:r>
      </w:ins>
      <w:r w:rsidRPr="00F4159A">
        <w:rPr>
          <w:rFonts w:ascii="Verdana" w:hAnsi="Verdana"/>
          <w:rPrChange w:id="673" w:author="Gareth Harding" w:date="2025-07-09T16:33:00Z" w16du:dateUtc="2025-07-09T14:33:00Z">
            <w:rPr>
              <w:rFonts w:ascii="Verdana" w:hAnsi="Verdana"/>
              <w:lang w:val="es-ES"/>
            </w:rPr>
          </w:rPrChange>
        </w:rPr>
        <w:t>y drinks a hot chocolate and thinks, “I like all kinds of weather — even rainy days!”</w:t>
      </w:r>
    </w:p>
    <w:p w14:paraId="7A678C62" w14:textId="77777777" w:rsidR="00821852" w:rsidRPr="00F4159A" w:rsidRDefault="00821852" w:rsidP="00821852">
      <w:pPr>
        <w:rPr>
          <w:rFonts w:ascii="Verdana" w:hAnsi="Verdana"/>
          <w:rPrChange w:id="674" w:author="Gareth Harding" w:date="2025-07-09T16:33:00Z" w16du:dateUtc="2025-07-09T14:33:00Z">
            <w:rPr>
              <w:rFonts w:ascii="Verdana" w:hAnsi="Verdana"/>
              <w:lang w:val="es-ES"/>
            </w:rPr>
          </w:rPrChange>
        </w:rPr>
      </w:pPr>
    </w:p>
    <w:p w14:paraId="56665C95" w14:textId="77777777" w:rsidR="00821852" w:rsidRPr="00D30A7F" w:rsidRDefault="00821852" w:rsidP="00821852">
      <w:pPr>
        <w:adjustRightInd w:val="0"/>
        <w:snapToGrid w:val="0"/>
        <w:rPr>
          <w:rFonts w:ascii="Verdana" w:hAnsi="Verdana"/>
          <w:b/>
          <w:bCs/>
          <w:color w:val="00B050"/>
        </w:rPr>
      </w:pPr>
      <w:r w:rsidRPr="00D30A7F">
        <w:rPr>
          <w:rFonts w:ascii="Verdana" w:hAnsi="Verdana"/>
          <w:b/>
          <w:bCs/>
          <w:color w:val="00B050"/>
        </w:rPr>
        <w:t>Comprehension Questions</w:t>
      </w:r>
    </w:p>
    <w:p w14:paraId="0E7916A4" w14:textId="77777777" w:rsidR="00821852" w:rsidRPr="00D30A7F" w:rsidRDefault="00821852" w:rsidP="00821852">
      <w:pPr>
        <w:rPr>
          <w:rFonts w:ascii="Verdana" w:hAnsi="Verdana"/>
          <w:lang w:val="es-ES"/>
        </w:rPr>
      </w:pPr>
    </w:p>
    <w:p w14:paraId="14B049A7" w14:textId="5F9B57B2" w:rsidR="00821852" w:rsidRPr="00F4159A" w:rsidRDefault="00821852" w:rsidP="00821852">
      <w:pPr>
        <w:pStyle w:val="Prrafodelista"/>
        <w:numPr>
          <w:ilvl w:val="0"/>
          <w:numId w:val="10"/>
        </w:numPr>
        <w:rPr>
          <w:rFonts w:ascii="Verdana" w:hAnsi="Verdana"/>
          <w:b/>
          <w:bCs/>
          <w:rPrChange w:id="675" w:author="Gareth Harding" w:date="2025-07-09T16:33:00Z" w16du:dateUtc="2025-07-09T14:33:00Z">
            <w:rPr>
              <w:rFonts w:ascii="Verdana" w:hAnsi="Verdana"/>
              <w:b/>
              <w:bCs/>
              <w:lang w:val="es-ES"/>
            </w:rPr>
          </w:rPrChange>
        </w:rPr>
      </w:pPr>
      <w:r w:rsidRPr="00F4159A">
        <w:rPr>
          <w:rFonts w:ascii="Verdana" w:hAnsi="Verdana"/>
          <w:b/>
          <w:bCs/>
          <w:rPrChange w:id="676" w:author="Gareth Harding" w:date="2025-07-09T16:33:00Z" w16du:dateUtc="2025-07-09T14:33:00Z">
            <w:rPr>
              <w:rFonts w:ascii="Verdana" w:hAnsi="Verdana"/>
              <w:b/>
              <w:bCs/>
              <w:lang w:val="es-ES"/>
            </w:rPr>
          </w:rPrChange>
        </w:rPr>
        <w:t>What was the weather like when Tom</w:t>
      </w:r>
      <w:ins w:id="677" w:author="Gareth Harding" w:date="2025-07-09T16:54:00Z" w16du:dateUtc="2025-07-09T14:54:00Z">
        <w:r w:rsidR="007C5C5B">
          <w:rPr>
            <w:rFonts w:ascii="Verdana" w:hAnsi="Verdana"/>
            <w:b/>
            <w:bCs/>
          </w:rPr>
          <w:t>my</w:t>
        </w:r>
      </w:ins>
      <w:r w:rsidRPr="00F4159A">
        <w:rPr>
          <w:rFonts w:ascii="Verdana" w:hAnsi="Verdana"/>
          <w:b/>
          <w:bCs/>
          <w:rPrChange w:id="678" w:author="Gareth Harding" w:date="2025-07-09T16:33:00Z" w16du:dateUtc="2025-07-09T14:33:00Z">
            <w:rPr>
              <w:rFonts w:ascii="Verdana" w:hAnsi="Verdana"/>
              <w:b/>
              <w:bCs/>
              <w:lang w:val="es-ES"/>
            </w:rPr>
          </w:rPrChange>
        </w:rPr>
        <w:t xml:space="preserve"> went to play football?</w:t>
      </w:r>
    </w:p>
    <w:p w14:paraId="6E4783E7" w14:textId="2B279E03" w:rsidR="00821852" w:rsidRPr="00D30A7F" w:rsidRDefault="00821852" w:rsidP="00821852">
      <w:pPr>
        <w:rPr>
          <w:rFonts w:ascii="Verdana" w:hAnsi="Verdana"/>
          <w:lang w:val="es-ES"/>
        </w:rPr>
      </w:pPr>
      <w:proofErr w:type="spellStart"/>
      <w:r w:rsidRPr="00D30A7F">
        <w:rPr>
          <w:rFonts w:ascii="Verdana" w:hAnsi="Verdana"/>
          <w:lang w:val="es-ES"/>
        </w:rPr>
        <w:t>Sunny</w:t>
      </w:r>
      <w:proofErr w:type="spellEnd"/>
    </w:p>
    <w:p w14:paraId="6CB90EBF" w14:textId="77777777" w:rsidR="00821852" w:rsidRPr="00D30A7F" w:rsidRDefault="00821852" w:rsidP="00821852">
      <w:pPr>
        <w:rPr>
          <w:rFonts w:ascii="Verdana" w:hAnsi="Verdana"/>
          <w:lang w:val="es-ES"/>
        </w:rPr>
      </w:pPr>
      <w:proofErr w:type="spellStart"/>
      <w:r w:rsidRPr="00D30A7F">
        <w:rPr>
          <w:rFonts w:ascii="Verdana" w:hAnsi="Verdana"/>
          <w:highlight w:val="yellow"/>
          <w:lang w:val="es-ES"/>
        </w:rPr>
        <w:t>Rainy</w:t>
      </w:r>
      <w:proofErr w:type="spellEnd"/>
    </w:p>
    <w:p w14:paraId="6CBCBF98" w14:textId="222E1DA1" w:rsidR="00821852" w:rsidRDefault="00821852" w:rsidP="00821852">
      <w:pPr>
        <w:rPr>
          <w:ins w:id="679" w:author="Gareth Harding" w:date="2025-07-10T10:31:00Z" w16du:dateUtc="2025-07-10T08:31:00Z"/>
          <w:rFonts w:ascii="Verdana" w:hAnsi="Verdana"/>
          <w:lang w:val="es-ES"/>
        </w:rPr>
      </w:pPr>
      <w:proofErr w:type="spellStart"/>
      <w:r w:rsidRPr="00D30A7F">
        <w:rPr>
          <w:rFonts w:ascii="Verdana" w:hAnsi="Verdana"/>
          <w:lang w:val="es-ES"/>
        </w:rPr>
        <w:t>Stormy</w:t>
      </w:r>
      <w:proofErr w:type="spellEnd"/>
    </w:p>
    <w:p w14:paraId="28E51D15" w14:textId="77777777" w:rsidR="004B2BFA" w:rsidRPr="00D30A7F" w:rsidRDefault="004B2BFA" w:rsidP="00821852">
      <w:pPr>
        <w:rPr>
          <w:rFonts w:ascii="Verdana" w:hAnsi="Verdana"/>
          <w:lang w:val="es-ES"/>
        </w:rPr>
      </w:pPr>
    </w:p>
    <w:p w14:paraId="200F197D" w14:textId="6DB9487B" w:rsidR="00821852" w:rsidRPr="00F4159A" w:rsidRDefault="00821852" w:rsidP="00821852">
      <w:pPr>
        <w:pStyle w:val="Prrafodelista"/>
        <w:numPr>
          <w:ilvl w:val="0"/>
          <w:numId w:val="10"/>
        </w:numPr>
        <w:rPr>
          <w:rFonts w:ascii="Verdana" w:hAnsi="Verdana"/>
          <w:b/>
          <w:bCs/>
          <w:rPrChange w:id="680" w:author="Gareth Harding" w:date="2025-07-09T16:33:00Z" w16du:dateUtc="2025-07-09T14:33:00Z">
            <w:rPr>
              <w:rFonts w:ascii="Verdana" w:hAnsi="Verdana"/>
              <w:b/>
              <w:bCs/>
              <w:lang w:val="es-ES"/>
            </w:rPr>
          </w:rPrChange>
        </w:rPr>
      </w:pPr>
      <w:r w:rsidRPr="00F4159A">
        <w:rPr>
          <w:rFonts w:ascii="Verdana" w:hAnsi="Verdana"/>
          <w:b/>
          <w:bCs/>
          <w:rPrChange w:id="681" w:author="Gareth Harding" w:date="2025-07-09T16:33:00Z" w16du:dateUtc="2025-07-09T14:33:00Z">
            <w:rPr>
              <w:rFonts w:ascii="Verdana" w:hAnsi="Verdana"/>
              <w:b/>
              <w:bCs/>
              <w:lang w:val="es-ES"/>
            </w:rPr>
          </w:rPrChange>
        </w:rPr>
        <w:t xml:space="preserve">Did </w:t>
      </w:r>
      <w:ins w:id="682" w:author="Gareth Harding" w:date="2025-07-09T16:55:00Z" w16du:dateUtc="2025-07-09T14:55:00Z">
        <w:r w:rsidR="007C5C5B" w:rsidRPr="00234D60">
          <w:rPr>
            <w:rFonts w:ascii="Verdana" w:hAnsi="Verdana"/>
            <w:b/>
            <w:bCs/>
          </w:rPr>
          <w:t>Tom</w:t>
        </w:r>
        <w:r w:rsidR="007C5C5B">
          <w:rPr>
            <w:rFonts w:ascii="Verdana" w:hAnsi="Verdana"/>
            <w:b/>
            <w:bCs/>
          </w:rPr>
          <w:t>my</w:t>
        </w:r>
        <w:r w:rsidR="007C5C5B" w:rsidRPr="00234D60">
          <w:rPr>
            <w:rFonts w:ascii="Verdana" w:hAnsi="Verdana"/>
            <w:b/>
            <w:bCs/>
          </w:rPr>
          <w:t xml:space="preserve"> </w:t>
        </w:r>
      </w:ins>
      <w:del w:id="683" w:author="Gareth Harding" w:date="2025-07-09T16:55:00Z" w16du:dateUtc="2025-07-09T14:55:00Z">
        <w:r w:rsidRPr="00F4159A" w:rsidDel="007C5C5B">
          <w:rPr>
            <w:rFonts w:ascii="Verdana" w:hAnsi="Verdana"/>
            <w:b/>
            <w:bCs/>
            <w:rPrChange w:id="684" w:author="Gareth Harding" w:date="2025-07-09T16:33:00Z" w16du:dateUtc="2025-07-09T14:33:00Z">
              <w:rPr>
                <w:rFonts w:ascii="Verdana" w:hAnsi="Verdana"/>
                <w:b/>
                <w:bCs/>
                <w:lang w:val="es-ES"/>
              </w:rPr>
            </w:rPrChange>
          </w:rPr>
          <w:delText xml:space="preserve">Tom </w:delText>
        </w:r>
      </w:del>
      <w:r w:rsidRPr="00F4159A">
        <w:rPr>
          <w:rFonts w:ascii="Verdana" w:hAnsi="Verdana"/>
          <w:b/>
          <w:bCs/>
          <w:rPrChange w:id="685" w:author="Gareth Harding" w:date="2025-07-09T16:33:00Z" w16du:dateUtc="2025-07-09T14:33:00Z">
            <w:rPr>
              <w:rFonts w:ascii="Verdana" w:hAnsi="Verdana"/>
              <w:b/>
              <w:bCs/>
              <w:lang w:val="es-ES"/>
            </w:rPr>
          </w:rPrChange>
        </w:rPr>
        <w:t>bring his football to the park?</w:t>
      </w:r>
    </w:p>
    <w:p w14:paraId="7E51A035" w14:textId="77777777" w:rsidR="00821852" w:rsidRPr="00F4159A" w:rsidRDefault="00821852" w:rsidP="00821852">
      <w:pPr>
        <w:rPr>
          <w:rFonts w:ascii="Verdana" w:hAnsi="Verdana"/>
          <w:rPrChange w:id="686" w:author="Gareth Harding" w:date="2025-07-09T16:33:00Z" w16du:dateUtc="2025-07-09T14:33:00Z">
            <w:rPr>
              <w:rFonts w:ascii="Verdana" w:hAnsi="Verdana"/>
              <w:lang w:val="es-ES"/>
            </w:rPr>
          </w:rPrChange>
        </w:rPr>
      </w:pPr>
      <w:r w:rsidRPr="00F4159A">
        <w:rPr>
          <w:rFonts w:ascii="Verdana" w:hAnsi="Verdana"/>
          <w:highlight w:val="yellow"/>
          <w:rPrChange w:id="687" w:author="Gareth Harding" w:date="2025-07-09T16:33:00Z" w16du:dateUtc="2025-07-09T14:33:00Z">
            <w:rPr>
              <w:rFonts w:ascii="Verdana" w:hAnsi="Verdana"/>
              <w:highlight w:val="yellow"/>
              <w:lang w:val="es-ES"/>
            </w:rPr>
          </w:rPrChange>
        </w:rPr>
        <w:t>Yes, he brought his football</w:t>
      </w:r>
      <w:del w:id="688" w:author="Gareth Harding" w:date="2025-07-09T16:55:00Z" w16du:dateUtc="2025-07-09T14:55:00Z">
        <w:r w:rsidRPr="00F4159A" w:rsidDel="007C5C5B">
          <w:rPr>
            <w:rFonts w:ascii="Verdana" w:hAnsi="Verdana"/>
            <w:highlight w:val="yellow"/>
            <w:rPrChange w:id="689" w:author="Gareth Harding" w:date="2025-07-09T16:33:00Z" w16du:dateUtc="2025-07-09T14:33:00Z">
              <w:rPr>
                <w:rFonts w:ascii="Verdana" w:hAnsi="Verdana"/>
                <w:highlight w:val="yellow"/>
                <w:lang w:val="es-ES"/>
              </w:rPr>
            </w:rPrChange>
          </w:rPr>
          <w:delText>.</w:delText>
        </w:r>
      </w:del>
    </w:p>
    <w:p w14:paraId="1C7BFC41" w14:textId="77777777" w:rsidR="00821852" w:rsidRDefault="00821852" w:rsidP="00821852">
      <w:pPr>
        <w:rPr>
          <w:ins w:id="690" w:author="Gareth Harding" w:date="2025-07-10T10:31:00Z" w16du:dateUtc="2025-07-10T08:31:00Z"/>
          <w:rFonts w:ascii="Verdana" w:hAnsi="Verdana"/>
          <w:lang w:val="es-ES"/>
        </w:rPr>
      </w:pPr>
      <w:r w:rsidRPr="00D30A7F">
        <w:rPr>
          <w:rFonts w:ascii="Verdana" w:hAnsi="Verdana"/>
          <w:lang w:val="es-ES"/>
        </w:rPr>
        <w:t xml:space="preserve">No, he </w:t>
      </w:r>
      <w:proofErr w:type="spellStart"/>
      <w:r w:rsidRPr="00D30A7F">
        <w:rPr>
          <w:rFonts w:ascii="Verdana" w:hAnsi="Verdana"/>
          <w:lang w:val="es-ES"/>
        </w:rPr>
        <w:t>forgot</w:t>
      </w:r>
      <w:proofErr w:type="spellEnd"/>
      <w:r w:rsidRPr="00D30A7F">
        <w:rPr>
          <w:rFonts w:ascii="Verdana" w:hAnsi="Verdana"/>
          <w:lang w:val="es-ES"/>
        </w:rPr>
        <w:t xml:space="preserve"> </w:t>
      </w:r>
      <w:proofErr w:type="spellStart"/>
      <w:r w:rsidRPr="00D30A7F">
        <w:rPr>
          <w:rFonts w:ascii="Verdana" w:hAnsi="Verdana"/>
          <w:lang w:val="es-ES"/>
        </w:rPr>
        <w:t>it</w:t>
      </w:r>
      <w:proofErr w:type="spellEnd"/>
      <w:del w:id="691" w:author="Gareth Harding" w:date="2025-07-09T16:55:00Z" w16du:dateUtc="2025-07-09T14:55:00Z">
        <w:r w:rsidRPr="00D30A7F" w:rsidDel="007C5C5B">
          <w:rPr>
            <w:rFonts w:ascii="Verdana" w:hAnsi="Verdana"/>
            <w:lang w:val="es-ES"/>
          </w:rPr>
          <w:delText>.</w:delText>
        </w:r>
      </w:del>
    </w:p>
    <w:p w14:paraId="0EE03705" w14:textId="77777777" w:rsidR="004B2BFA" w:rsidRPr="00D30A7F" w:rsidRDefault="004B2BFA" w:rsidP="00821852">
      <w:pPr>
        <w:rPr>
          <w:rFonts w:ascii="Verdana" w:hAnsi="Verdana"/>
          <w:lang w:val="es-ES"/>
        </w:rPr>
      </w:pPr>
    </w:p>
    <w:p w14:paraId="0C4F5182" w14:textId="38EC61C1" w:rsidR="00821852" w:rsidRPr="00F4159A" w:rsidRDefault="00821852" w:rsidP="00821852">
      <w:pPr>
        <w:pStyle w:val="Prrafodelista"/>
        <w:numPr>
          <w:ilvl w:val="0"/>
          <w:numId w:val="10"/>
        </w:numPr>
        <w:rPr>
          <w:rFonts w:ascii="Verdana" w:hAnsi="Verdana"/>
          <w:b/>
          <w:bCs/>
          <w:rPrChange w:id="692" w:author="Gareth Harding" w:date="2025-07-09T16:33:00Z" w16du:dateUtc="2025-07-09T14:33:00Z">
            <w:rPr>
              <w:rFonts w:ascii="Verdana" w:hAnsi="Verdana"/>
              <w:b/>
              <w:bCs/>
              <w:lang w:val="es-ES"/>
            </w:rPr>
          </w:rPrChange>
        </w:rPr>
      </w:pPr>
      <w:r w:rsidRPr="00F4159A">
        <w:rPr>
          <w:rFonts w:ascii="Verdana" w:hAnsi="Verdana"/>
          <w:b/>
          <w:bCs/>
          <w:rPrChange w:id="693" w:author="Gareth Harding" w:date="2025-07-09T16:33:00Z" w16du:dateUtc="2025-07-09T14:33:00Z">
            <w:rPr>
              <w:rFonts w:ascii="Verdana" w:hAnsi="Verdana"/>
              <w:b/>
              <w:bCs/>
              <w:lang w:val="es-ES"/>
            </w:rPr>
          </w:rPrChange>
        </w:rPr>
        <w:t xml:space="preserve">Who joined </w:t>
      </w:r>
      <w:ins w:id="694" w:author="Gareth Harding" w:date="2025-07-09T16:55:00Z" w16du:dateUtc="2025-07-09T14:55:00Z">
        <w:r w:rsidR="007C5C5B" w:rsidRPr="00234D60">
          <w:rPr>
            <w:rFonts w:ascii="Verdana" w:hAnsi="Verdana"/>
            <w:b/>
            <w:bCs/>
          </w:rPr>
          <w:t>Tom</w:t>
        </w:r>
        <w:r w:rsidR="007C5C5B">
          <w:rPr>
            <w:rFonts w:ascii="Verdana" w:hAnsi="Verdana"/>
            <w:b/>
            <w:bCs/>
          </w:rPr>
          <w:t>my</w:t>
        </w:r>
        <w:r w:rsidR="007C5C5B" w:rsidRPr="00234D60">
          <w:rPr>
            <w:rFonts w:ascii="Verdana" w:hAnsi="Verdana"/>
            <w:b/>
            <w:bCs/>
          </w:rPr>
          <w:t xml:space="preserve"> </w:t>
        </w:r>
      </w:ins>
      <w:del w:id="695" w:author="Gareth Harding" w:date="2025-07-09T16:55:00Z" w16du:dateUtc="2025-07-09T14:55:00Z">
        <w:r w:rsidRPr="00F4159A" w:rsidDel="007C5C5B">
          <w:rPr>
            <w:rFonts w:ascii="Verdana" w:hAnsi="Verdana"/>
            <w:b/>
            <w:bCs/>
            <w:rPrChange w:id="696" w:author="Gareth Harding" w:date="2025-07-09T16:33:00Z" w16du:dateUtc="2025-07-09T14:33:00Z">
              <w:rPr>
                <w:rFonts w:ascii="Verdana" w:hAnsi="Verdana"/>
                <w:b/>
                <w:bCs/>
                <w:lang w:val="es-ES"/>
              </w:rPr>
            </w:rPrChange>
          </w:rPr>
          <w:delText xml:space="preserve">Tom </w:delText>
        </w:r>
      </w:del>
      <w:r w:rsidRPr="00F4159A">
        <w:rPr>
          <w:rFonts w:ascii="Verdana" w:hAnsi="Verdana"/>
          <w:b/>
          <w:bCs/>
          <w:rPrChange w:id="697" w:author="Gareth Harding" w:date="2025-07-09T16:33:00Z" w16du:dateUtc="2025-07-09T14:33:00Z">
            <w:rPr>
              <w:rFonts w:ascii="Verdana" w:hAnsi="Verdana"/>
              <w:b/>
              <w:bCs/>
              <w:lang w:val="es-ES"/>
            </w:rPr>
          </w:rPrChange>
        </w:rPr>
        <w:t>to play football?</w:t>
      </w:r>
    </w:p>
    <w:p w14:paraId="59F68CCA" w14:textId="77777777" w:rsidR="00821852" w:rsidRPr="00F4159A" w:rsidRDefault="00821852" w:rsidP="00821852">
      <w:pPr>
        <w:rPr>
          <w:rFonts w:ascii="Verdana" w:hAnsi="Verdana"/>
          <w:rPrChange w:id="698" w:author="Gareth Harding" w:date="2025-07-09T16:33:00Z" w16du:dateUtc="2025-07-09T14:33:00Z">
            <w:rPr>
              <w:rFonts w:ascii="Verdana" w:hAnsi="Verdana"/>
              <w:lang w:val="es-ES"/>
            </w:rPr>
          </w:rPrChange>
        </w:rPr>
      </w:pPr>
      <w:r w:rsidRPr="00F4159A">
        <w:rPr>
          <w:rFonts w:ascii="Verdana" w:hAnsi="Verdana"/>
          <w:highlight w:val="yellow"/>
          <w:rPrChange w:id="699" w:author="Gareth Harding" w:date="2025-07-09T16:33:00Z" w16du:dateUtc="2025-07-09T14:33:00Z">
            <w:rPr>
              <w:rFonts w:ascii="Verdana" w:hAnsi="Verdana"/>
              <w:highlight w:val="yellow"/>
              <w:lang w:val="es-ES"/>
            </w:rPr>
          </w:rPrChange>
        </w:rPr>
        <w:t>His friends came to play</w:t>
      </w:r>
      <w:del w:id="700" w:author="Gareth Harding" w:date="2025-07-09T16:55:00Z" w16du:dateUtc="2025-07-09T14:55:00Z">
        <w:r w:rsidRPr="00F4159A" w:rsidDel="007C5C5B">
          <w:rPr>
            <w:rFonts w:ascii="Verdana" w:hAnsi="Verdana"/>
            <w:highlight w:val="yellow"/>
            <w:rPrChange w:id="701" w:author="Gareth Harding" w:date="2025-07-09T16:33:00Z" w16du:dateUtc="2025-07-09T14:33:00Z">
              <w:rPr>
                <w:rFonts w:ascii="Verdana" w:hAnsi="Verdana"/>
                <w:highlight w:val="yellow"/>
                <w:lang w:val="es-ES"/>
              </w:rPr>
            </w:rPrChange>
          </w:rPr>
          <w:delText>.</w:delText>
        </w:r>
      </w:del>
    </w:p>
    <w:p w14:paraId="628413CC" w14:textId="77777777" w:rsidR="00821852" w:rsidRPr="00F4159A" w:rsidRDefault="00821852" w:rsidP="00821852">
      <w:pPr>
        <w:rPr>
          <w:rFonts w:ascii="Verdana" w:hAnsi="Verdana"/>
          <w:rPrChange w:id="702" w:author="Gareth Harding" w:date="2025-07-09T16:33:00Z" w16du:dateUtc="2025-07-09T14:33:00Z">
            <w:rPr>
              <w:rFonts w:ascii="Verdana" w:hAnsi="Verdana"/>
              <w:lang w:val="es-ES"/>
            </w:rPr>
          </w:rPrChange>
        </w:rPr>
      </w:pPr>
      <w:r w:rsidRPr="00F4159A">
        <w:rPr>
          <w:rFonts w:ascii="Verdana" w:hAnsi="Verdana"/>
          <w:rPrChange w:id="703" w:author="Gareth Harding" w:date="2025-07-09T16:33:00Z" w16du:dateUtc="2025-07-09T14:33:00Z">
            <w:rPr>
              <w:rFonts w:ascii="Verdana" w:hAnsi="Verdana"/>
              <w:lang w:val="es-ES"/>
            </w:rPr>
          </w:rPrChange>
        </w:rPr>
        <w:lastRenderedPageBreak/>
        <w:t>Only his dog came</w:t>
      </w:r>
      <w:del w:id="704" w:author="Gareth Harding" w:date="2025-07-09T16:55:00Z" w16du:dateUtc="2025-07-09T14:55:00Z">
        <w:r w:rsidRPr="00F4159A" w:rsidDel="007C5C5B">
          <w:rPr>
            <w:rFonts w:ascii="Verdana" w:hAnsi="Verdana"/>
            <w:rPrChange w:id="705" w:author="Gareth Harding" w:date="2025-07-09T16:33:00Z" w16du:dateUtc="2025-07-09T14:33:00Z">
              <w:rPr>
                <w:rFonts w:ascii="Verdana" w:hAnsi="Verdana"/>
                <w:lang w:val="es-ES"/>
              </w:rPr>
            </w:rPrChange>
          </w:rPr>
          <w:delText>.</w:delText>
        </w:r>
      </w:del>
    </w:p>
    <w:p w14:paraId="76AC8DC3" w14:textId="0AF05A5F" w:rsidR="00821852" w:rsidRDefault="00821852" w:rsidP="00821852">
      <w:pPr>
        <w:rPr>
          <w:ins w:id="706" w:author="Gareth Harding" w:date="2025-07-10T10:31:00Z" w16du:dateUtc="2025-07-10T08:31:00Z"/>
          <w:rFonts w:ascii="Verdana" w:hAnsi="Verdana"/>
        </w:rPr>
      </w:pPr>
      <w:r w:rsidRPr="00F4159A">
        <w:rPr>
          <w:rFonts w:ascii="Verdana" w:hAnsi="Verdana"/>
          <w:rPrChange w:id="707" w:author="Gareth Harding" w:date="2025-07-09T16:33:00Z" w16du:dateUtc="2025-07-09T14:33:00Z">
            <w:rPr>
              <w:rFonts w:ascii="Verdana" w:hAnsi="Verdana"/>
              <w:lang w:val="es-ES"/>
            </w:rPr>
          </w:rPrChange>
        </w:rPr>
        <w:t>No one came</w:t>
      </w:r>
      <w:del w:id="708" w:author="Gareth Harding" w:date="2025-07-09T16:55:00Z" w16du:dateUtc="2025-07-09T14:55:00Z">
        <w:r w:rsidRPr="00F4159A" w:rsidDel="007C5C5B">
          <w:rPr>
            <w:rFonts w:ascii="Verdana" w:hAnsi="Verdana"/>
            <w:rPrChange w:id="709" w:author="Gareth Harding" w:date="2025-07-09T16:33:00Z" w16du:dateUtc="2025-07-09T14:33:00Z">
              <w:rPr>
                <w:rFonts w:ascii="Verdana" w:hAnsi="Verdana"/>
                <w:lang w:val="es-ES"/>
              </w:rPr>
            </w:rPrChange>
          </w:rPr>
          <w:delText>.</w:delText>
        </w:r>
      </w:del>
    </w:p>
    <w:p w14:paraId="3A44BE03" w14:textId="77777777" w:rsidR="004B2BFA" w:rsidRPr="00F4159A" w:rsidRDefault="004B2BFA" w:rsidP="00821852">
      <w:pPr>
        <w:rPr>
          <w:rFonts w:ascii="Verdana" w:hAnsi="Verdana"/>
          <w:rPrChange w:id="710" w:author="Gareth Harding" w:date="2025-07-09T16:33:00Z" w16du:dateUtc="2025-07-09T14:33:00Z">
            <w:rPr>
              <w:rFonts w:ascii="Verdana" w:hAnsi="Verdana"/>
              <w:lang w:val="es-ES"/>
            </w:rPr>
          </w:rPrChange>
        </w:rPr>
      </w:pPr>
    </w:p>
    <w:p w14:paraId="54C76E4B" w14:textId="1F49571E" w:rsidR="00821852" w:rsidRPr="00D30A7F" w:rsidRDefault="007C5C5B" w:rsidP="00821852">
      <w:pPr>
        <w:pStyle w:val="Prrafodelista"/>
        <w:numPr>
          <w:ilvl w:val="0"/>
          <w:numId w:val="10"/>
        </w:numPr>
        <w:rPr>
          <w:rFonts w:ascii="Verdana" w:hAnsi="Verdana"/>
          <w:b/>
          <w:bCs/>
          <w:lang w:val="es-ES"/>
        </w:rPr>
      </w:pPr>
      <w:ins w:id="711" w:author="Gareth Harding" w:date="2025-07-09T16:55:00Z" w16du:dateUtc="2025-07-09T14:55:00Z">
        <w:r w:rsidRPr="00234D60">
          <w:rPr>
            <w:rFonts w:ascii="Verdana" w:hAnsi="Verdana"/>
            <w:b/>
            <w:bCs/>
          </w:rPr>
          <w:t>Tom</w:t>
        </w:r>
        <w:r>
          <w:rPr>
            <w:rFonts w:ascii="Verdana" w:hAnsi="Verdana"/>
            <w:b/>
            <w:bCs/>
          </w:rPr>
          <w:t>my</w:t>
        </w:r>
        <w:r w:rsidRPr="00234D60">
          <w:rPr>
            <w:rFonts w:ascii="Verdana" w:hAnsi="Verdana"/>
            <w:b/>
            <w:bCs/>
          </w:rPr>
          <w:t xml:space="preserve"> </w:t>
        </w:r>
      </w:ins>
      <w:del w:id="712" w:author="Gareth Harding" w:date="2025-07-09T16:55:00Z" w16du:dateUtc="2025-07-09T14:55:00Z">
        <w:r w:rsidR="00821852" w:rsidRPr="00D30A7F" w:rsidDel="007C5C5B">
          <w:rPr>
            <w:rFonts w:ascii="Verdana" w:hAnsi="Verdana"/>
            <w:b/>
            <w:bCs/>
            <w:lang w:val="es-ES"/>
          </w:rPr>
          <w:delText xml:space="preserve">Tom </w:delText>
        </w:r>
      </w:del>
      <w:proofErr w:type="spellStart"/>
      <w:r w:rsidR="00821852" w:rsidRPr="00D30A7F">
        <w:rPr>
          <w:rFonts w:ascii="Verdana" w:hAnsi="Verdana"/>
          <w:b/>
          <w:bCs/>
          <w:lang w:val="es-ES"/>
        </w:rPr>
        <w:t>played</w:t>
      </w:r>
      <w:proofErr w:type="spellEnd"/>
      <w:r w:rsidR="00821852" w:rsidRPr="00D30A7F">
        <w:rPr>
          <w:rFonts w:ascii="Verdana" w:hAnsi="Verdana"/>
          <w:b/>
          <w:bCs/>
          <w:lang w:val="es-ES"/>
        </w:rPr>
        <w:t xml:space="preserve"> </w:t>
      </w:r>
      <w:proofErr w:type="spellStart"/>
      <w:r w:rsidR="00821852" w:rsidRPr="00D30A7F">
        <w:rPr>
          <w:rFonts w:ascii="Verdana" w:hAnsi="Verdana"/>
          <w:b/>
          <w:bCs/>
          <w:lang w:val="es-ES"/>
        </w:rPr>
        <w:t>football</w:t>
      </w:r>
      <w:proofErr w:type="spellEnd"/>
      <w:r w:rsidR="00821852" w:rsidRPr="00D30A7F">
        <w:rPr>
          <w:rFonts w:ascii="Verdana" w:hAnsi="Verdana"/>
          <w:b/>
          <w:bCs/>
          <w:lang w:val="es-ES"/>
        </w:rPr>
        <w:t xml:space="preserve"> alone.</w:t>
      </w:r>
    </w:p>
    <w:p w14:paraId="01DF2837" w14:textId="77777777" w:rsidR="00821852" w:rsidRPr="00D30A7F" w:rsidRDefault="00821852" w:rsidP="00821852">
      <w:pPr>
        <w:rPr>
          <w:rFonts w:ascii="Verdana" w:hAnsi="Verdana"/>
          <w:lang w:val="es-ES"/>
        </w:rPr>
      </w:pPr>
      <w:r w:rsidRPr="00D30A7F">
        <w:rPr>
          <w:rFonts w:ascii="Verdana" w:hAnsi="Verdana"/>
          <w:lang w:val="es-ES"/>
        </w:rPr>
        <w:t>True</w:t>
      </w:r>
    </w:p>
    <w:p w14:paraId="1B9ACD92" w14:textId="53CD6D8B" w:rsidR="00821852" w:rsidRDefault="00821852" w:rsidP="00821852">
      <w:pPr>
        <w:rPr>
          <w:ins w:id="713" w:author="Gareth Harding" w:date="2025-07-10T10:31:00Z" w16du:dateUtc="2025-07-10T08:31:00Z"/>
          <w:rFonts w:ascii="Verdana" w:hAnsi="Verdana"/>
          <w:lang w:val="es-ES"/>
        </w:rPr>
      </w:pPr>
      <w:r w:rsidRPr="00D30A7F">
        <w:rPr>
          <w:rFonts w:ascii="Verdana" w:hAnsi="Verdana"/>
          <w:highlight w:val="yellow"/>
          <w:lang w:val="es-ES"/>
        </w:rPr>
        <w:t>False</w:t>
      </w:r>
    </w:p>
    <w:p w14:paraId="04AE6AD3" w14:textId="77777777" w:rsidR="004B2BFA" w:rsidRPr="00D30A7F" w:rsidRDefault="004B2BFA" w:rsidP="00821852">
      <w:pPr>
        <w:rPr>
          <w:rFonts w:ascii="Verdana" w:hAnsi="Verdana"/>
          <w:lang w:val="es-ES"/>
        </w:rPr>
      </w:pPr>
    </w:p>
    <w:p w14:paraId="1CCD2D70" w14:textId="377024D0" w:rsidR="00821852" w:rsidRPr="00F4159A" w:rsidRDefault="00821852" w:rsidP="00821852">
      <w:pPr>
        <w:pStyle w:val="Prrafodelista"/>
        <w:numPr>
          <w:ilvl w:val="0"/>
          <w:numId w:val="10"/>
        </w:numPr>
        <w:rPr>
          <w:rFonts w:ascii="Verdana" w:hAnsi="Verdana"/>
          <w:b/>
          <w:bCs/>
          <w:rPrChange w:id="714" w:author="Gareth Harding" w:date="2025-07-09T16:33:00Z" w16du:dateUtc="2025-07-09T14:33:00Z">
            <w:rPr>
              <w:rFonts w:ascii="Verdana" w:hAnsi="Verdana"/>
              <w:b/>
              <w:bCs/>
              <w:lang w:val="es-ES"/>
            </w:rPr>
          </w:rPrChange>
        </w:rPr>
      </w:pPr>
      <w:r w:rsidRPr="00F4159A">
        <w:rPr>
          <w:rFonts w:ascii="Verdana" w:hAnsi="Verdana"/>
          <w:b/>
          <w:bCs/>
          <w:rPrChange w:id="715" w:author="Gareth Harding" w:date="2025-07-09T16:33:00Z" w16du:dateUtc="2025-07-09T14:33:00Z">
            <w:rPr>
              <w:rFonts w:ascii="Verdana" w:hAnsi="Verdana"/>
              <w:b/>
              <w:bCs/>
              <w:lang w:val="es-ES"/>
            </w:rPr>
          </w:rPrChange>
        </w:rPr>
        <w:t xml:space="preserve">What did </w:t>
      </w:r>
      <w:ins w:id="716" w:author="Gareth Harding" w:date="2025-07-09T16:55:00Z" w16du:dateUtc="2025-07-09T14:55:00Z">
        <w:r w:rsidR="007C5C5B" w:rsidRPr="00234D60">
          <w:rPr>
            <w:rFonts w:ascii="Verdana" w:hAnsi="Verdana"/>
            <w:b/>
            <w:bCs/>
          </w:rPr>
          <w:t>Tom</w:t>
        </w:r>
        <w:r w:rsidR="007C5C5B">
          <w:rPr>
            <w:rFonts w:ascii="Verdana" w:hAnsi="Verdana"/>
            <w:b/>
            <w:bCs/>
          </w:rPr>
          <w:t>my</w:t>
        </w:r>
        <w:r w:rsidR="007C5C5B" w:rsidRPr="00234D60">
          <w:rPr>
            <w:rFonts w:ascii="Verdana" w:hAnsi="Verdana"/>
            <w:b/>
            <w:bCs/>
          </w:rPr>
          <w:t xml:space="preserve"> </w:t>
        </w:r>
      </w:ins>
      <w:del w:id="717" w:author="Gareth Harding" w:date="2025-07-09T16:55:00Z" w16du:dateUtc="2025-07-09T14:55:00Z">
        <w:r w:rsidRPr="00F4159A" w:rsidDel="007C5C5B">
          <w:rPr>
            <w:rFonts w:ascii="Verdana" w:hAnsi="Verdana"/>
            <w:b/>
            <w:bCs/>
            <w:rPrChange w:id="718" w:author="Gareth Harding" w:date="2025-07-09T16:33:00Z" w16du:dateUtc="2025-07-09T14:33:00Z">
              <w:rPr>
                <w:rFonts w:ascii="Verdana" w:hAnsi="Verdana"/>
                <w:b/>
                <w:bCs/>
                <w:lang w:val="es-ES"/>
              </w:rPr>
            </w:rPrChange>
          </w:rPr>
          <w:delText xml:space="preserve">Tom </w:delText>
        </w:r>
      </w:del>
      <w:r w:rsidRPr="00F4159A">
        <w:rPr>
          <w:rFonts w:ascii="Verdana" w:hAnsi="Verdana"/>
          <w:b/>
          <w:bCs/>
          <w:rPrChange w:id="719" w:author="Gareth Harding" w:date="2025-07-09T16:33:00Z" w16du:dateUtc="2025-07-09T14:33:00Z">
            <w:rPr>
              <w:rFonts w:ascii="Verdana" w:hAnsi="Verdana"/>
              <w:b/>
              <w:bCs/>
              <w:lang w:val="es-ES"/>
            </w:rPr>
          </w:rPrChange>
        </w:rPr>
        <w:t>wear because it was chilly?</w:t>
      </w:r>
    </w:p>
    <w:p w14:paraId="0654DB89" w14:textId="77777777" w:rsidR="00821852" w:rsidRPr="00F4159A" w:rsidRDefault="00821852" w:rsidP="00821852">
      <w:pPr>
        <w:rPr>
          <w:rFonts w:ascii="Verdana" w:hAnsi="Verdana"/>
          <w:rPrChange w:id="720" w:author="Gareth Harding" w:date="2025-07-09T16:33:00Z" w16du:dateUtc="2025-07-09T14:33:00Z">
            <w:rPr>
              <w:rFonts w:ascii="Verdana" w:hAnsi="Verdana"/>
              <w:lang w:val="es-ES"/>
            </w:rPr>
          </w:rPrChange>
        </w:rPr>
      </w:pPr>
      <w:r w:rsidRPr="00F4159A">
        <w:rPr>
          <w:rFonts w:ascii="Verdana" w:hAnsi="Verdana"/>
          <w:rPrChange w:id="721" w:author="Gareth Harding" w:date="2025-07-09T16:33:00Z" w16du:dateUtc="2025-07-09T14:33:00Z">
            <w:rPr>
              <w:rFonts w:ascii="Verdana" w:hAnsi="Verdana"/>
              <w:lang w:val="es-ES"/>
            </w:rPr>
          </w:rPrChange>
        </w:rPr>
        <w:t>A T-shirt</w:t>
      </w:r>
    </w:p>
    <w:p w14:paraId="0076D2F1" w14:textId="77777777" w:rsidR="00821852" w:rsidRPr="00F4159A" w:rsidRDefault="00821852" w:rsidP="00821852">
      <w:pPr>
        <w:rPr>
          <w:rFonts w:ascii="Verdana" w:hAnsi="Verdana"/>
          <w:rPrChange w:id="722" w:author="Gareth Harding" w:date="2025-07-09T16:33:00Z" w16du:dateUtc="2025-07-09T14:33:00Z">
            <w:rPr>
              <w:rFonts w:ascii="Verdana" w:hAnsi="Verdana"/>
              <w:lang w:val="es-ES"/>
            </w:rPr>
          </w:rPrChange>
        </w:rPr>
      </w:pPr>
      <w:r w:rsidRPr="00F4159A">
        <w:rPr>
          <w:rFonts w:ascii="Verdana" w:hAnsi="Verdana"/>
          <w:rPrChange w:id="723" w:author="Gareth Harding" w:date="2025-07-09T16:33:00Z" w16du:dateUtc="2025-07-09T14:33:00Z">
            <w:rPr>
              <w:rFonts w:ascii="Verdana" w:hAnsi="Verdana"/>
              <w:lang w:val="es-ES"/>
            </w:rPr>
          </w:rPrChange>
        </w:rPr>
        <w:t>Shorts</w:t>
      </w:r>
    </w:p>
    <w:p w14:paraId="73D6F191" w14:textId="470A7844" w:rsidR="00821852" w:rsidRDefault="00821852" w:rsidP="00821852">
      <w:pPr>
        <w:rPr>
          <w:ins w:id="724" w:author="Gareth Harding" w:date="2025-07-10T10:31:00Z" w16du:dateUtc="2025-07-10T08:31:00Z"/>
          <w:rFonts w:ascii="Verdana" w:hAnsi="Verdana"/>
        </w:rPr>
      </w:pPr>
      <w:r w:rsidRPr="00F4159A">
        <w:rPr>
          <w:rFonts w:ascii="Verdana" w:hAnsi="Verdana"/>
          <w:highlight w:val="yellow"/>
          <w:rPrChange w:id="725" w:author="Gareth Harding" w:date="2025-07-09T16:33:00Z" w16du:dateUtc="2025-07-09T14:33:00Z">
            <w:rPr>
              <w:rFonts w:ascii="Verdana" w:hAnsi="Verdana"/>
              <w:highlight w:val="yellow"/>
              <w:lang w:val="es-ES"/>
            </w:rPr>
          </w:rPrChange>
        </w:rPr>
        <w:t>A raincoat</w:t>
      </w:r>
    </w:p>
    <w:p w14:paraId="796FB2BA" w14:textId="77777777" w:rsidR="004B2BFA" w:rsidRPr="00F4159A" w:rsidRDefault="004B2BFA" w:rsidP="00821852">
      <w:pPr>
        <w:rPr>
          <w:rFonts w:ascii="Verdana" w:hAnsi="Verdana"/>
          <w:rPrChange w:id="726" w:author="Gareth Harding" w:date="2025-07-09T16:33:00Z" w16du:dateUtc="2025-07-09T14:33:00Z">
            <w:rPr>
              <w:rFonts w:ascii="Verdana" w:hAnsi="Verdana"/>
              <w:lang w:val="es-ES"/>
            </w:rPr>
          </w:rPrChange>
        </w:rPr>
      </w:pPr>
    </w:p>
    <w:p w14:paraId="3A2312A6" w14:textId="32987E16" w:rsidR="00821852" w:rsidRPr="00F4159A" w:rsidRDefault="007C5C5B" w:rsidP="00821852">
      <w:pPr>
        <w:pStyle w:val="Prrafodelista"/>
        <w:numPr>
          <w:ilvl w:val="0"/>
          <w:numId w:val="10"/>
        </w:numPr>
        <w:rPr>
          <w:rFonts w:ascii="Verdana" w:hAnsi="Verdana"/>
          <w:b/>
          <w:bCs/>
          <w:rPrChange w:id="727" w:author="Gareth Harding" w:date="2025-07-09T16:33:00Z" w16du:dateUtc="2025-07-09T14:33:00Z">
            <w:rPr>
              <w:rFonts w:ascii="Verdana" w:hAnsi="Verdana"/>
              <w:b/>
              <w:bCs/>
              <w:lang w:val="es-ES"/>
            </w:rPr>
          </w:rPrChange>
        </w:rPr>
      </w:pPr>
      <w:ins w:id="728" w:author="Gareth Harding" w:date="2025-07-09T16:56:00Z" w16du:dateUtc="2025-07-09T14:56:00Z">
        <w:r w:rsidRPr="00234D60">
          <w:rPr>
            <w:rFonts w:ascii="Verdana" w:hAnsi="Verdana"/>
            <w:b/>
            <w:bCs/>
          </w:rPr>
          <w:t>Tom</w:t>
        </w:r>
        <w:r>
          <w:rPr>
            <w:rFonts w:ascii="Verdana" w:hAnsi="Verdana"/>
            <w:b/>
            <w:bCs/>
          </w:rPr>
          <w:t>my</w:t>
        </w:r>
        <w:r w:rsidRPr="00234D60">
          <w:rPr>
            <w:rFonts w:ascii="Verdana" w:hAnsi="Verdana"/>
            <w:b/>
            <w:bCs/>
          </w:rPr>
          <w:t xml:space="preserve"> </w:t>
        </w:r>
      </w:ins>
      <w:del w:id="729" w:author="Gareth Harding" w:date="2025-07-09T16:56:00Z" w16du:dateUtc="2025-07-09T14:56:00Z">
        <w:r w:rsidR="00821852" w:rsidRPr="00F4159A" w:rsidDel="007C5C5B">
          <w:rPr>
            <w:rFonts w:ascii="Verdana" w:hAnsi="Verdana"/>
            <w:b/>
            <w:bCs/>
            <w:rPrChange w:id="730" w:author="Gareth Harding" w:date="2025-07-09T16:33:00Z" w16du:dateUtc="2025-07-09T14:33:00Z">
              <w:rPr>
                <w:rFonts w:ascii="Verdana" w:hAnsi="Verdana"/>
                <w:b/>
                <w:bCs/>
                <w:lang w:val="es-ES"/>
              </w:rPr>
            </w:rPrChange>
          </w:rPr>
          <w:delText>Tom bring</w:delText>
        </w:r>
      </w:del>
      <w:ins w:id="731" w:author="Gareth Harding" w:date="2025-07-09T16:56:00Z" w16du:dateUtc="2025-07-09T14:56:00Z">
        <w:r>
          <w:rPr>
            <w:rFonts w:ascii="Verdana" w:hAnsi="Verdana"/>
            <w:b/>
            <w:bCs/>
          </w:rPr>
          <w:t>had</w:t>
        </w:r>
      </w:ins>
      <w:r w:rsidR="00821852" w:rsidRPr="00F4159A">
        <w:rPr>
          <w:rFonts w:ascii="Verdana" w:hAnsi="Verdana"/>
          <w:b/>
          <w:bCs/>
          <w:rPrChange w:id="732" w:author="Gareth Harding" w:date="2025-07-09T16:33:00Z" w16du:dateUtc="2025-07-09T14:33:00Z">
            <w:rPr>
              <w:rFonts w:ascii="Verdana" w:hAnsi="Verdana"/>
              <w:b/>
              <w:bCs/>
              <w:lang w:val="es-ES"/>
            </w:rPr>
          </w:rPrChange>
        </w:rPr>
        <w:t xml:space="preserve"> a warm jacket.</w:t>
      </w:r>
    </w:p>
    <w:p w14:paraId="6E8F3F1F" w14:textId="2278BDE1" w:rsidR="00821852" w:rsidRPr="00D30A7F" w:rsidRDefault="00821852" w:rsidP="00821852">
      <w:pPr>
        <w:rPr>
          <w:rFonts w:ascii="Verdana" w:hAnsi="Verdana"/>
          <w:lang w:val="es-ES"/>
        </w:rPr>
      </w:pPr>
      <w:r w:rsidRPr="00D30A7F">
        <w:rPr>
          <w:rFonts w:ascii="Verdana" w:hAnsi="Verdana"/>
          <w:lang w:val="es-ES"/>
        </w:rPr>
        <w:t>True</w:t>
      </w:r>
    </w:p>
    <w:p w14:paraId="1A67E2C5" w14:textId="64E96C00" w:rsidR="00821852" w:rsidRPr="00D30A7F" w:rsidRDefault="00821852" w:rsidP="00821852">
      <w:pPr>
        <w:rPr>
          <w:rFonts w:ascii="Verdana" w:hAnsi="Verdana"/>
          <w:lang w:val="es-ES"/>
        </w:rPr>
      </w:pPr>
      <w:r w:rsidRPr="00D30A7F">
        <w:rPr>
          <w:rFonts w:ascii="Verdana" w:hAnsi="Verdana"/>
          <w:highlight w:val="yellow"/>
          <w:lang w:val="es-ES"/>
        </w:rPr>
        <w:t>False</w:t>
      </w:r>
    </w:p>
    <w:p w14:paraId="72B55B8B" w14:textId="77777777" w:rsidR="00821852" w:rsidRPr="00D30A7F" w:rsidRDefault="00821852" w:rsidP="00821852">
      <w:pPr>
        <w:rPr>
          <w:rFonts w:ascii="Verdana" w:hAnsi="Verdana"/>
          <w:lang w:val="es-ES"/>
        </w:rPr>
      </w:pPr>
    </w:p>
    <w:p w14:paraId="45B53016" w14:textId="6E782748" w:rsidR="00821852" w:rsidDel="004B2BFA" w:rsidRDefault="00821852" w:rsidP="00821852">
      <w:pPr>
        <w:rPr>
          <w:del w:id="733" w:author="Gareth Harding" w:date="2025-07-10T10:31:00Z" w16du:dateUtc="2025-07-10T08:31:00Z"/>
          <w:rFonts w:ascii="Verdana" w:hAnsi="Verdana"/>
          <w:lang w:val="es-ES"/>
        </w:rPr>
      </w:pPr>
    </w:p>
    <w:p w14:paraId="5F8262BA" w14:textId="1287F716" w:rsidR="009F3A42" w:rsidDel="004B2BFA" w:rsidRDefault="009F3A42" w:rsidP="00821852">
      <w:pPr>
        <w:rPr>
          <w:del w:id="734" w:author="Gareth Harding" w:date="2025-07-10T10:31:00Z" w16du:dateUtc="2025-07-10T08:31:00Z"/>
          <w:rFonts w:ascii="Verdana" w:hAnsi="Verdana"/>
          <w:lang w:val="es-ES"/>
        </w:rPr>
      </w:pPr>
    </w:p>
    <w:p w14:paraId="673299F9" w14:textId="051EB946" w:rsidR="009F3A42" w:rsidDel="004B2BFA" w:rsidRDefault="009F3A42" w:rsidP="00821852">
      <w:pPr>
        <w:rPr>
          <w:del w:id="735" w:author="Gareth Harding" w:date="2025-07-10T10:31:00Z" w16du:dateUtc="2025-07-10T08:31:00Z"/>
          <w:rFonts w:ascii="Verdana" w:hAnsi="Verdana"/>
          <w:lang w:val="es-ES"/>
        </w:rPr>
      </w:pPr>
    </w:p>
    <w:p w14:paraId="77E070E8" w14:textId="06B66157" w:rsidR="009F3A42" w:rsidDel="004B2BFA" w:rsidRDefault="009F3A42" w:rsidP="00821852">
      <w:pPr>
        <w:rPr>
          <w:del w:id="736" w:author="Gareth Harding" w:date="2025-07-10T10:31:00Z" w16du:dateUtc="2025-07-10T08:31:00Z"/>
          <w:rFonts w:ascii="Verdana" w:hAnsi="Verdana"/>
          <w:lang w:val="es-ES"/>
        </w:rPr>
      </w:pPr>
    </w:p>
    <w:p w14:paraId="73B333A4" w14:textId="1DC0EED8" w:rsidR="009F3A42" w:rsidDel="004B2BFA" w:rsidRDefault="009F3A42" w:rsidP="00821852">
      <w:pPr>
        <w:rPr>
          <w:del w:id="737" w:author="Gareth Harding" w:date="2025-07-10T10:31:00Z" w16du:dateUtc="2025-07-10T08:31:00Z"/>
          <w:rFonts w:ascii="Verdana" w:hAnsi="Verdana"/>
          <w:lang w:val="es-ES"/>
        </w:rPr>
      </w:pPr>
    </w:p>
    <w:p w14:paraId="398DA3FA" w14:textId="0D979CB4" w:rsidR="009F3A42" w:rsidDel="004B2BFA" w:rsidRDefault="009F3A42" w:rsidP="00821852">
      <w:pPr>
        <w:rPr>
          <w:del w:id="738" w:author="Gareth Harding" w:date="2025-07-10T10:31:00Z" w16du:dateUtc="2025-07-10T08:31:00Z"/>
          <w:rFonts w:ascii="Verdana" w:hAnsi="Verdana"/>
          <w:lang w:val="es-ES"/>
        </w:rPr>
      </w:pPr>
    </w:p>
    <w:p w14:paraId="53158D5A" w14:textId="0C635CC4" w:rsidR="009F3A42" w:rsidDel="004B2BFA" w:rsidRDefault="009F3A42" w:rsidP="00821852">
      <w:pPr>
        <w:rPr>
          <w:del w:id="739" w:author="Gareth Harding" w:date="2025-07-10T10:31:00Z" w16du:dateUtc="2025-07-10T08:31:00Z"/>
          <w:rFonts w:ascii="Verdana" w:hAnsi="Verdana"/>
          <w:lang w:val="es-ES"/>
        </w:rPr>
      </w:pPr>
    </w:p>
    <w:p w14:paraId="32F17E29" w14:textId="5AEA8798" w:rsidR="009F3A42" w:rsidDel="004B2BFA" w:rsidRDefault="009F3A42" w:rsidP="00821852">
      <w:pPr>
        <w:rPr>
          <w:del w:id="740" w:author="Gareth Harding" w:date="2025-07-10T10:31:00Z" w16du:dateUtc="2025-07-10T08:31:00Z"/>
          <w:rFonts w:ascii="Verdana" w:hAnsi="Verdana"/>
          <w:lang w:val="es-ES"/>
        </w:rPr>
      </w:pPr>
    </w:p>
    <w:p w14:paraId="0CB6055F" w14:textId="7260BB7E" w:rsidR="009F3A42" w:rsidDel="004B2BFA" w:rsidRDefault="009F3A42" w:rsidP="00821852">
      <w:pPr>
        <w:rPr>
          <w:del w:id="741" w:author="Gareth Harding" w:date="2025-07-10T10:31:00Z" w16du:dateUtc="2025-07-10T08:31:00Z"/>
          <w:rFonts w:ascii="Verdana" w:hAnsi="Verdana"/>
          <w:lang w:val="es-ES"/>
        </w:rPr>
      </w:pPr>
    </w:p>
    <w:p w14:paraId="0BA5F4DC" w14:textId="77777777" w:rsidR="009F3A42" w:rsidRPr="00D30A7F" w:rsidRDefault="009F3A42" w:rsidP="00821852">
      <w:pPr>
        <w:rPr>
          <w:rFonts w:ascii="Verdana" w:hAnsi="Verdana"/>
          <w:lang w:val="es-ES"/>
        </w:rPr>
      </w:pPr>
    </w:p>
    <w:p w14:paraId="54018D1E" w14:textId="77777777" w:rsidR="00821852" w:rsidRPr="00D30A7F" w:rsidRDefault="00821852" w:rsidP="00821852">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The Mystery Sandwich</w:t>
      </w:r>
    </w:p>
    <w:p w14:paraId="5A8F999B" w14:textId="77777777" w:rsidR="00821852" w:rsidRPr="00D30A7F" w:rsidRDefault="00821852" w:rsidP="00821852">
      <w:pPr>
        <w:rPr>
          <w:rFonts w:ascii="Verdana" w:hAnsi="Verdana"/>
          <w:lang w:val="es-ES"/>
        </w:rPr>
      </w:pPr>
    </w:p>
    <w:p w14:paraId="5204A3C1" w14:textId="5B9EF7DD" w:rsidR="00821852" w:rsidRPr="00F4159A" w:rsidRDefault="00821852" w:rsidP="00821852">
      <w:pPr>
        <w:rPr>
          <w:rFonts w:ascii="Verdana" w:hAnsi="Verdana"/>
          <w:rPrChange w:id="742" w:author="Gareth Harding" w:date="2025-07-09T16:33:00Z" w16du:dateUtc="2025-07-09T14:33:00Z">
            <w:rPr>
              <w:rFonts w:ascii="Verdana" w:hAnsi="Verdana"/>
              <w:lang w:val="es-ES"/>
            </w:rPr>
          </w:rPrChange>
        </w:rPr>
      </w:pPr>
      <w:r w:rsidRPr="00F4159A">
        <w:rPr>
          <w:rFonts w:ascii="Verdana" w:hAnsi="Verdana"/>
          <w:rPrChange w:id="743" w:author="Gareth Harding" w:date="2025-07-09T16:33:00Z" w16du:dateUtc="2025-07-09T14:33:00Z">
            <w:rPr>
              <w:rFonts w:ascii="Verdana" w:hAnsi="Verdana"/>
              <w:lang w:val="es-ES"/>
            </w:rPr>
          </w:rPrChange>
        </w:rPr>
        <w:t>One morning at school, Susan saw a sandwich on her chair.</w:t>
      </w:r>
    </w:p>
    <w:p w14:paraId="170AF1CA" w14:textId="77777777" w:rsidR="00821852" w:rsidRPr="00F4159A" w:rsidRDefault="00821852" w:rsidP="00821852">
      <w:pPr>
        <w:rPr>
          <w:rFonts w:ascii="Verdana" w:hAnsi="Verdana"/>
          <w:rPrChange w:id="744" w:author="Gareth Harding" w:date="2025-07-09T16:33:00Z" w16du:dateUtc="2025-07-09T14:33:00Z">
            <w:rPr>
              <w:rFonts w:ascii="Verdana" w:hAnsi="Verdana"/>
              <w:lang w:val="es-ES"/>
            </w:rPr>
          </w:rPrChange>
        </w:rPr>
      </w:pPr>
    </w:p>
    <w:p w14:paraId="19EAA196" w14:textId="77777777" w:rsidR="00821852" w:rsidRPr="00F4159A" w:rsidRDefault="00821852" w:rsidP="00821852">
      <w:pPr>
        <w:rPr>
          <w:rFonts w:ascii="Verdana" w:hAnsi="Verdana"/>
          <w:rPrChange w:id="745" w:author="Gareth Harding" w:date="2025-07-09T16:33:00Z" w16du:dateUtc="2025-07-09T14:33:00Z">
            <w:rPr>
              <w:rFonts w:ascii="Verdana" w:hAnsi="Verdana"/>
              <w:lang w:val="es-ES"/>
            </w:rPr>
          </w:rPrChange>
        </w:rPr>
      </w:pPr>
      <w:r w:rsidRPr="00F4159A">
        <w:rPr>
          <w:rFonts w:ascii="Verdana" w:hAnsi="Verdana"/>
          <w:rPrChange w:id="746" w:author="Gareth Harding" w:date="2025-07-09T16:33:00Z" w16du:dateUtc="2025-07-09T14:33:00Z">
            <w:rPr>
              <w:rFonts w:ascii="Verdana" w:hAnsi="Verdana"/>
              <w:lang w:val="es-ES"/>
            </w:rPr>
          </w:rPrChange>
        </w:rPr>
        <w:t>“</w:t>
      </w:r>
      <w:r w:rsidRPr="00F4159A">
        <w:rPr>
          <w:rFonts w:ascii="Verdana" w:hAnsi="Verdana"/>
          <w:b/>
          <w:bCs/>
          <w:rPrChange w:id="747" w:author="Gareth Harding" w:date="2025-07-09T16:33:00Z" w16du:dateUtc="2025-07-09T14:33:00Z">
            <w:rPr>
              <w:rFonts w:ascii="Verdana" w:hAnsi="Verdana"/>
              <w:b/>
              <w:bCs/>
              <w:lang w:val="es-ES"/>
            </w:rPr>
          </w:rPrChange>
        </w:rPr>
        <w:t>Whose</w:t>
      </w:r>
      <w:r w:rsidRPr="00F4159A">
        <w:rPr>
          <w:rFonts w:ascii="Verdana" w:hAnsi="Verdana"/>
          <w:rPrChange w:id="748" w:author="Gareth Harding" w:date="2025-07-09T16:33:00Z" w16du:dateUtc="2025-07-09T14:33:00Z">
            <w:rPr>
              <w:rFonts w:ascii="Verdana" w:hAnsi="Verdana"/>
              <w:lang w:val="es-ES"/>
            </w:rPr>
          </w:rPrChange>
        </w:rPr>
        <w:t xml:space="preserve"> sandwich is this?” she asked. “It’s not mine!”</w:t>
      </w:r>
    </w:p>
    <w:p w14:paraId="5945AABE" w14:textId="77777777" w:rsidR="00821852" w:rsidRPr="00F4159A" w:rsidRDefault="00821852" w:rsidP="00821852">
      <w:pPr>
        <w:rPr>
          <w:rFonts w:ascii="Verdana" w:hAnsi="Verdana"/>
          <w:rPrChange w:id="749" w:author="Gareth Harding" w:date="2025-07-09T16:33:00Z" w16du:dateUtc="2025-07-09T14:33:00Z">
            <w:rPr>
              <w:rFonts w:ascii="Verdana" w:hAnsi="Verdana"/>
              <w:lang w:val="es-ES"/>
            </w:rPr>
          </w:rPrChange>
        </w:rPr>
      </w:pPr>
    </w:p>
    <w:p w14:paraId="60B41E27" w14:textId="24868126" w:rsidR="00821852" w:rsidRPr="00F4159A" w:rsidRDefault="00821852" w:rsidP="00821852">
      <w:pPr>
        <w:rPr>
          <w:rFonts w:ascii="Verdana" w:hAnsi="Verdana"/>
          <w:rPrChange w:id="750" w:author="Gareth Harding" w:date="2025-07-09T16:33:00Z" w16du:dateUtc="2025-07-09T14:33:00Z">
            <w:rPr>
              <w:rFonts w:ascii="Verdana" w:hAnsi="Verdana"/>
              <w:lang w:val="es-ES"/>
            </w:rPr>
          </w:rPrChange>
        </w:rPr>
      </w:pPr>
      <w:r w:rsidRPr="00F4159A">
        <w:rPr>
          <w:rFonts w:ascii="Verdana" w:hAnsi="Verdana"/>
          <w:rPrChange w:id="751" w:author="Gareth Harding" w:date="2025-07-09T16:33:00Z" w16du:dateUtc="2025-07-09T14:33:00Z">
            <w:rPr>
              <w:rFonts w:ascii="Verdana" w:hAnsi="Verdana"/>
              <w:lang w:val="es-ES"/>
            </w:rPr>
          </w:rPrChange>
        </w:rPr>
        <w:t xml:space="preserve">Mac, </w:t>
      </w:r>
      <w:r w:rsidRPr="00F4159A">
        <w:rPr>
          <w:rFonts w:ascii="Verdana" w:hAnsi="Verdana"/>
          <w:b/>
          <w:bCs/>
          <w:rPrChange w:id="752" w:author="Gareth Harding" w:date="2025-07-09T16:33:00Z" w16du:dateUtc="2025-07-09T14:33:00Z">
            <w:rPr>
              <w:rFonts w:ascii="Verdana" w:hAnsi="Verdana"/>
              <w:b/>
              <w:bCs/>
              <w:lang w:val="es-ES"/>
            </w:rPr>
          </w:rPrChange>
        </w:rPr>
        <w:t>who</w:t>
      </w:r>
      <w:r w:rsidRPr="00F4159A">
        <w:rPr>
          <w:rFonts w:ascii="Verdana" w:hAnsi="Verdana"/>
          <w:rPrChange w:id="753" w:author="Gareth Harding" w:date="2025-07-09T16:33:00Z" w16du:dateUtc="2025-07-09T14:33:00Z">
            <w:rPr>
              <w:rFonts w:ascii="Verdana" w:hAnsi="Verdana"/>
              <w:lang w:val="es-ES"/>
            </w:rPr>
          </w:rPrChange>
        </w:rPr>
        <w:t xml:space="preserve"> was sitting next to her, said, “Maybe it belongs to Peter, </w:t>
      </w:r>
      <w:r w:rsidRPr="00F4159A">
        <w:rPr>
          <w:rFonts w:ascii="Verdana" w:hAnsi="Verdana"/>
          <w:b/>
          <w:bCs/>
          <w:rPrChange w:id="754" w:author="Gareth Harding" w:date="2025-07-09T16:33:00Z" w16du:dateUtc="2025-07-09T14:33:00Z">
            <w:rPr>
              <w:rFonts w:ascii="Verdana" w:hAnsi="Verdana"/>
              <w:b/>
              <w:bCs/>
              <w:lang w:val="es-ES"/>
            </w:rPr>
          </w:rPrChange>
        </w:rPr>
        <w:t>who</w:t>
      </w:r>
      <w:r w:rsidRPr="00F4159A">
        <w:rPr>
          <w:rFonts w:ascii="Verdana" w:hAnsi="Verdana"/>
          <w:rPrChange w:id="755" w:author="Gareth Harding" w:date="2025-07-09T16:33:00Z" w16du:dateUtc="2025-07-09T14:33:00Z">
            <w:rPr>
              <w:rFonts w:ascii="Verdana" w:hAnsi="Verdana"/>
              <w:lang w:val="es-ES"/>
            </w:rPr>
          </w:rPrChange>
        </w:rPr>
        <w:t xml:space="preserve"> always brings extra food.”</w:t>
      </w:r>
    </w:p>
    <w:p w14:paraId="78F5A3EB" w14:textId="77777777" w:rsidR="00821852" w:rsidRPr="00F4159A" w:rsidRDefault="00821852" w:rsidP="00821852">
      <w:pPr>
        <w:rPr>
          <w:rFonts w:ascii="Verdana" w:hAnsi="Verdana"/>
          <w:rPrChange w:id="756" w:author="Gareth Harding" w:date="2025-07-09T16:33:00Z" w16du:dateUtc="2025-07-09T14:33:00Z">
            <w:rPr>
              <w:rFonts w:ascii="Verdana" w:hAnsi="Verdana"/>
              <w:lang w:val="es-ES"/>
            </w:rPr>
          </w:rPrChange>
        </w:rPr>
      </w:pPr>
    </w:p>
    <w:p w14:paraId="029E61D7" w14:textId="77777777" w:rsidR="00821852" w:rsidRPr="00F4159A" w:rsidRDefault="00821852" w:rsidP="00821852">
      <w:pPr>
        <w:rPr>
          <w:rFonts w:ascii="Verdana" w:hAnsi="Verdana"/>
          <w:rPrChange w:id="757" w:author="Gareth Harding" w:date="2025-07-09T16:33:00Z" w16du:dateUtc="2025-07-09T14:33:00Z">
            <w:rPr>
              <w:rFonts w:ascii="Verdana" w:hAnsi="Verdana"/>
              <w:lang w:val="es-ES"/>
            </w:rPr>
          </w:rPrChange>
        </w:rPr>
      </w:pPr>
      <w:r w:rsidRPr="00F4159A">
        <w:rPr>
          <w:rFonts w:ascii="Verdana" w:hAnsi="Verdana"/>
          <w:rPrChange w:id="758" w:author="Gareth Harding" w:date="2025-07-09T16:33:00Z" w16du:dateUtc="2025-07-09T14:33:00Z">
            <w:rPr>
              <w:rFonts w:ascii="Verdana" w:hAnsi="Verdana"/>
              <w:lang w:val="es-ES"/>
            </w:rPr>
          </w:rPrChange>
        </w:rPr>
        <w:t xml:space="preserve">They looked around the classroom, </w:t>
      </w:r>
      <w:r w:rsidRPr="00F4159A">
        <w:rPr>
          <w:rFonts w:ascii="Verdana" w:hAnsi="Verdana"/>
          <w:b/>
          <w:bCs/>
          <w:rPrChange w:id="759" w:author="Gareth Harding" w:date="2025-07-09T16:33:00Z" w16du:dateUtc="2025-07-09T14:33:00Z">
            <w:rPr>
              <w:rFonts w:ascii="Verdana" w:hAnsi="Verdana"/>
              <w:b/>
              <w:bCs/>
              <w:lang w:val="es-ES"/>
            </w:rPr>
          </w:rPrChange>
        </w:rPr>
        <w:t>where</w:t>
      </w:r>
      <w:r w:rsidRPr="00F4159A">
        <w:rPr>
          <w:rFonts w:ascii="Verdana" w:hAnsi="Verdana"/>
          <w:rPrChange w:id="760" w:author="Gareth Harding" w:date="2025-07-09T16:33:00Z" w16du:dateUtc="2025-07-09T14:33:00Z">
            <w:rPr>
              <w:rFonts w:ascii="Verdana" w:hAnsi="Verdana"/>
              <w:lang w:val="es-ES"/>
            </w:rPr>
          </w:rPrChange>
        </w:rPr>
        <w:t xml:space="preserve"> all the children were eating.</w:t>
      </w:r>
    </w:p>
    <w:p w14:paraId="111C2523" w14:textId="77777777" w:rsidR="00821852" w:rsidRPr="00F4159A" w:rsidRDefault="00821852" w:rsidP="00821852">
      <w:pPr>
        <w:rPr>
          <w:rFonts w:ascii="Verdana" w:hAnsi="Verdana"/>
          <w:rPrChange w:id="761" w:author="Gareth Harding" w:date="2025-07-09T16:33:00Z" w16du:dateUtc="2025-07-09T14:33:00Z">
            <w:rPr>
              <w:rFonts w:ascii="Verdana" w:hAnsi="Verdana"/>
              <w:lang w:val="es-ES"/>
            </w:rPr>
          </w:rPrChange>
        </w:rPr>
      </w:pPr>
    </w:p>
    <w:p w14:paraId="7FC973C0" w14:textId="7191E87A" w:rsidR="00821852" w:rsidRPr="00F4159A" w:rsidRDefault="00821852" w:rsidP="00821852">
      <w:pPr>
        <w:rPr>
          <w:rFonts w:ascii="Verdana" w:hAnsi="Verdana"/>
          <w:rPrChange w:id="762" w:author="Gareth Harding" w:date="2025-07-09T16:33:00Z" w16du:dateUtc="2025-07-09T14:33:00Z">
            <w:rPr>
              <w:rFonts w:ascii="Verdana" w:hAnsi="Verdana"/>
              <w:lang w:val="es-ES"/>
            </w:rPr>
          </w:rPrChange>
        </w:rPr>
      </w:pPr>
      <w:r w:rsidRPr="00F4159A">
        <w:rPr>
          <w:rFonts w:ascii="Verdana" w:hAnsi="Verdana"/>
          <w:rPrChange w:id="763" w:author="Gareth Harding" w:date="2025-07-09T16:33:00Z" w16du:dateUtc="2025-07-09T14:33:00Z">
            <w:rPr>
              <w:rFonts w:ascii="Verdana" w:hAnsi="Verdana"/>
              <w:lang w:val="es-ES"/>
            </w:rPr>
          </w:rPrChange>
        </w:rPr>
        <w:t xml:space="preserve">“That’s the sandwich </w:t>
      </w:r>
      <w:r w:rsidRPr="00F4159A">
        <w:rPr>
          <w:rFonts w:ascii="Verdana" w:hAnsi="Verdana"/>
          <w:b/>
          <w:bCs/>
          <w:rPrChange w:id="764" w:author="Gareth Harding" w:date="2025-07-09T16:33:00Z" w16du:dateUtc="2025-07-09T14:33:00Z">
            <w:rPr>
              <w:rFonts w:ascii="Verdana" w:hAnsi="Verdana"/>
              <w:b/>
              <w:bCs/>
              <w:lang w:val="es-ES"/>
            </w:rPr>
          </w:rPrChange>
        </w:rPr>
        <w:t>which</w:t>
      </w:r>
      <w:r w:rsidRPr="00F4159A">
        <w:rPr>
          <w:rFonts w:ascii="Verdana" w:hAnsi="Verdana"/>
          <w:rPrChange w:id="765" w:author="Gareth Harding" w:date="2025-07-09T16:33:00Z" w16du:dateUtc="2025-07-09T14:33:00Z">
            <w:rPr>
              <w:rFonts w:ascii="Verdana" w:hAnsi="Verdana"/>
              <w:lang w:val="es-ES"/>
            </w:rPr>
          </w:rPrChange>
        </w:rPr>
        <w:t xml:space="preserve"> my mum made for me!” said Peter. “I dropped it </w:t>
      </w:r>
      <w:r w:rsidRPr="00F4159A">
        <w:rPr>
          <w:rFonts w:ascii="Verdana" w:hAnsi="Verdana"/>
          <w:b/>
          <w:bCs/>
          <w:rPrChange w:id="766" w:author="Gareth Harding" w:date="2025-07-09T16:33:00Z" w16du:dateUtc="2025-07-09T14:33:00Z">
            <w:rPr>
              <w:rFonts w:ascii="Verdana" w:hAnsi="Verdana"/>
              <w:b/>
              <w:bCs/>
              <w:lang w:val="es-ES"/>
            </w:rPr>
          </w:rPrChange>
        </w:rPr>
        <w:t>when</w:t>
      </w:r>
      <w:r w:rsidRPr="00F4159A">
        <w:rPr>
          <w:rFonts w:ascii="Verdana" w:hAnsi="Verdana"/>
          <w:rPrChange w:id="767" w:author="Gareth Harding" w:date="2025-07-09T16:33:00Z" w16du:dateUtc="2025-07-09T14:33:00Z">
            <w:rPr>
              <w:rFonts w:ascii="Verdana" w:hAnsi="Verdana"/>
              <w:lang w:val="es-ES"/>
            </w:rPr>
          </w:rPrChange>
        </w:rPr>
        <w:t xml:space="preserve"> I ran in!”</w:t>
      </w:r>
    </w:p>
    <w:p w14:paraId="6E6A7AE4" w14:textId="77777777" w:rsidR="00821852" w:rsidRPr="00F4159A" w:rsidRDefault="00821852" w:rsidP="00821852">
      <w:pPr>
        <w:rPr>
          <w:rFonts w:ascii="Verdana" w:hAnsi="Verdana"/>
          <w:rPrChange w:id="768" w:author="Gareth Harding" w:date="2025-07-09T16:33:00Z" w16du:dateUtc="2025-07-09T14:33:00Z">
            <w:rPr>
              <w:rFonts w:ascii="Verdana" w:hAnsi="Verdana"/>
              <w:lang w:val="es-ES"/>
            </w:rPr>
          </w:rPrChange>
        </w:rPr>
      </w:pPr>
    </w:p>
    <w:p w14:paraId="05F97D7C" w14:textId="7018DBFC" w:rsidR="00821852" w:rsidRPr="00F4159A" w:rsidRDefault="00821852" w:rsidP="00821852">
      <w:pPr>
        <w:rPr>
          <w:rFonts w:ascii="Verdana" w:hAnsi="Verdana"/>
          <w:rPrChange w:id="769" w:author="Gareth Harding" w:date="2025-07-09T16:33:00Z" w16du:dateUtc="2025-07-09T14:33:00Z">
            <w:rPr>
              <w:rFonts w:ascii="Verdana" w:hAnsi="Verdana"/>
              <w:lang w:val="es-ES"/>
            </w:rPr>
          </w:rPrChange>
        </w:rPr>
      </w:pPr>
      <w:r w:rsidRPr="00F4159A">
        <w:rPr>
          <w:rFonts w:ascii="Verdana" w:hAnsi="Verdana"/>
          <w:rPrChange w:id="770" w:author="Gareth Harding" w:date="2025-07-09T16:33:00Z" w16du:dateUtc="2025-07-09T14:33:00Z">
            <w:rPr>
              <w:rFonts w:ascii="Verdana" w:hAnsi="Verdana"/>
              <w:lang w:val="es-ES"/>
            </w:rPr>
          </w:rPrChange>
        </w:rPr>
        <w:t>Susan smiled. “I found it before someone sat on it!”</w:t>
      </w:r>
    </w:p>
    <w:p w14:paraId="4F4FACE0" w14:textId="77777777" w:rsidR="00821852" w:rsidRPr="00F4159A" w:rsidRDefault="00821852" w:rsidP="00821852">
      <w:pPr>
        <w:rPr>
          <w:rFonts w:ascii="Verdana" w:hAnsi="Verdana"/>
          <w:rPrChange w:id="771" w:author="Gareth Harding" w:date="2025-07-09T16:33:00Z" w16du:dateUtc="2025-07-09T14:33:00Z">
            <w:rPr>
              <w:rFonts w:ascii="Verdana" w:hAnsi="Verdana"/>
              <w:lang w:val="es-ES"/>
            </w:rPr>
          </w:rPrChange>
        </w:rPr>
      </w:pPr>
    </w:p>
    <w:p w14:paraId="27D2E02E" w14:textId="2009707B" w:rsidR="00821852" w:rsidRPr="00F4159A" w:rsidRDefault="00821852" w:rsidP="00821852">
      <w:pPr>
        <w:rPr>
          <w:rFonts w:ascii="Verdana" w:hAnsi="Verdana"/>
          <w:rPrChange w:id="772" w:author="Gareth Harding" w:date="2025-07-09T16:33:00Z" w16du:dateUtc="2025-07-09T14:33:00Z">
            <w:rPr>
              <w:rFonts w:ascii="Verdana" w:hAnsi="Verdana"/>
              <w:lang w:val="es-ES"/>
            </w:rPr>
          </w:rPrChange>
        </w:rPr>
      </w:pPr>
      <w:r w:rsidRPr="00F4159A">
        <w:rPr>
          <w:rFonts w:ascii="Verdana" w:hAnsi="Verdana"/>
          <w:rPrChange w:id="773" w:author="Gareth Harding" w:date="2025-07-09T16:33:00Z" w16du:dateUtc="2025-07-09T14:33:00Z">
            <w:rPr>
              <w:rFonts w:ascii="Verdana" w:hAnsi="Verdana"/>
              <w:lang w:val="es-ES"/>
            </w:rPr>
          </w:rPrChange>
        </w:rPr>
        <w:t>Peter said, “Thanks, Susan! You’re the Sandwich Hero!”</w:t>
      </w:r>
    </w:p>
    <w:p w14:paraId="62213168" w14:textId="77777777" w:rsidR="00821852" w:rsidRPr="00F4159A" w:rsidRDefault="00821852" w:rsidP="00821852">
      <w:pPr>
        <w:rPr>
          <w:rFonts w:ascii="Verdana" w:hAnsi="Verdana"/>
          <w:rPrChange w:id="774" w:author="Gareth Harding" w:date="2025-07-09T16:33:00Z" w16du:dateUtc="2025-07-09T14:33:00Z">
            <w:rPr>
              <w:rFonts w:ascii="Verdana" w:hAnsi="Verdana"/>
              <w:lang w:val="es-ES"/>
            </w:rPr>
          </w:rPrChange>
        </w:rPr>
      </w:pPr>
    </w:p>
    <w:p w14:paraId="55EB2EDB" w14:textId="0C9F3101" w:rsidR="00821852" w:rsidRPr="00D30A7F" w:rsidRDefault="00821852" w:rsidP="00821852">
      <w:pPr>
        <w:rPr>
          <w:rFonts w:ascii="Verdana" w:hAnsi="Verdana"/>
          <w:lang w:val="es-ES"/>
        </w:rPr>
      </w:pPr>
      <w:proofErr w:type="spellStart"/>
      <w:r w:rsidRPr="00D30A7F">
        <w:rPr>
          <w:rFonts w:ascii="Verdana" w:hAnsi="Verdana"/>
          <w:lang w:val="es-ES"/>
        </w:rPr>
        <w:t>Everyone</w:t>
      </w:r>
      <w:proofErr w:type="spellEnd"/>
      <w:r w:rsidRPr="00D30A7F">
        <w:rPr>
          <w:rFonts w:ascii="Verdana" w:hAnsi="Verdana"/>
          <w:lang w:val="es-ES"/>
        </w:rPr>
        <w:t xml:space="preserve"> </w:t>
      </w:r>
      <w:proofErr w:type="spellStart"/>
      <w:r w:rsidRPr="00D30A7F">
        <w:rPr>
          <w:rFonts w:ascii="Verdana" w:hAnsi="Verdana"/>
          <w:lang w:val="es-ES"/>
        </w:rPr>
        <w:t>laughed</w:t>
      </w:r>
      <w:proofErr w:type="spellEnd"/>
      <w:r w:rsidRPr="00D30A7F">
        <w:rPr>
          <w:rFonts w:ascii="Verdana" w:hAnsi="Verdana"/>
          <w:lang w:val="es-ES"/>
        </w:rPr>
        <w:t>!</w:t>
      </w:r>
    </w:p>
    <w:p w14:paraId="49C4EAB5" w14:textId="77777777" w:rsidR="00821852" w:rsidRPr="00D30A7F" w:rsidRDefault="00821852" w:rsidP="00821852">
      <w:pPr>
        <w:rPr>
          <w:rFonts w:ascii="Verdana" w:hAnsi="Verdana"/>
          <w:lang w:val="es-ES"/>
        </w:rPr>
      </w:pPr>
    </w:p>
    <w:p w14:paraId="4C4CED40" w14:textId="67B05EA4" w:rsidR="00821852" w:rsidRPr="00D30A7F" w:rsidDel="004B2BFA" w:rsidRDefault="00821852" w:rsidP="00821852">
      <w:pPr>
        <w:rPr>
          <w:del w:id="775" w:author="Gareth Harding" w:date="2025-07-10T10:31:00Z" w16du:dateUtc="2025-07-10T08:31:00Z"/>
          <w:rFonts w:ascii="Verdana" w:hAnsi="Verdana"/>
          <w:lang w:val="es-ES"/>
        </w:rPr>
      </w:pPr>
    </w:p>
    <w:p w14:paraId="1A8BD01A" w14:textId="77777777" w:rsidR="00821852" w:rsidRPr="00D30A7F" w:rsidRDefault="00821852" w:rsidP="00821852">
      <w:pPr>
        <w:adjustRightInd w:val="0"/>
        <w:snapToGrid w:val="0"/>
        <w:rPr>
          <w:rFonts w:ascii="Verdana" w:hAnsi="Verdana"/>
          <w:b/>
          <w:bCs/>
          <w:color w:val="00B050"/>
        </w:rPr>
      </w:pPr>
      <w:r w:rsidRPr="00D30A7F">
        <w:rPr>
          <w:rFonts w:ascii="Verdana" w:hAnsi="Verdana"/>
          <w:b/>
          <w:bCs/>
          <w:color w:val="00B050"/>
        </w:rPr>
        <w:t>Comprehension Questions</w:t>
      </w:r>
    </w:p>
    <w:p w14:paraId="152DD688" w14:textId="77777777" w:rsidR="00821852" w:rsidRPr="00D30A7F" w:rsidRDefault="00821852" w:rsidP="00821852">
      <w:pPr>
        <w:rPr>
          <w:rFonts w:ascii="Verdana" w:hAnsi="Verdana"/>
          <w:lang w:val="es-ES"/>
        </w:rPr>
      </w:pPr>
    </w:p>
    <w:p w14:paraId="4C8D6F57" w14:textId="7F87DB7B" w:rsidR="00821852" w:rsidRPr="00D30A7F" w:rsidDel="004B2BFA" w:rsidRDefault="00821852" w:rsidP="00821852">
      <w:pPr>
        <w:rPr>
          <w:del w:id="776" w:author="Gareth Harding" w:date="2025-07-10T10:31:00Z" w16du:dateUtc="2025-07-10T08:31:00Z"/>
          <w:rFonts w:ascii="Verdana" w:hAnsi="Verdana"/>
          <w:lang w:val="es-ES"/>
        </w:rPr>
      </w:pPr>
    </w:p>
    <w:p w14:paraId="555E2F5B" w14:textId="77777777" w:rsidR="00821852" w:rsidRPr="00F4159A" w:rsidRDefault="00821852">
      <w:pPr>
        <w:numPr>
          <w:ilvl w:val="0"/>
          <w:numId w:val="11"/>
        </w:numPr>
        <w:tabs>
          <w:tab w:val="clear" w:pos="720"/>
        </w:tabs>
        <w:ind w:left="426" w:hanging="426"/>
        <w:rPr>
          <w:rFonts w:ascii="Verdana" w:hAnsi="Verdana"/>
          <w:b/>
          <w:bCs/>
          <w:rPrChange w:id="777" w:author="Gareth Harding" w:date="2025-07-09T16:33:00Z" w16du:dateUtc="2025-07-09T14:33:00Z">
            <w:rPr>
              <w:rFonts w:ascii="Verdana" w:hAnsi="Verdana"/>
              <w:b/>
              <w:bCs/>
              <w:lang w:val="es-ES"/>
            </w:rPr>
          </w:rPrChange>
        </w:rPr>
        <w:pPrChange w:id="778" w:author="Gareth Harding" w:date="2025-07-09T16:57:00Z" w16du:dateUtc="2025-07-09T14:57:00Z">
          <w:pPr>
            <w:numPr>
              <w:numId w:val="11"/>
            </w:numPr>
            <w:tabs>
              <w:tab w:val="num" w:pos="720"/>
            </w:tabs>
            <w:ind w:left="720" w:hanging="360"/>
          </w:pPr>
        </w:pPrChange>
      </w:pPr>
      <w:r w:rsidRPr="00F4159A">
        <w:rPr>
          <w:rFonts w:ascii="Verdana" w:hAnsi="Verdana"/>
          <w:b/>
          <w:bCs/>
          <w:rPrChange w:id="779" w:author="Gareth Harding" w:date="2025-07-09T16:33:00Z" w16du:dateUtc="2025-07-09T14:33:00Z">
            <w:rPr>
              <w:rFonts w:ascii="Verdana" w:hAnsi="Verdana"/>
              <w:b/>
              <w:bCs/>
              <w:lang w:val="es-ES"/>
            </w:rPr>
          </w:rPrChange>
        </w:rPr>
        <w:t>Who saw the sandwich on the chair?</w:t>
      </w:r>
    </w:p>
    <w:p w14:paraId="267CB85E" w14:textId="77777777" w:rsidR="00821852" w:rsidRPr="00D30A7F" w:rsidRDefault="00821852">
      <w:pPr>
        <w:ind w:left="426" w:hanging="426"/>
        <w:rPr>
          <w:rFonts w:ascii="Verdana" w:hAnsi="Verdana"/>
          <w:lang w:val="es-ES"/>
        </w:rPr>
        <w:pPrChange w:id="780" w:author="Gareth Harding" w:date="2025-07-09T16:57:00Z" w16du:dateUtc="2025-07-09T14:57:00Z">
          <w:pPr/>
        </w:pPrChange>
      </w:pPr>
      <w:r w:rsidRPr="00D30A7F">
        <w:rPr>
          <w:rFonts w:ascii="Verdana" w:hAnsi="Verdana"/>
          <w:highlight w:val="yellow"/>
          <w:lang w:val="es-ES"/>
        </w:rPr>
        <w:t>Susan</w:t>
      </w:r>
      <w:r w:rsidRPr="00D30A7F">
        <w:rPr>
          <w:rFonts w:ascii="Verdana" w:hAnsi="Verdana"/>
          <w:lang w:val="es-ES"/>
        </w:rPr>
        <w:t xml:space="preserve"> </w:t>
      </w:r>
    </w:p>
    <w:p w14:paraId="070556E6" w14:textId="77777777" w:rsidR="00821852" w:rsidRPr="00D30A7F" w:rsidRDefault="00821852">
      <w:pPr>
        <w:ind w:left="426" w:hanging="426"/>
        <w:rPr>
          <w:rFonts w:ascii="Verdana" w:hAnsi="Verdana"/>
          <w:lang w:val="es-ES"/>
        </w:rPr>
        <w:pPrChange w:id="781" w:author="Gareth Harding" w:date="2025-07-09T16:57:00Z" w16du:dateUtc="2025-07-09T14:57:00Z">
          <w:pPr/>
        </w:pPrChange>
      </w:pPr>
      <w:r w:rsidRPr="00D30A7F">
        <w:rPr>
          <w:rFonts w:ascii="Verdana" w:hAnsi="Verdana"/>
          <w:lang w:val="es-ES"/>
        </w:rPr>
        <w:t>Peter</w:t>
      </w:r>
    </w:p>
    <w:p w14:paraId="65B394CB" w14:textId="28611E6F" w:rsidR="00821852" w:rsidRDefault="00821852">
      <w:pPr>
        <w:ind w:left="426" w:hanging="426"/>
        <w:rPr>
          <w:ins w:id="782" w:author="Gareth Harding" w:date="2025-07-10T10:31:00Z" w16du:dateUtc="2025-07-10T08:31:00Z"/>
          <w:rFonts w:ascii="Verdana" w:hAnsi="Verdana"/>
          <w:lang w:val="es-ES"/>
        </w:rPr>
      </w:pPr>
      <w:r w:rsidRPr="00D30A7F">
        <w:rPr>
          <w:rFonts w:ascii="Verdana" w:hAnsi="Verdana"/>
          <w:lang w:val="es-ES"/>
        </w:rPr>
        <w:t>Mac</w:t>
      </w:r>
    </w:p>
    <w:p w14:paraId="5026080C" w14:textId="77777777" w:rsidR="004B2BFA" w:rsidRPr="00D30A7F" w:rsidRDefault="004B2BFA">
      <w:pPr>
        <w:ind w:left="426" w:hanging="426"/>
        <w:rPr>
          <w:rFonts w:ascii="Verdana" w:hAnsi="Verdana"/>
          <w:lang w:val="es-ES"/>
        </w:rPr>
        <w:pPrChange w:id="783" w:author="Gareth Harding" w:date="2025-07-09T16:57:00Z" w16du:dateUtc="2025-07-09T14:57:00Z">
          <w:pPr/>
        </w:pPrChange>
      </w:pPr>
    </w:p>
    <w:p w14:paraId="14E41D48" w14:textId="77777777" w:rsidR="00821852" w:rsidRPr="00821852" w:rsidRDefault="00821852">
      <w:pPr>
        <w:numPr>
          <w:ilvl w:val="0"/>
          <w:numId w:val="11"/>
        </w:numPr>
        <w:tabs>
          <w:tab w:val="clear" w:pos="720"/>
        </w:tabs>
        <w:ind w:left="426" w:hanging="426"/>
        <w:rPr>
          <w:rFonts w:ascii="Verdana" w:hAnsi="Verdana"/>
          <w:b/>
          <w:bCs/>
          <w:lang w:val="es-ES"/>
        </w:rPr>
        <w:pPrChange w:id="784" w:author="Gareth Harding" w:date="2025-07-09T16:57:00Z" w16du:dateUtc="2025-07-09T14:57:00Z">
          <w:pPr>
            <w:numPr>
              <w:numId w:val="11"/>
            </w:numPr>
            <w:tabs>
              <w:tab w:val="num" w:pos="720"/>
            </w:tabs>
            <w:ind w:left="720" w:hanging="360"/>
          </w:pPr>
        </w:pPrChange>
      </w:pPr>
      <w:proofErr w:type="spellStart"/>
      <w:r w:rsidRPr="00821852">
        <w:rPr>
          <w:rFonts w:ascii="Verdana" w:hAnsi="Verdana"/>
          <w:b/>
          <w:bCs/>
          <w:lang w:val="es-ES"/>
        </w:rPr>
        <w:t>Where</w:t>
      </w:r>
      <w:proofErr w:type="spellEnd"/>
      <w:r w:rsidRPr="00821852">
        <w:rPr>
          <w:rFonts w:ascii="Verdana" w:hAnsi="Verdana"/>
          <w:b/>
          <w:bCs/>
          <w:lang w:val="es-ES"/>
        </w:rPr>
        <w:t xml:space="preserve"> </w:t>
      </w:r>
      <w:proofErr w:type="spellStart"/>
      <w:r w:rsidRPr="00821852">
        <w:rPr>
          <w:rFonts w:ascii="Verdana" w:hAnsi="Verdana"/>
          <w:b/>
          <w:bCs/>
          <w:lang w:val="es-ES"/>
        </w:rPr>
        <w:t>were</w:t>
      </w:r>
      <w:proofErr w:type="spellEnd"/>
      <w:r w:rsidRPr="00821852">
        <w:rPr>
          <w:rFonts w:ascii="Verdana" w:hAnsi="Verdana"/>
          <w:b/>
          <w:bCs/>
          <w:lang w:val="es-ES"/>
        </w:rPr>
        <w:t xml:space="preserve"> </w:t>
      </w:r>
      <w:proofErr w:type="spellStart"/>
      <w:r w:rsidRPr="00821852">
        <w:rPr>
          <w:rFonts w:ascii="Verdana" w:hAnsi="Verdana"/>
          <w:b/>
          <w:bCs/>
          <w:lang w:val="es-ES"/>
        </w:rPr>
        <w:t>the</w:t>
      </w:r>
      <w:proofErr w:type="spellEnd"/>
      <w:r w:rsidRPr="00821852">
        <w:rPr>
          <w:rFonts w:ascii="Verdana" w:hAnsi="Verdana"/>
          <w:b/>
          <w:bCs/>
          <w:lang w:val="es-ES"/>
        </w:rPr>
        <w:t xml:space="preserve"> </w:t>
      </w:r>
      <w:proofErr w:type="spellStart"/>
      <w:r w:rsidRPr="00821852">
        <w:rPr>
          <w:rFonts w:ascii="Verdana" w:hAnsi="Verdana"/>
          <w:b/>
          <w:bCs/>
          <w:lang w:val="es-ES"/>
        </w:rPr>
        <w:t>children</w:t>
      </w:r>
      <w:proofErr w:type="spellEnd"/>
      <w:r w:rsidRPr="00821852">
        <w:rPr>
          <w:rFonts w:ascii="Verdana" w:hAnsi="Verdana"/>
          <w:b/>
          <w:bCs/>
          <w:lang w:val="es-ES"/>
        </w:rPr>
        <w:t>?</w:t>
      </w:r>
    </w:p>
    <w:p w14:paraId="0E4407E9" w14:textId="77777777" w:rsidR="00821852" w:rsidRPr="00821852" w:rsidRDefault="00821852">
      <w:pPr>
        <w:ind w:left="426" w:hanging="426"/>
        <w:rPr>
          <w:rFonts w:ascii="Verdana" w:hAnsi="Verdana"/>
          <w:lang w:val="es-ES"/>
        </w:rPr>
        <w:pPrChange w:id="785" w:author="Gareth Harding" w:date="2025-07-09T16:57:00Z" w16du:dateUtc="2025-07-09T14:57:00Z">
          <w:pPr/>
        </w:pPrChange>
      </w:pPr>
      <w:r w:rsidRPr="00821852">
        <w:rPr>
          <w:rFonts w:ascii="Verdana" w:hAnsi="Verdana"/>
          <w:lang w:val="es-ES"/>
        </w:rPr>
        <w:t xml:space="preserve">In </w:t>
      </w:r>
      <w:proofErr w:type="spellStart"/>
      <w:r w:rsidRPr="00821852">
        <w:rPr>
          <w:rFonts w:ascii="Verdana" w:hAnsi="Verdana"/>
          <w:lang w:val="es-ES"/>
        </w:rPr>
        <w:t>the</w:t>
      </w:r>
      <w:proofErr w:type="spellEnd"/>
      <w:r w:rsidRPr="00821852">
        <w:rPr>
          <w:rFonts w:ascii="Verdana" w:hAnsi="Verdana"/>
          <w:lang w:val="es-ES"/>
        </w:rPr>
        <w:t xml:space="preserve"> </w:t>
      </w:r>
      <w:proofErr w:type="spellStart"/>
      <w:r w:rsidRPr="00821852">
        <w:rPr>
          <w:rFonts w:ascii="Verdana" w:hAnsi="Verdana"/>
          <w:lang w:val="es-ES"/>
        </w:rPr>
        <w:t>park</w:t>
      </w:r>
      <w:proofErr w:type="spellEnd"/>
    </w:p>
    <w:p w14:paraId="62F02453" w14:textId="77777777" w:rsidR="00821852" w:rsidRPr="00821852" w:rsidRDefault="00821852">
      <w:pPr>
        <w:ind w:left="426" w:hanging="426"/>
        <w:rPr>
          <w:rFonts w:ascii="Verdana" w:hAnsi="Verdana"/>
          <w:lang w:val="es-ES"/>
        </w:rPr>
        <w:pPrChange w:id="786" w:author="Gareth Harding" w:date="2025-07-09T16:57:00Z" w16du:dateUtc="2025-07-09T14:57:00Z">
          <w:pPr/>
        </w:pPrChange>
      </w:pPr>
      <w:r w:rsidRPr="00821852">
        <w:rPr>
          <w:rFonts w:ascii="Verdana" w:hAnsi="Verdana"/>
          <w:highlight w:val="yellow"/>
          <w:lang w:val="es-ES"/>
        </w:rPr>
        <w:t xml:space="preserve">In </w:t>
      </w:r>
      <w:proofErr w:type="spellStart"/>
      <w:r w:rsidRPr="00821852">
        <w:rPr>
          <w:rFonts w:ascii="Verdana" w:hAnsi="Verdana"/>
          <w:highlight w:val="yellow"/>
          <w:lang w:val="es-ES"/>
        </w:rPr>
        <w:t>the</w:t>
      </w:r>
      <w:proofErr w:type="spellEnd"/>
      <w:r w:rsidRPr="00821852">
        <w:rPr>
          <w:rFonts w:ascii="Verdana" w:hAnsi="Verdana"/>
          <w:highlight w:val="yellow"/>
          <w:lang w:val="es-ES"/>
        </w:rPr>
        <w:t xml:space="preserve"> </w:t>
      </w:r>
      <w:proofErr w:type="spellStart"/>
      <w:r w:rsidRPr="00821852">
        <w:rPr>
          <w:rFonts w:ascii="Verdana" w:hAnsi="Verdana"/>
          <w:highlight w:val="yellow"/>
          <w:lang w:val="es-ES"/>
        </w:rPr>
        <w:t>classroom</w:t>
      </w:r>
      <w:proofErr w:type="spellEnd"/>
    </w:p>
    <w:p w14:paraId="31AE6436" w14:textId="77777777" w:rsidR="00821852" w:rsidRDefault="00821852">
      <w:pPr>
        <w:ind w:left="426" w:hanging="426"/>
        <w:rPr>
          <w:ins w:id="787" w:author="Gareth Harding" w:date="2025-07-10T10:31:00Z" w16du:dateUtc="2025-07-10T08:31:00Z"/>
          <w:rFonts w:ascii="Verdana" w:hAnsi="Verdana"/>
          <w:lang w:val="es-ES"/>
        </w:rPr>
      </w:pPr>
      <w:r w:rsidRPr="00821852">
        <w:rPr>
          <w:rFonts w:ascii="Verdana" w:hAnsi="Verdana"/>
          <w:lang w:val="es-ES"/>
        </w:rPr>
        <w:t>At home</w:t>
      </w:r>
    </w:p>
    <w:p w14:paraId="09CB526E" w14:textId="77777777" w:rsidR="004B2BFA" w:rsidRPr="00821852" w:rsidRDefault="004B2BFA">
      <w:pPr>
        <w:ind w:left="426" w:hanging="426"/>
        <w:rPr>
          <w:rFonts w:ascii="Verdana" w:hAnsi="Verdana"/>
          <w:lang w:val="es-ES"/>
        </w:rPr>
        <w:pPrChange w:id="788" w:author="Gareth Harding" w:date="2025-07-09T16:57:00Z" w16du:dateUtc="2025-07-09T14:57:00Z">
          <w:pPr/>
        </w:pPrChange>
      </w:pPr>
    </w:p>
    <w:p w14:paraId="0A474037" w14:textId="77777777" w:rsidR="00821852" w:rsidRPr="00F4159A" w:rsidRDefault="00821852">
      <w:pPr>
        <w:numPr>
          <w:ilvl w:val="0"/>
          <w:numId w:val="11"/>
        </w:numPr>
        <w:tabs>
          <w:tab w:val="clear" w:pos="720"/>
        </w:tabs>
        <w:ind w:left="426" w:hanging="426"/>
        <w:rPr>
          <w:rFonts w:ascii="Verdana" w:hAnsi="Verdana"/>
          <w:b/>
          <w:bCs/>
          <w:rPrChange w:id="789" w:author="Gareth Harding" w:date="2025-07-09T16:33:00Z" w16du:dateUtc="2025-07-09T14:33:00Z">
            <w:rPr>
              <w:rFonts w:ascii="Verdana" w:hAnsi="Verdana"/>
              <w:b/>
              <w:bCs/>
              <w:lang w:val="es-ES"/>
            </w:rPr>
          </w:rPrChange>
        </w:rPr>
        <w:pPrChange w:id="790" w:author="Gareth Harding" w:date="2025-07-09T16:57:00Z" w16du:dateUtc="2025-07-09T14:57:00Z">
          <w:pPr>
            <w:numPr>
              <w:numId w:val="11"/>
            </w:numPr>
            <w:tabs>
              <w:tab w:val="num" w:pos="720"/>
            </w:tabs>
            <w:ind w:left="720" w:hanging="360"/>
          </w:pPr>
        </w:pPrChange>
      </w:pPr>
      <w:r w:rsidRPr="00F4159A">
        <w:rPr>
          <w:rFonts w:ascii="Verdana" w:hAnsi="Verdana"/>
          <w:b/>
          <w:bCs/>
          <w:rPrChange w:id="791" w:author="Gareth Harding" w:date="2025-07-09T16:33:00Z" w16du:dateUtc="2025-07-09T14:33:00Z">
            <w:rPr>
              <w:rFonts w:ascii="Verdana" w:hAnsi="Verdana"/>
              <w:b/>
              <w:bCs/>
              <w:lang w:val="es-ES"/>
            </w:rPr>
          </w:rPrChange>
        </w:rPr>
        <w:t>Who always brings extra food?</w:t>
      </w:r>
    </w:p>
    <w:p w14:paraId="7214E07B" w14:textId="77777777" w:rsidR="00821852" w:rsidRPr="00D30A7F" w:rsidRDefault="00821852">
      <w:pPr>
        <w:ind w:left="426" w:hanging="426"/>
        <w:rPr>
          <w:rFonts w:ascii="Verdana" w:hAnsi="Verdana"/>
          <w:lang w:val="es-ES"/>
        </w:rPr>
        <w:pPrChange w:id="792" w:author="Gareth Harding" w:date="2025-07-09T16:57:00Z" w16du:dateUtc="2025-07-09T14:57:00Z">
          <w:pPr/>
        </w:pPrChange>
      </w:pPr>
      <w:r w:rsidRPr="007C5C5B">
        <w:rPr>
          <w:rFonts w:ascii="Verdana" w:hAnsi="Verdana"/>
          <w:lang w:val="es-ES"/>
          <w:rPrChange w:id="793" w:author="Gareth Harding" w:date="2025-07-09T16:57:00Z" w16du:dateUtc="2025-07-09T14:57:00Z">
            <w:rPr>
              <w:rFonts w:ascii="Verdana" w:hAnsi="Verdana"/>
              <w:highlight w:val="yellow"/>
              <w:lang w:val="es-ES"/>
            </w:rPr>
          </w:rPrChange>
        </w:rPr>
        <w:t>Susan</w:t>
      </w:r>
      <w:r w:rsidRPr="00D30A7F">
        <w:rPr>
          <w:rFonts w:ascii="Verdana" w:hAnsi="Verdana"/>
          <w:lang w:val="es-ES"/>
        </w:rPr>
        <w:t xml:space="preserve"> </w:t>
      </w:r>
    </w:p>
    <w:p w14:paraId="25F4C958" w14:textId="77777777" w:rsidR="00821852" w:rsidRPr="00D30A7F" w:rsidRDefault="00821852">
      <w:pPr>
        <w:ind w:left="426" w:hanging="426"/>
        <w:rPr>
          <w:rFonts w:ascii="Verdana" w:hAnsi="Verdana"/>
          <w:lang w:val="es-ES"/>
        </w:rPr>
        <w:pPrChange w:id="794" w:author="Gareth Harding" w:date="2025-07-09T16:57:00Z" w16du:dateUtc="2025-07-09T14:57:00Z">
          <w:pPr/>
        </w:pPrChange>
      </w:pPr>
      <w:r w:rsidRPr="007C5C5B">
        <w:rPr>
          <w:rFonts w:ascii="Verdana" w:hAnsi="Verdana"/>
          <w:highlight w:val="yellow"/>
          <w:lang w:val="es-ES"/>
          <w:rPrChange w:id="795" w:author="Gareth Harding" w:date="2025-07-09T16:58:00Z" w16du:dateUtc="2025-07-09T14:58:00Z">
            <w:rPr>
              <w:rFonts w:ascii="Verdana" w:hAnsi="Verdana"/>
              <w:lang w:val="es-ES"/>
            </w:rPr>
          </w:rPrChange>
        </w:rPr>
        <w:lastRenderedPageBreak/>
        <w:t>Peter</w:t>
      </w:r>
    </w:p>
    <w:p w14:paraId="75C1D96B" w14:textId="27F734CF" w:rsidR="00821852" w:rsidRDefault="00821852">
      <w:pPr>
        <w:ind w:left="426" w:hanging="426"/>
        <w:rPr>
          <w:ins w:id="796" w:author="Gareth Harding" w:date="2025-07-10T10:31:00Z" w16du:dateUtc="2025-07-10T08:31:00Z"/>
          <w:rFonts w:ascii="Verdana" w:hAnsi="Verdana"/>
          <w:lang w:val="es-ES"/>
        </w:rPr>
      </w:pPr>
      <w:r w:rsidRPr="00D30A7F">
        <w:rPr>
          <w:rFonts w:ascii="Verdana" w:hAnsi="Verdana"/>
          <w:lang w:val="es-ES"/>
        </w:rPr>
        <w:t>Mac</w:t>
      </w:r>
    </w:p>
    <w:p w14:paraId="7C049606" w14:textId="77777777" w:rsidR="004B2BFA" w:rsidRPr="00D30A7F" w:rsidRDefault="004B2BFA">
      <w:pPr>
        <w:ind w:left="426" w:hanging="426"/>
        <w:rPr>
          <w:rFonts w:ascii="Verdana" w:hAnsi="Verdana"/>
          <w:lang w:val="es-ES"/>
        </w:rPr>
        <w:pPrChange w:id="797" w:author="Gareth Harding" w:date="2025-07-09T16:57:00Z" w16du:dateUtc="2025-07-09T14:57:00Z">
          <w:pPr/>
        </w:pPrChange>
      </w:pPr>
    </w:p>
    <w:p w14:paraId="429B3263" w14:textId="1BEE8857" w:rsidR="00821852" w:rsidRPr="00F4159A" w:rsidRDefault="00821852">
      <w:pPr>
        <w:numPr>
          <w:ilvl w:val="0"/>
          <w:numId w:val="11"/>
        </w:numPr>
        <w:tabs>
          <w:tab w:val="clear" w:pos="720"/>
        </w:tabs>
        <w:ind w:left="426" w:hanging="426"/>
        <w:rPr>
          <w:rFonts w:ascii="Verdana" w:hAnsi="Verdana"/>
          <w:b/>
          <w:bCs/>
          <w:rPrChange w:id="798" w:author="Gareth Harding" w:date="2025-07-09T16:33:00Z" w16du:dateUtc="2025-07-09T14:33:00Z">
            <w:rPr>
              <w:rFonts w:ascii="Verdana" w:hAnsi="Verdana"/>
              <w:b/>
              <w:bCs/>
              <w:lang w:val="es-ES"/>
            </w:rPr>
          </w:rPrChange>
        </w:rPr>
        <w:pPrChange w:id="799" w:author="Gareth Harding" w:date="2025-07-09T16:57:00Z" w16du:dateUtc="2025-07-09T14:57:00Z">
          <w:pPr>
            <w:numPr>
              <w:numId w:val="11"/>
            </w:numPr>
            <w:tabs>
              <w:tab w:val="num" w:pos="720"/>
            </w:tabs>
            <w:ind w:left="720" w:hanging="360"/>
          </w:pPr>
        </w:pPrChange>
      </w:pPr>
      <w:r w:rsidRPr="00F4159A">
        <w:rPr>
          <w:rFonts w:ascii="Verdana" w:hAnsi="Verdana"/>
          <w:b/>
          <w:bCs/>
          <w:rPrChange w:id="800" w:author="Gareth Harding" w:date="2025-07-09T16:33:00Z" w16du:dateUtc="2025-07-09T14:33:00Z">
            <w:rPr>
              <w:rFonts w:ascii="Verdana" w:hAnsi="Verdana"/>
              <w:b/>
              <w:bCs/>
              <w:lang w:val="es-ES"/>
            </w:rPr>
          </w:rPrChange>
        </w:rPr>
        <w:t>Mac sat on the sandwich.</w:t>
      </w:r>
    </w:p>
    <w:p w14:paraId="2E29DBC4" w14:textId="77777777" w:rsidR="007C5C5B" w:rsidRPr="007C5C5B" w:rsidRDefault="007C5C5B">
      <w:pPr>
        <w:rPr>
          <w:moveTo w:id="801" w:author="Gareth Harding" w:date="2025-07-09T16:58:00Z" w16du:dateUtc="2025-07-09T14:58:00Z"/>
          <w:rFonts w:ascii="Verdana" w:hAnsi="Verdana"/>
          <w:lang w:val="es-ES"/>
          <w:rPrChange w:id="802" w:author="Gareth Harding" w:date="2025-07-09T16:58:00Z" w16du:dateUtc="2025-07-09T14:58:00Z">
            <w:rPr>
              <w:moveTo w:id="803" w:author="Gareth Harding" w:date="2025-07-09T16:58:00Z" w16du:dateUtc="2025-07-09T14:58:00Z"/>
              <w:lang w:val="es-ES"/>
            </w:rPr>
          </w:rPrChange>
        </w:rPr>
        <w:pPrChange w:id="804" w:author="Gareth Harding" w:date="2025-07-09T16:58:00Z" w16du:dateUtc="2025-07-09T14:58:00Z">
          <w:pPr>
            <w:pStyle w:val="Prrafodelista"/>
            <w:numPr>
              <w:numId w:val="11"/>
            </w:numPr>
            <w:tabs>
              <w:tab w:val="num" w:pos="720"/>
            </w:tabs>
            <w:ind w:hanging="360"/>
          </w:pPr>
        </w:pPrChange>
      </w:pPr>
      <w:moveToRangeStart w:id="805" w:author="Gareth Harding" w:date="2025-07-09T16:58:00Z" w:name="move202972714"/>
      <w:moveTo w:id="806" w:author="Gareth Harding" w:date="2025-07-09T16:58:00Z" w16du:dateUtc="2025-07-09T14:58:00Z">
        <w:r w:rsidRPr="007C5C5B">
          <w:rPr>
            <w:rFonts w:ascii="Verdana" w:hAnsi="Verdana"/>
            <w:lang w:val="es-ES"/>
            <w:rPrChange w:id="807" w:author="Gareth Harding" w:date="2025-07-09T16:58:00Z" w16du:dateUtc="2025-07-09T14:58:00Z">
              <w:rPr>
                <w:lang w:val="es-ES"/>
              </w:rPr>
            </w:rPrChange>
          </w:rPr>
          <w:t>True</w:t>
        </w:r>
      </w:moveTo>
    </w:p>
    <w:moveToRangeEnd w:id="805"/>
    <w:p w14:paraId="56E8E2DE" w14:textId="77777777" w:rsidR="00821852" w:rsidRDefault="00821852">
      <w:pPr>
        <w:ind w:left="426" w:hanging="426"/>
        <w:rPr>
          <w:ins w:id="808" w:author="Gareth Harding" w:date="2025-07-10T10:31:00Z" w16du:dateUtc="2025-07-10T08:31:00Z"/>
          <w:rFonts w:ascii="Verdana" w:hAnsi="Verdana"/>
          <w:lang w:val="es-ES"/>
        </w:rPr>
      </w:pPr>
      <w:r w:rsidRPr="00821852">
        <w:rPr>
          <w:rFonts w:ascii="Verdana" w:hAnsi="Verdana"/>
          <w:highlight w:val="yellow"/>
          <w:lang w:val="es-ES"/>
        </w:rPr>
        <w:t>False</w:t>
      </w:r>
    </w:p>
    <w:p w14:paraId="5FB74B9C" w14:textId="77777777" w:rsidR="004B2BFA" w:rsidRPr="00821852" w:rsidRDefault="004B2BFA">
      <w:pPr>
        <w:ind w:left="426" w:hanging="426"/>
        <w:rPr>
          <w:rFonts w:ascii="Verdana" w:hAnsi="Verdana"/>
          <w:lang w:val="es-ES"/>
        </w:rPr>
        <w:pPrChange w:id="809" w:author="Gareth Harding" w:date="2025-07-09T16:57:00Z" w16du:dateUtc="2025-07-09T14:57:00Z">
          <w:pPr/>
        </w:pPrChange>
      </w:pPr>
    </w:p>
    <w:p w14:paraId="3F5455DC" w14:textId="7F10027D" w:rsidR="00821852" w:rsidRPr="00821852" w:rsidDel="007C5C5B" w:rsidRDefault="00821852">
      <w:pPr>
        <w:ind w:left="426" w:hanging="426"/>
        <w:rPr>
          <w:moveFrom w:id="810" w:author="Gareth Harding" w:date="2025-07-09T16:58:00Z" w16du:dateUtc="2025-07-09T14:58:00Z"/>
          <w:rFonts w:ascii="Verdana" w:hAnsi="Verdana"/>
          <w:lang w:val="es-ES"/>
        </w:rPr>
        <w:pPrChange w:id="811" w:author="Gareth Harding" w:date="2025-07-09T16:57:00Z" w16du:dateUtc="2025-07-09T14:57:00Z">
          <w:pPr/>
        </w:pPrChange>
      </w:pPr>
      <w:moveFromRangeStart w:id="812" w:author="Gareth Harding" w:date="2025-07-09T16:58:00Z" w:name="move202972714"/>
      <w:moveFrom w:id="813" w:author="Gareth Harding" w:date="2025-07-09T16:58:00Z" w16du:dateUtc="2025-07-09T14:58:00Z">
        <w:r w:rsidRPr="00821852" w:rsidDel="007C5C5B">
          <w:rPr>
            <w:rFonts w:ascii="Verdana" w:hAnsi="Verdana"/>
            <w:lang w:val="es-ES"/>
          </w:rPr>
          <w:t>True</w:t>
        </w:r>
      </w:moveFrom>
    </w:p>
    <w:moveFromRangeEnd w:id="812"/>
    <w:p w14:paraId="216EB263" w14:textId="5C1D9DB4" w:rsidR="00821852" w:rsidRPr="00F4159A" w:rsidRDefault="00821852">
      <w:pPr>
        <w:numPr>
          <w:ilvl w:val="0"/>
          <w:numId w:val="11"/>
        </w:numPr>
        <w:tabs>
          <w:tab w:val="clear" w:pos="720"/>
        </w:tabs>
        <w:ind w:left="426" w:hanging="426"/>
        <w:rPr>
          <w:rFonts w:ascii="Verdana" w:hAnsi="Verdana"/>
          <w:b/>
          <w:bCs/>
          <w:rPrChange w:id="814" w:author="Gareth Harding" w:date="2025-07-09T16:33:00Z" w16du:dateUtc="2025-07-09T14:33:00Z">
            <w:rPr>
              <w:rFonts w:ascii="Verdana" w:hAnsi="Verdana"/>
              <w:b/>
              <w:bCs/>
              <w:lang w:val="es-ES"/>
            </w:rPr>
          </w:rPrChange>
        </w:rPr>
        <w:pPrChange w:id="815" w:author="Gareth Harding" w:date="2025-07-09T16:57:00Z" w16du:dateUtc="2025-07-09T14:57:00Z">
          <w:pPr>
            <w:numPr>
              <w:numId w:val="11"/>
            </w:numPr>
            <w:tabs>
              <w:tab w:val="num" w:pos="720"/>
            </w:tabs>
            <w:ind w:left="720" w:hanging="360"/>
          </w:pPr>
        </w:pPrChange>
      </w:pPr>
      <w:r w:rsidRPr="00F4159A">
        <w:rPr>
          <w:rFonts w:ascii="Verdana" w:hAnsi="Verdana"/>
          <w:b/>
          <w:bCs/>
          <w:rPrChange w:id="816" w:author="Gareth Harding" w:date="2025-07-09T16:33:00Z" w16du:dateUtc="2025-07-09T14:33:00Z">
            <w:rPr>
              <w:rFonts w:ascii="Verdana" w:hAnsi="Verdana"/>
              <w:b/>
              <w:bCs/>
              <w:lang w:val="es-ES"/>
            </w:rPr>
          </w:rPrChange>
        </w:rPr>
        <w:t>Peter dropped the sandwich when he ran in.</w:t>
      </w:r>
    </w:p>
    <w:p w14:paraId="1CB49792" w14:textId="77777777" w:rsidR="007C5C5B" w:rsidRPr="007C5C5B" w:rsidRDefault="007C5C5B">
      <w:pPr>
        <w:rPr>
          <w:moveTo w:id="817" w:author="Gareth Harding" w:date="2025-07-09T16:58:00Z" w16du:dateUtc="2025-07-09T14:58:00Z"/>
          <w:rFonts w:ascii="Verdana" w:hAnsi="Verdana"/>
          <w:lang w:val="es-ES"/>
          <w:rPrChange w:id="818" w:author="Gareth Harding" w:date="2025-07-09T16:58:00Z" w16du:dateUtc="2025-07-09T14:58:00Z">
            <w:rPr>
              <w:moveTo w:id="819" w:author="Gareth Harding" w:date="2025-07-09T16:58:00Z" w16du:dateUtc="2025-07-09T14:58:00Z"/>
              <w:lang w:val="es-ES"/>
            </w:rPr>
          </w:rPrChange>
        </w:rPr>
        <w:pPrChange w:id="820" w:author="Gareth Harding" w:date="2025-07-09T16:58:00Z" w16du:dateUtc="2025-07-09T14:58:00Z">
          <w:pPr>
            <w:pStyle w:val="Prrafodelista"/>
            <w:numPr>
              <w:numId w:val="11"/>
            </w:numPr>
            <w:tabs>
              <w:tab w:val="num" w:pos="720"/>
            </w:tabs>
            <w:ind w:hanging="360"/>
          </w:pPr>
        </w:pPrChange>
      </w:pPr>
      <w:moveToRangeStart w:id="821" w:author="Gareth Harding" w:date="2025-07-09T16:58:00Z" w:name="move202972732"/>
      <w:moveTo w:id="822" w:author="Gareth Harding" w:date="2025-07-09T16:58:00Z" w16du:dateUtc="2025-07-09T14:58:00Z">
        <w:r w:rsidRPr="007C5C5B">
          <w:rPr>
            <w:rFonts w:ascii="Verdana" w:hAnsi="Verdana"/>
            <w:highlight w:val="yellow"/>
            <w:lang w:val="es-ES"/>
            <w:rPrChange w:id="823" w:author="Gareth Harding" w:date="2025-07-09T16:58:00Z" w16du:dateUtc="2025-07-09T14:58:00Z">
              <w:rPr>
                <w:highlight w:val="yellow"/>
                <w:lang w:val="es-ES"/>
              </w:rPr>
            </w:rPrChange>
          </w:rPr>
          <w:t>True</w:t>
        </w:r>
      </w:moveTo>
    </w:p>
    <w:moveToRangeEnd w:id="821"/>
    <w:p w14:paraId="2EBE5529" w14:textId="77777777" w:rsidR="00821852" w:rsidRDefault="00821852">
      <w:pPr>
        <w:ind w:left="426" w:hanging="426"/>
        <w:rPr>
          <w:ins w:id="824" w:author="Gareth Harding" w:date="2025-07-10T10:31:00Z" w16du:dateUtc="2025-07-10T08:31:00Z"/>
          <w:rFonts w:ascii="Verdana" w:hAnsi="Verdana"/>
          <w:lang w:val="es-ES"/>
        </w:rPr>
      </w:pPr>
      <w:r w:rsidRPr="00821852">
        <w:rPr>
          <w:rFonts w:ascii="Verdana" w:hAnsi="Verdana"/>
          <w:lang w:val="es-ES"/>
        </w:rPr>
        <w:t>False</w:t>
      </w:r>
    </w:p>
    <w:p w14:paraId="48A4006D" w14:textId="77777777" w:rsidR="004B2BFA" w:rsidRPr="00821852" w:rsidRDefault="004B2BFA">
      <w:pPr>
        <w:ind w:left="426" w:hanging="426"/>
        <w:rPr>
          <w:rFonts w:ascii="Verdana" w:hAnsi="Verdana"/>
          <w:lang w:val="es-ES"/>
        </w:rPr>
        <w:pPrChange w:id="825" w:author="Gareth Harding" w:date="2025-07-09T16:57:00Z" w16du:dateUtc="2025-07-09T14:57:00Z">
          <w:pPr/>
        </w:pPrChange>
      </w:pPr>
    </w:p>
    <w:p w14:paraId="56D5CD86" w14:textId="5E39DEA1" w:rsidR="00821852" w:rsidRPr="00821852" w:rsidDel="007C5C5B" w:rsidRDefault="00821852">
      <w:pPr>
        <w:ind w:left="426" w:hanging="426"/>
        <w:rPr>
          <w:moveFrom w:id="826" w:author="Gareth Harding" w:date="2025-07-09T16:58:00Z" w16du:dateUtc="2025-07-09T14:58:00Z"/>
          <w:rFonts w:ascii="Verdana" w:hAnsi="Verdana"/>
          <w:lang w:val="es-ES"/>
        </w:rPr>
        <w:pPrChange w:id="827" w:author="Gareth Harding" w:date="2025-07-09T16:57:00Z" w16du:dateUtc="2025-07-09T14:57:00Z">
          <w:pPr/>
        </w:pPrChange>
      </w:pPr>
      <w:moveFromRangeStart w:id="828" w:author="Gareth Harding" w:date="2025-07-09T16:58:00Z" w:name="move202972732"/>
      <w:moveFrom w:id="829" w:author="Gareth Harding" w:date="2025-07-09T16:58:00Z" w16du:dateUtc="2025-07-09T14:58:00Z">
        <w:r w:rsidRPr="00821852" w:rsidDel="007C5C5B">
          <w:rPr>
            <w:rFonts w:ascii="Verdana" w:hAnsi="Verdana"/>
            <w:highlight w:val="yellow"/>
            <w:lang w:val="es-ES"/>
          </w:rPr>
          <w:t>True</w:t>
        </w:r>
      </w:moveFrom>
    </w:p>
    <w:moveFromRangeEnd w:id="828"/>
    <w:p w14:paraId="633A8065" w14:textId="38A1E2CD" w:rsidR="00821852" w:rsidRPr="00F4159A" w:rsidRDefault="00821852">
      <w:pPr>
        <w:numPr>
          <w:ilvl w:val="0"/>
          <w:numId w:val="11"/>
        </w:numPr>
        <w:tabs>
          <w:tab w:val="clear" w:pos="720"/>
        </w:tabs>
        <w:ind w:left="426" w:hanging="426"/>
        <w:rPr>
          <w:rFonts w:ascii="Verdana" w:hAnsi="Verdana"/>
          <w:b/>
          <w:bCs/>
          <w:rPrChange w:id="830" w:author="Gareth Harding" w:date="2025-07-09T16:33:00Z" w16du:dateUtc="2025-07-09T14:33:00Z">
            <w:rPr>
              <w:rFonts w:ascii="Verdana" w:hAnsi="Verdana"/>
              <w:b/>
              <w:bCs/>
              <w:lang w:val="es-ES"/>
            </w:rPr>
          </w:rPrChange>
        </w:rPr>
        <w:pPrChange w:id="831" w:author="Gareth Harding" w:date="2025-07-09T16:57:00Z" w16du:dateUtc="2025-07-09T14:57:00Z">
          <w:pPr>
            <w:numPr>
              <w:numId w:val="11"/>
            </w:numPr>
            <w:tabs>
              <w:tab w:val="num" w:pos="720"/>
            </w:tabs>
            <w:ind w:left="720" w:hanging="360"/>
          </w:pPr>
        </w:pPrChange>
      </w:pPr>
      <w:r w:rsidRPr="00F4159A">
        <w:rPr>
          <w:rFonts w:ascii="Verdana" w:hAnsi="Verdana"/>
          <w:b/>
          <w:bCs/>
          <w:rPrChange w:id="832" w:author="Gareth Harding" w:date="2025-07-09T16:33:00Z" w16du:dateUtc="2025-07-09T14:33:00Z">
            <w:rPr>
              <w:rFonts w:ascii="Verdana" w:hAnsi="Verdana"/>
              <w:b/>
              <w:bCs/>
              <w:lang w:val="es-ES"/>
            </w:rPr>
          </w:rPrChange>
        </w:rPr>
        <w:t>What did Peter call Susan?</w:t>
      </w:r>
    </w:p>
    <w:p w14:paraId="565C800D" w14:textId="6980E03D" w:rsidR="00821852" w:rsidRPr="00F4159A" w:rsidRDefault="00821852">
      <w:pPr>
        <w:ind w:left="426" w:hanging="426"/>
        <w:rPr>
          <w:rFonts w:ascii="Verdana" w:hAnsi="Verdana"/>
          <w:rPrChange w:id="833" w:author="Gareth Harding" w:date="2025-07-09T16:33:00Z" w16du:dateUtc="2025-07-09T14:33:00Z">
            <w:rPr>
              <w:rFonts w:ascii="Verdana" w:hAnsi="Verdana"/>
              <w:lang w:val="es-ES"/>
            </w:rPr>
          </w:rPrChange>
        </w:rPr>
        <w:pPrChange w:id="834" w:author="Gareth Harding" w:date="2025-07-09T16:57:00Z" w16du:dateUtc="2025-07-09T14:57:00Z">
          <w:pPr/>
        </w:pPrChange>
      </w:pPr>
      <w:r w:rsidRPr="00F4159A">
        <w:rPr>
          <w:rFonts w:ascii="Verdana" w:hAnsi="Verdana"/>
          <w:rPrChange w:id="835" w:author="Gareth Harding" w:date="2025-07-09T16:33:00Z" w16du:dateUtc="2025-07-09T14:33:00Z">
            <w:rPr>
              <w:rFonts w:ascii="Verdana" w:hAnsi="Verdana"/>
              <w:lang w:val="es-ES"/>
            </w:rPr>
          </w:rPrChange>
        </w:rPr>
        <w:t>The Lunch Queen</w:t>
      </w:r>
    </w:p>
    <w:p w14:paraId="35A95900" w14:textId="77777777" w:rsidR="00821852" w:rsidRPr="00F4159A" w:rsidRDefault="00821852">
      <w:pPr>
        <w:ind w:left="426" w:hanging="426"/>
        <w:rPr>
          <w:rFonts w:ascii="Verdana" w:hAnsi="Verdana"/>
          <w:rPrChange w:id="836" w:author="Gareth Harding" w:date="2025-07-09T16:33:00Z" w16du:dateUtc="2025-07-09T14:33:00Z">
            <w:rPr>
              <w:rFonts w:ascii="Verdana" w:hAnsi="Verdana"/>
              <w:lang w:val="es-ES"/>
            </w:rPr>
          </w:rPrChange>
        </w:rPr>
        <w:pPrChange w:id="837" w:author="Gareth Harding" w:date="2025-07-09T16:57:00Z" w16du:dateUtc="2025-07-09T14:57:00Z">
          <w:pPr/>
        </w:pPrChange>
      </w:pPr>
      <w:r w:rsidRPr="00F4159A">
        <w:rPr>
          <w:rFonts w:ascii="Verdana" w:hAnsi="Verdana"/>
          <w:highlight w:val="yellow"/>
          <w:rPrChange w:id="838" w:author="Gareth Harding" w:date="2025-07-09T16:33:00Z" w16du:dateUtc="2025-07-09T14:33:00Z">
            <w:rPr>
              <w:rFonts w:ascii="Verdana" w:hAnsi="Verdana"/>
              <w:highlight w:val="yellow"/>
              <w:lang w:val="es-ES"/>
            </w:rPr>
          </w:rPrChange>
        </w:rPr>
        <w:t>The Sandwich Hero</w:t>
      </w:r>
    </w:p>
    <w:p w14:paraId="3CC82C84" w14:textId="77777777" w:rsidR="00821852" w:rsidRPr="00821852" w:rsidRDefault="00821852">
      <w:pPr>
        <w:ind w:left="426" w:hanging="426"/>
        <w:rPr>
          <w:rFonts w:ascii="Verdana" w:hAnsi="Verdana"/>
          <w:lang w:val="es-ES"/>
        </w:rPr>
        <w:pPrChange w:id="839" w:author="Gareth Harding" w:date="2025-07-09T16:57:00Z" w16du:dateUtc="2025-07-09T14:57:00Z">
          <w:pPr/>
        </w:pPrChange>
      </w:pPr>
      <w:proofErr w:type="spellStart"/>
      <w:r w:rsidRPr="00821852">
        <w:rPr>
          <w:rFonts w:ascii="Verdana" w:hAnsi="Verdana"/>
          <w:lang w:val="es-ES"/>
        </w:rPr>
        <w:t>The</w:t>
      </w:r>
      <w:proofErr w:type="spellEnd"/>
      <w:r w:rsidRPr="00821852">
        <w:rPr>
          <w:rFonts w:ascii="Verdana" w:hAnsi="Verdana"/>
          <w:lang w:val="es-ES"/>
        </w:rPr>
        <w:t xml:space="preserve"> Bread Queen</w:t>
      </w:r>
    </w:p>
    <w:p w14:paraId="4027E4A4" w14:textId="77777777" w:rsidR="00821852" w:rsidRDefault="00821852" w:rsidP="00821852">
      <w:pPr>
        <w:rPr>
          <w:rFonts w:ascii="Verdana" w:hAnsi="Verdana"/>
          <w:lang w:val="es-ES"/>
        </w:rPr>
      </w:pPr>
    </w:p>
    <w:p w14:paraId="7AD5F315" w14:textId="77777777" w:rsidR="009F3A42" w:rsidRDefault="009F3A42" w:rsidP="00821852">
      <w:pPr>
        <w:rPr>
          <w:rFonts w:ascii="Verdana" w:hAnsi="Verdana"/>
          <w:lang w:val="es-ES"/>
        </w:rPr>
      </w:pPr>
    </w:p>
    <w:p w14:paraId="081C0271" w14:textId="77777777" w:rsidR="009F3A42" w:rsidRDefault="009F3A42" w:rsidP="00821852">
      <w:pPr>
        <w:rPr>
          <w:rFonts w:ascii="Verdana" w:hAnsi="Verdana"/>
          <w:lang w:val="es-ES"/>
        </w:rPr>
      </w:pPr>
    </w:p>
    <w:p w14:paraId="63DE7EEC" w14:textId="77777777" w:rsidR="009F3A42" w:rsidRPr="00D30A7F" w:rsidRDefault="009F3A42" w:rsidP="00821852">
      <w:pPr>
        <w:rPr>
          <w:rFonts w:ascii="Verdana" w:hAnsi="Verdana"/>
          <w:lang w:val="es-ES"/>
        </w:rPr>
      </w:pPr>
    </w:p>
    <w:p w14:paraId="6784431B" w14:textId="77777777" w:rsidR="00A57E4F" w:rsidRPr="00D30A7F" w:rsidRDefault="00A57E4F" w:rsidP="00821852">
      <w:pPr>
        <w:rPr>
          <w:rFonts w:ascii="Verdana" w:hAnsi="Verdana"/>
          <w:lang w:val="es-ES"/>
        </w:rPr>
      </w:pPr>
    </w:p>
    <w:p w14:paraId="0741DEB8" w14:textId="77777777" w:rsidR="00A57E4F" w:rsidRPr="00D30A7F" w:rsidRDefault="00A57E4F" w:rsidP="00A57E4F">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Sam and the Breakfast Mystery</w:t>
      </w:r>
    </w:p>
    <w:p w14:paraId="0509E714" w14:textId="77777777" w:rsidR="00A57E4F" w:rsidRPr="00D30A7F" w:rsidRDefault="00A57E4F" w:rsidP="00A57E4F">
      <w:pPr>
        <w:rPr>
          <w:rFonts w:ascii="Verdana" w:hAnsi="Verdana"/>
          <w:lang w:val="es-ES"/>
        </w:rPr>
      </w:pPr>
    </w:p>
    <w:p w14:paraId="67F2A083" w14:textId="77777777" w:rsidR="00A57E4F" w:rsidRPr="00F4159A" w:rsidRDefault="00A57E4F" w:rsidP="00A57E4F">
      <w:pPr>
        <w:rPr>
          <w:rFonts w:ascii="Verdana" w:hAnsi="Verdana"/>
          <w:rPrChange w:id="840" w:author="Gareth Harding" w:date="2025-07-09T16:33:00Z" w16du:dateUtc="2025-07-09T14:33:00Z">
            <w:rPr>
              <w:rFonts w:ascii="Verdana" w:hAnsi="Verdana"/>
              <w:lang w:val="es-ES"/>
            </w:rPr>
          </w:rPrChange>
        </w:rPr>
      </w:pPr>
      <w:r w:rsidRPr="00F4159A">
        <w:rPr>
          <w:rFonts w:ascii="Verdana" w:hAnsi="Verdana"/>
          <w:rPrChange w:id="841" w:author="Gareth Harding" w:date="2025-07-09T16:33:00Z" w16du:dateUtc="2025-07-09T14:33:00Z">
            <w:rPr>
              <w:rFonts w:ascii="Verdana" w:hAnsi="Verdana"/>
              <w:lang w:val="es-ES"/>
            </w:rPr>
          </w:rPrChange>
        </w:rPr>
        <w:t xml:space="preserve">Sam is a hungry boy. He </w:t>
      </w:r>
      <w:r w:rsidRPr="00F4159A">
        <w:rPr>
          <w:rFonts w:ascii="Verdana" w:hAnsi="Verdana"/>
          <w:b/>
          <w:bCs/>
          <w:rPrChange w:id="842" w:author="Gareth Harding" w:date="2025-07-09T16:33:00Z" w16du:dateUtc="2025-07-09T14:33:00Z">
            <w:rPr>
              <w:rFonts w:ascii="Verdana" w:hAnsi="Verdana"/>
              <w:b/>
              <w:bCs/>
              <w:lang w:val="es-ES"/>
            </w:rPr>
          </w:rPrChange>
        </w:rPr>
        <w:t>always</w:t>
      </w:r>
      <w:r w:rsidRPr="00F4159A">
        <w:rPr>
          <w:rFonts w:ascii="Verdana" w:hAnsi="Verdana"/>
          <w:rPrChange w:id="843" w:author="Gareth Harding" w:date="2025-07-09T16:33:00Z" w16du:dateUtc="2025-07-09T14:33:00Z">
            <w:rPr>
              <w:rFonts w:ascii="Verdana" w:hAnsi="Verdana"/>
              <w:lang w:val="es-ES"/>
            </w:rPr>
          </w:rPrChange>
        </w:rPr>
        <w:t xml:space="preserve"> eats breakfast at 7:30 in the morning. He </w:t>
      </w:r>
      <w:r w:rsidRPr="00F4159A">
        <w:rPr>
          <w:rFonts w:ascii="Verdana" w:hAnsi="Verdana"/>
          <w:b/>
          <w:bCs/>
          <w:rPrChange w:id="844" w:author="Gareth Harding" w:date="2025-07-09T16:33:00Z" w16du:dateUtc="2025-07-09T14:33:00Z">
            <w:rPr>
              <w:rFonts w:ascii="Verdana" w:hAnsi="Verdana"/>
              <w:b/>
              <w:bCs/>
              <w:lang w:val="es-ES"/>
            </w:rPr>
          </w:rPrChange>
        </w:rPr>
        <w:t>usually</w:t>
      </w:r>
      <w:r w:rsidRPr="00F4159A">
        <w:rPr>
          <w:rFonts w:ascii="Verdana" w:hAnsi="Verdana"/>
          <w:rPrChange w:id="845" w:author="Gareth Harding" w:date="2025-07-09T16:33:00Z" w16du:dateUtc="2025-07-09T14:33:00Z">
            <w:rPr>
              <w:rFonts w:ascii="Verdana" w:hAnsi="Verdana"/>
              <w:lang w:val="es-ES"/>
            </w:rPr>
          </w:rPrChange>
        </w:rPr>
        <w:t xml:space="preserve"> has toast and orange juice, but today something was different.</w:t>
      </w:r>
    </w:p>
    <w:p w14:paraId="6204AEE9" w14:textId="77777777" w:rsidR="00A57E4F" w:rsidRPr="00F4159A" w:rsidRDefault="00A57E4F" w:rsidP="00A57E4F">
      <w:pPr>
        <w:rPr>
          <w:rFonts w:ascii="Verdana" w:hAnsi="Verdana"/>
          <w:rPrChange w:id="846" w:author="Gareth Harding" w:date="2025-07-09T16:33:00Z" w16du:dateUtc="2025-07-09T14:33:00Z">
            <w:rPr>
              <w:rFonts w:ascii="Verdana" w:hAnsi="Verdana"/>
              <w:lang w:val="es-ES"/>
            </w:rPr>
          </w:rPrChange>
        </w:rPr>
      </w:pPr>
    </w:p>
    <w:p w14:paraId="68B6FB02" w14:textId="525CCB8E" w:rsidR="00A57E4F" w:rsidRPr="00F4159A" w:rsidRDefault="00A57E4F" w:rsidP="00A57E4F">
      <w:pPr>
        <w:rPr>
          <w:rFonts w:ascii="Verdana" w:hAnsi="Verdana"/>
          <w:rPrChange w:id="847" w:author="Gareth Harding" w:date="2025-07-09T16:33:00Z" w16du:dateUtc="2025-07-09T14:33:00Z">
            <w:rPr>
              <w:rFonts w:ascii="Verdana" w:hAnsi="Verdana"/>
              <w:lang w:val="es-ES"/>
            </w:rPr>
          </w:rPrChange>
        </w:rPr>
      </w:pPr>
      <w:r w:rsidRPr="00F4159A">
        <w:rPr>
          <w:rFonts w:ascii="Verdana" w:hAnsi="Verdana"/>
          <w:rPrChange w:id="848" w:author="Gareth Harding" w:date="2025-07-09T16:33:00Z" w16du:dateUtc="2025-07-09T14:33:00Z">
            <w:rPr>
              <w:rFonts w:ascii="Verdana" w:hAnsi="Verdana"/>
              <w:lang w:val="es-ES"/>
            </w:rPr>
          </w:rPrChange>
        </w:rPr>
        <w:t>He looked at the table and asked, “Where’s my toast?”</w:t>
      </w:r>
    </w:p>
    <w:p w14:paraId="4EC857D0" w14:textId="77777777" w:rsidR="00A57E4F" w:rsidRPr="00F4159A" w:rsidRDefault="00A57E4F" w:rsidP="00A57E4F">
      <w:pPr>
        <w:rPr>
          <w:rFonts w:ascii="Verdana" w:hAnsi="Verdana"/>
          <w:rPrChange w:id="849" w:author="Gareth Harding" w:date="2025-07-09T16:33:00Z" w16du:dateUtc="2025-07-09T14:33:00Z">
            <w:rPr>
              <w:rFonts w:ascii="Verdana" w:hAnsi="Verdana"/>
              <w:lang w:val="es-ES"/>
            </w:rPr>
          </w:rPrChange>
        </w:rPr>
      </w:pPr>
    </w:p>
    <w:p w14:paraId="76DDA977" w14:textId="378456D3" w:rsidR="00A57E4F" w:rsidRPr="00F4159A" w:rsidRDefault="00A57E4F" w:rsidP="00A57E4F">
      <w:pPr>
        <w:rPr>
          <w:rFonts w:ascii="Verdana" w:hAnsi="Verdana"/>
          <w:rPrChange w:id="850" w:author="Gareth Harding" w:date="2025-07-09T16:33:00Z" w16du:dateUtc="2025-07-09T14:33:00Z">
            <w:rPr>
              <w:rFonts w:ascii="Verdana" w:hAnsi="Verdana"/>
              <w:lang w:val="es-ES"/>
            </w:rPr>
          </w:rPrChange>
        </w:rPr>
      </w:pPr>
      <w:r w:rsidRPr="00F4159A">
        <w:rPr>
          <w:rFonts w:ascii="Verdana" w:hAnsi="Verdana"/>
          <w:rPrChange w:id="851" w:author="Gareth Harding" w:date="2025-07-09T16:33:00Z" w16du:dateUtc="2025-07-09T14:33:00Z">
            <w:rPr>
              <w:rFonts w:ascii="Verdana" w:hAnsi="Verdana"/>
              <w:lang w:val="es-ES"/>
            </w:rPr>
          </w:rPrChange>
        </w:rPr>
        <w:t xml:space="preserve">His sister Emma said, “I </w:t>
      </w:r>
      <w:r w:rsidRPr="00F4159A">
        <w:rPr>
          <w:rFonts w:ascii="Verdana" w:hAnsi="Verdana"/>
          <w:b/>
          <w:bCs/>
          <w:rPrChange w:id="852" w:author="Gareth Harding" w:date="2025-07-09T16:33:00Z" w16du:dateUtc="2025-07-09T14:33:00Z">
            <w:rPr>
              <w:rFonts w:ascii="Verdana" w:hAnsi="Verdana"/>
              <w:b/>
              <w:bCs/>
              <w:lang w:val="es-ES"/>
            </w:rPr>
          </w:rPrChange>
        </w:rPr>
        <w:t>never</w:t>
      </w:r>
      <w:r w:rsidRPr="00F4159A">
        <w:rPr>
          <w:rFonts w:ascii="Verdana" w:hAnsi="Verdana"/>
          <w:rPrChange w:id="853" w:author="Gareth Harding" w:date="2025-07-09T16:33:00Z" w16du:dateUtc="2025-07-09T14:33:00Z">
            <w:rPr>
              <w:rFonts w:ascii="Verdana" w:hAnsi="Verdana"/>
              <w:lang w:val="es-ES"/>
            </w:rPr>
          </w:rPrChange>
        </w:rPr>
        <w:t xml:space="preserve"> </w:t>
      </w:r>
      <w:del w:id="854" w:author="Gareth Harding" w:date="2025-07-09T16:59:00Z" w16du:dateUtc="2025-07-09T14:59:00Z">
        <w:r w:rsidRPr="00F4159A" w:rsidDel="007C5C5B">
          <w:rPr>
            <w:rFonts w:ascii="Verdana" w:hAnsi="Verdana"/>
            <w:rPrChange w:id="855" w:author="Gareth Harding" w:date="2025-07-09T16:33:00Z" w16du:dateUtc="2025-07-09T14:33:00Z">
              <w:rPr>
                <w:rFonts w:ascii="Verdana" w:hAnsi="Verdana"/>
                <w:lang w:val="es-ES"/>
              </w:rPr>
            </w:rPrChange>
          </w:rPr>
          <w:delText xml:space="preserve">eat </w:delText>
        </w:r>
      </w:del>
      <w:ins w:id="856" w:author="Gareth Harding" w:date="2025-07-09T16:59:00Z" w16du:dateUtc="2025-07-09T14:59:00Z">
        <w:r w:rsidR="007C5C5B">
          <w:rPr>
            <w:rFonts w:ascii="Verdana" w:hAnsi="Verdana"/>
          </w:rPr>
          <w:t>ate</w:t>
        </w:r>
        <w:r w:rsidR="007C5C5B" w:rsidRPr="00F4159A">
          <w:rPr>
            <w:rFonts w:ascii="Verdana" w:hAnsi="Verdana"/>
            <w:rPrChange w:id="857" w:author="Gareth Harding" w:date="2025-07-09T16:33:00Z" w16du:dateUtc="2025-07-09T14:33:00Z">
              <w:rPr>
                <w:rFonts w:ascii="Verdana" w:hAnsi="Verdana"/>
                <w:lang w:val="es-ES"/>
              </w:rPr>
            </w:rPrChange>
          </w:rPr>
          <w:t xml:space="preserve"> </w:t>
        </w:r>
      </w:ins>
      <w:r w:rsidRPr="00F4159A">
        <w:rPr>
          <w:rFonts w:ascii="Verdana" w:hAnsi="Verdana"/>
          <w:rPrChange w:id="858" w:author="Gareth Harding" w:date="2025-07-09T16:33:00Z" w16du:dateUtc="2025-07-09T14:33:00Z">
            <w:rPr>
              <w:rFonts w:ascii="Verdana" w:hAnsi="Verdana"/>
              <w:lang w:val="es-ES"/>
            </w:rPr>
          </w:rPrChange>
        </w:rPr>
        <w:t>your toast!”</w:t>
      </w:r>
    </w:p>
    <w:p w14:paraId="30BB3171" w14:textId="77777777" w:rsidR="00A57E4F" w:rsidRPr="00F4159A" w:rsidRDefault="00A57E4F" w:rsidP="00A57E4F">
      <w:pPr>
        <w:rPr>
          <w:rFonts w:ascii="Verdana" w:hAnsi="Verdana"/>
          <w:rPrChange w:id="859" w:author="Gareth Harding" w:date="2025-07-09T16:33:00Z" w16du:dateUtc="2025-07-09T14:33:00Z">
            <w:rPr>
              <w:rFonts w:ascii="Verdana" w:hAnsi="Verdana"/>
              <w:lang w:val="es-ES"/>
            </w:rPr>
          </w:rPrChange>
        </w:rPr>
      </w:pPr>
    </w:p>
    <w:p w14:paraId="18649598" w14:textId="21197A8B" w:rsidR="00A57E4F" w:rsidRPr="00F4159A" w:rsidRDefault="00A57E4F" w:rsidP="00A57E4F">
      <w:pPr>
        <w:rPr>
          <w:rFonts w:ascii="Verdana" w:hAnsi="Verdana"/>
          <w:rPrChange w:id="860" w:author="Gareth Harding" w:date="2025-07-09T16:33:00Z" w16du:dateUtc="2025-07-09T14:33:00Z">
            <w:rPr>
              <w:rFonts w:ascii="Verdana" w:hAnsi="Verdana"/>
              <w:lang w:val="es-ES"/>
            </w:rPr>
          </w:rPrChange>
        </w:rPr>
      </w:pPr>
      <w:r w:rsidRPr="00F4159A">
        <w:rPr>
          <w:rFonts w:ascii="Verdana" w:hAnsi="Verdana"/>
          <w:rPrChange w:id="861" w:author="Gareth Harding" w:date="2025-07-09T16:33:00Z" w16du:dateUtc="2025-07-09T14:33:00Z">
            <w:rPr>
              <w:rFonts w:ascii="Verdana" w:hAnsi="Verdana"/>
              <w:lang w:val="es-ES"/>
            </w:rPr>
          </w:rPrChange>
        </w:rPr>
        <w:t xml:space="preserve">Mum laughed, “I </w:t>
      </w:r>
      <w:r w:rsidRPr="00F4159A">
        <w:rPr>
          <w:rFonts w:ascii="Verdana" w:hAnsi="Verdana"/>
          <w:b/>
          <w:bCs/>
          <w:rPrChange w:id="862" w:author="Gareth Harding" w:date="2025-07-09T16:33:00Z" w16du:dateUtc="2025-07-09T14:33:00Z">
            <w:rPr>
              <w:rFonts w:ascii="Verdana" w:hAnsi="Verdana"/>
              <w:b/>
              <w:bCs/>
              <w:lang w:val="es-ES"/>
            </w:rPr>
          </w:rPrChange>
        </w:rPr>
        <w:t>rarely</w:t>
      </w:r>
      <w:r w:rsidRPr="00F4159A">
        <w:rPr>
          <w:rFonts w:ascii="Verdana" w:hAnsi="Verdana"/>
          <w:rPrChange w:id="863" w:author="Gareth Harding" w:date="2025-07-09T16:33:00Z" w16du:dateUtc="2025-07-09T14:33:00Z">
            <w:rPr>
              <w:rFonts w:ascii="Verdana" w:hAnsi="Verdana"/>
              <w:lang w:val="es-ES"/>
            </w:rPr>
          </w:rPrChange>
        </w:rPr>
        <w:t xml:space="preserve"> </w:t>
      </w:r>
      <w:del w:id="864" w:author="Gareth Harding" w:date="2025-07-09T16:59:00Z" w16du:dateUtc="2025-07-09T14:59:00Z">
        <w:r w:rsidRPr="00F4159A" w:rsidDel="007C5C5B">
          <w:rPr>
            <w:rFonts w:ascii="Verdana" w:hAnsi="Verdana"/>
            <w:rPrChange w:id="865" w:author="Gareth Harding" w:date="2025-07-09T16:33:00Z" w16du:dateUtc="2025-07-09T14:33:00Z">
              <w:rPr>
                <w:rFonts w:ascii="Verdana" w:hAnsi="Verdana"/>
                <w:lang w:val="es-ES"/>
              </w:rPr>
            </w:rPrChange>
          </w:rPr>
          <w:delText xml:space="preserve">see </w:delText>
        </w:r>
      </w:del>
      <w:ins w:id="866" w:author="Gareth Harding" w:date="2025-07-09T16:59:00Z" w16du:dateUtc="2025-07-09T14:59:00Z">
        <w:r w:rsidR="007C5C5B">
          <w:rPr>
            <w:rFonts w:ascii="Verdana" w:hAnsi="Verdana"/>
          </w:rPr>
          <w:t>saw</w:t>
        </w:r>
        <w:r w:rsidR="007C5C5B" w:rsidRPr="00F4159A">
          <w:rPr>
            <w:rFonts w:ascii="Verdana" w:hAnsi="Verdana"/>
            <w:rPrChange w:id="867" w:author="Gareth Harding" w:date="2025-07-09T16:33:00Z" w16du:dateUtc="2025-07-09T14:33:00Z">
              <w:rPr>
                <w:rFonts w:ascii="Verdana" w:hAnsi="Verdana"/>
                <w:lang w:val="es-ES"/>
              </w:rPr>
            </w:rPrChange>
          </w:rPr>
          <w:t xml:space="preserve"> </w:t>
        </w:r>
      </w:ins>
      <w:r w:rsidRPr="00F4159A">
        <w:rPr>
          <w:rFonts w:ascii="Verdana" w:hAnsi="Verdana"/>
          <w:rPrChange w:id="868" w:author="Gareth Harding" w:date="2025-07-09T16:33:00Z" w16du:dateUtc="2025-07-09T14:33:00Z">
            <w:rPr>
              <w:rFonts w:ascii="Verdana" w:hAnsi="Verdana"/>
              <w:lang w:val="es-ES"/>
            </w:rPr>
          </w:rPrChange>
        </w:rPr>
        <w:t>food disappear so fast!”</w:t>
      </w:r>
    </w:p>
    <w:p w14:paraId="65CB9E04" w14:textId="77777777" w:rsidR="00A57E4F" w:rsidRPr="00F4159A" w:rsidRDefault="00A57E4F" w:rsidP="00A57E4F">
      <w:pPr>
        <w:rPr>
          <w:rFonts w:ascii="Verdana" w:hAnsi="Verdana"/>
          <w:rPrChange w:id="869" w:author="Gareth Harding" w:date="2025-07-09T16:33:00Z" w16du:dateUtc="2025-07-09T14:33:00Z">
            <w:rPr>
              <w:rFonts w:ascii="Verdana" w:hAnsi="Verdana"/>
              <w:lang w:val="es-ES"/>
            </w:rPr>
          </w:rPrChange>
        </w:rPr>
      </w:pPr>
    </w:p>
    <w:p w14:paraId="4F79E954" w14:textId="77777777" w:rsidR="00A57E4F" w:rsidRPr="00F4159A" w:rsidRDefault="00A57E4F" w:rsidP="00A57E4F">
      <w:pPr>
        <w:rPr>
          <w:rFonts w:ascii="Verdana" w:hAnsi="Verdana"/>
          <w:rPrChange w:id="870" w:author="Gareth Harding" w:date="2025-07-09T16:33:00Z" w16du:dateUtc="2025-07-09T14:33:00Z">
            <w:rPr>
              <w:rFonts w:ascii="Verdana" w:hAnsi="Verdana"/>
              <w:lang w:val="es-ES"/>
            </w:rPr>
          </w:rPrChange>
        </w:rPr>
      </w:pPr>
      <w:r w:rsidRPr="00F4159A">
        <w:rPr>
          <w:rFonts w:ascii="Verdana" w:hAnsi="Verdana"/>
          <w:rPrChange w:id="871" w:author="Gareth Harding" w:date="2025-07-09T16:33:00Z" w16du:dateUtc="2025-07-09T14:33:00Z">
            <w:rPr>
              <w:rFonts w:ascii="Verdana" w:hAnsi="Verdana"/>
              <w:lang w:val="es-ES"/>
            </w:rPr>
          </w:rPrChange>
        </w:rPr>
        <w:t>Then they saw the dog, Bob. He had crumbs on his nose and looked very happy.</w:t>
      </w:r>
    </w:p>
    <w:p w14:paraId="12F9083F" w14:textId="77777777" w:rsidR="00A57E4F" w:rsidRPr="00F4159A" w:rsidRDefault="00A57E4F" w:rsidP="00A57E4F">
      <w:pPr>
        <w:rPr>
          <w:rFonts w:ascii="Verdana" w:hAnsi="Verdana"/>
          <w:rPrChange w:id="872" w:author="Gareth Harding" w:date="2025-07-09T16:33:00Z" w16du:dateUtc="2025-07-09T14:33:00Z">
            <w:rPr>
              <w:rFonts w:ascii="Verdana" w:hAnsi="Verdana"/>
              <w:lang w:val="es-ES"/>
            </w:rPr>
          </w:rPrChange>
        </w:rPr>
      </w:pPr>
    </w:p>
    <w:p w14:paraId="76BE0C5C" w14:textId="77777777" w:rsidR="00A57E4F" w:rsidRPr="00F4159A" w:rsidRDefault="00A57E4F" w:rsidP="00A57E4F">
      <w:pPr>
        <w:rPr>
          <w:rFonts w:ascii="Verdana" w:hAnsi="Verdana"/>
          <w:rPrChange w:id="873" w:author="Gareth Harding" w:date="2025-07-09T16:33:00Z" w16du:dateUtc="2025-07-09T14:33:00Z">
            <w:rPr>
              <w:rFonts w:ascii="Verdana" w:hAnsi="Verdana"/>
              <w:lang w:val="es-ES"/>
            </w:rPr>
          </w:rPrChange>
        </w:rPr>
      </w:pPr>
      <w:r w:rsidRPr="00F4159A">
        <w:rPr>
          <w:rFonts w:ascii="Verdana" w:hAnsi="Verdana"/>
          <w:rPrChange w:id="874" w:author="Gareth Harding" w:date="2025-07-09T16:33:00Z" w16du:dateUtc="2025-07-09T14:33:00Z">
            <w:rPr>
              <w:rFonts w:ascii="Verdana" w:hAnsi="Verdana"/>
              <w:lang w:val="es-ES"/>
            </w:rPr>
          </w:rPrChange>
        </w:rPr>
        <w:t xml:space="preserve">“Bob! You </w:t>
      </w:r>
      <w:r w:rsidRPr="00F4159A">
        <w:rPr>
          <w:rFonts w:ascii="Verdana" w:hAnsi="Verdana"/>
          <w:b/>
          <w:bCs/>
          <w:rPrChange w:id="875" w:author="Gareth Harding" w:date="2025-07-09T16:33:00Z" w16du:dateUtc="2025-07-09T14:33:00Z">
            <w:rPr>
              <w:rFonts w:ascii="Verdana" w:hAnsi="Verdana"/>
              <w:b/>
              <w:bCs/>
              <w:lang w:val="es-ES"/>
            </w:rPr>
          </w:rPrChange>
        </w:rPr>
        <w:t>often</w:t>
      </w:r>
      <w:r w:rsidRPr="00F4159A">
        <w:rPr>
          <w:rFonts w:ascii="Verdana" w:hAnsi="Verdana"/>
          <w:rPrChange w:id="876" w:author="Gareth Harding" w:date="2025-07-09T16:33:00Z" w16du:dateUtc="2025-07-09T14:33:00Z">
            <w:rPr>
              <w:rFonts w:ascii="Verdana" w:hAnsi="Verdana"/>
              <w:lang w:val="es-ES"/>
            </w:rPr>
          </w:rPrChange>
        </w:rPr>
        <w:t xml:space="preserve"> steal breakfast!” said Sam, laughing.</w:t>
      </w:r>
    </w:p>
    <w:p w14:paraId="73ED1D74" w14:textId="77777777" w:rsidR="00A57E4F" w:rsidRPr="00F4159A" w:rsidRDefault="00A57E4F" w:rsidP="00A57E4F">
      <w:pPr>
        <w:rPr>
          <w:rFonts w:ascii="Verdana" w:hAnsi="Verdana"/>
          <w:rPrChange w:id="877" w:author="Gareth Harding" w:date="2025-07-09T16:33:00Z" w16du:dateUtc="2025-07-09T14:33:00Z">
            <w:rPr>
              <w:rFonts w:ascii="Verdana" w:hAnsi="Verdana"/>
              <w:lang w:val="es-ES"/>
            </w:rPr>
          </w:rPrChange>
        </w:rPr>
      </w:pPr>
    </w:p>
    <w:p w14:paraId="6A8FEAE4" w14:textId="77777777" w:rsidR="00A57E4F" w:rsidRPr="00F4159A" w:rsidRDefault="00A57E4F" w:rsidP="00A57E4F">
      <w:pPr>
        <w:rPr>
          <w:rFonts w:ascii="Verdana" w:hAnsi="Verdana"/>
          <w:rPrChange w:id="878" w:author="Gareth Harding" w:date="2025-07-09T16:33:00Z" w16du:dateUtc="2025-07-09T14:33:00Z">
            <w:rPr>
              <w:rFonts w:ascii="Verdana" w:hAnsi="Verdana"/>
              <w:lang w:val="es-ES"/>
            </w:rPr>
          </w:rPrChange>
        </w:rPr>
      </w:pPr>
      <w:r w:rsidRPr="00F4159A">
        <w:rPr>
          <w:rFonts w:ascii="Verdana" w:hAnsi="Verdana"/>
          <w:rPrChange w:id="879" w:author="Gareth Harding" w:date="2025-07-09T16:33:00Z" w16du:dateUtc="2025-07-09T14:33:00Z">
            <w:rPr>
              <w:rFonts w:ascii="Verdana" w:hAnsi="Verdana"/>
              <w:lang w:val="es-ES"/>
            </w:rPr>
          </w:rPrChange>
        </w:rPr>
        <w:t>Dad brought more toast and said, “We must be quick in this house!”</w:t>
      </w:r>
    </w:p>
    <w:p w14:paraId="2E33217E" w14:textId="77777777" w:rsidR="00A57E4F" w:rsidRPr="00F4159A" w:rsidRDefault="00A57E4F" w:rsidP="00A57E4F">
      <w:pPr>
        <w:rPr>
          <w:rFonts w:ascii="Verdana" w:hAnsi="Verdana"/>
          <w:rPrChange w:id="880" w:author="Gareth Harding" w:date="2025-07-09T16:33:00Z" w16du:dateUtc="2025-07-09T14:33:00Z">
            <w:rPr>
              <w:rFonts w:ascii="Verdana" w:hAnsi="Verdana"/>
              <w:lang w:val="es-ES"/>
            </w:rPr>
          </w:rPrChange>
        </w:rPr>
      </w:pPr>
    </w:p>
    <w:p w14:paraId="5DD843FB" w14:textId="7A98B17E" w:rsidR="00A57E4F" w:rsidRPr="00F4159A" w:rsidRDefault="00A57E4F" w:rsidP="00A57E4F">
      <w:pPr>
        <w:rPr>
          <w:rFonts w:ascii="Verdana" w:hAnsi="Verdana"/>
          <w:rPrChange w:id="881" w:author="Gareth Harding" w:date="2025-07-09T16:33:00Z" w16du:dateUtc="2025-07-09T14:33:00Z">
            <w:rPr>
              <w:rFonts w:ascii="Verdana" w:hAnsi="Verdana"/>
              <w:lang w:val="es-ES"/>
            </w:rPr>
          </w:rPrChange>
        </w:rPr>
      </w:pPr>
      <w:r w:rsidRPr="00F4159A">
        <w:rPr>
          <w:rFonts w:ascii="Verdana" w:hAnsi="Verdana"/>
          <w:rPrChange w:id="882" w:author="Gareth Harding" w:date="2025-07-09T16:33:00Z" w16du:dateUtc="2025-07-09T14:33:00Z">
            <w:rPr>
              <w:rFonts w:ascii="Verdana" w:hAnsi="Verdana"/>
              <w:lang w:val="es-ES"/>
            </w:rPr>
          </w:rPrChange>
        </w:rPr>
        <w:t>Sam smiled, “Next time, I’ll eat even faster!”</w:t>
      </w:r>
    </w:p>
    <w:p w14:paraId="4C6EC012" w14:textId="77777777" w:rsidR="00A57E4F" w:rsidRPr="00F4159A" w:rsidRDefault="00A57E4F" w:rsidP="00A57E4F">
      <w:pPr>
        <w:rPr>
          <w:rFonts w:ascii="Verdana" w:hAnsi="Verdana"/>
          <w:rPrChange w:id="883" w:author="Gareth Harding" w:date="2025-07-09T16:33:00Z" w16du:dateUtc="2025-07-09T14:33:00Z">
            <w:rPr>
              <w:rFonts w:ascii="Verdana" w:hAnsi="Verdana"/>
              <w:lang w:val="es-ES"/>
            </w:rPr>
          </w:rPrChange>
        </w:rPr>
      </w:pPr>
    </w:p>
    <w:p w14:paraId="393AA57C" w14:textId="77777777" w:rsidR="00A57E4F" w:rsidRPr="00D30A7F" w:rsidRDefault="00A57E4F" w:rsidP="00A57E4F">
      <w:pPr>
        <w:adjustRightInd w:val="0"/>
        <w:snapToGrid w:val="0"/>
        <w:rPr>
          <w:rFonts w:ascii="Verdana" w:hAnsi="Verdana"/>
          <w:b/>
          <w:bCs/>
          <w:color w:val="00B050"/>
        </w:rPr>
      </w:pPr>
      <w:r w:rsidRPr="00D30A7F">
        <w:rPr>
          <w:rFonts w:ascii="Verdana" w:hAnsi="Verdana"/>
          <w:b/>
          <w:bCs/>
          <w:color w:val="00B050"/>
        </w:rPr>
        <w:t>Comprehension Questions</w:t>
      </w:r>
    </w:p>
    <w:p w14:paraId="49FEEE78" w14:textId="77777777" w:rsidR="00A57E4F" w:rsidRPr="00D30A7F" w:rsidRDefault="00A57E4F" w:rsidP="00A57E4F">
      <w:pPr>
        <w:rPr>
          <w:rFonts w:ascii="Verdana" w:hAnsi="Verdana"/>
          <w:lang w:val="es-ES"/>
        </w:rPr>
      </w:pPr>
    </w:p>
    <w:p w14:paraId="5F2D80B4" w14:textId="5479ED1B" w:rsidR="00A57E4F" w:rsidRPr="00F4159A" w:rsidRDefault="00A57E4F" w:rsidP="00A57E4F">
      <w:pPr>
        <w:pStyle w:val="Prrafodelista"/>
        <w:numPr>
          <w:ilvl w:val="0"/>
          <w:numId w:val="13"/>
        </w:numPr>
        <w:rPr>
          <w:rFonts w:ascii="Verdana" w:hAnsi="Verdana"/>
          <w:b/>
          <w:bCs/>
          <w:rPrChange w:id="884" w:author="Gareth Harding" w:date="2025-07-09T16:33:00Z" w16du:dateUtc="2025-07-09T14:33:00Z">
            <w:rPr>
              <w:rFonts w:ascii="Verdana" w:hAnsi="Verdana"/>
              <w:b/>
              <w:bCs/>
              <w:lang w:val="es-ES"/>
            </w:rPr>
          </w:rPrChange>
        </w:rPr>
      </w:pPr>
      <w:r w:rsidRPr="00F4159A">
        <w:rPr>
          <w:rFonts w:ascii="Verdana" w:hAnsi="Verdana"/>
          <w:b/>
          <w:bCs/>
          <w:rPrChange w:id="885" w:author="Gareth Harding" w:date="2025-07-09T16:33:00Z" w16du:dateUtc="2025-07-09T14:33:00Z">
            <w:rPr>
              <w:rFonts w:ascii="Verdana" w:hAnsi="Verdana"/>
              <w:b/>
              <w:bCs/>
              <w:lang w:val="es-ES"/>
            </w:rPr>
          </w:rPrChange>
        </w:rPr>
        <w:t>What time does Sam always eat breakfast?</w:t>
      </w:r>
    </w:p>
    <w:p w14:paraId="6FAF62AA" w14:textId="67CF6AB1" w:rsidR="00A57E4F" w:rsidRPr="00D30A7F" w:rsidRDefault="00A57E4F" w:rsidP="00A57E4F">
      <w:pPr>
        <w:rPr>
          <w:rFonts w:ascii="Verdana" w:hAnsi="Verdana"/>
          <w:lang w:val="es-ES"/>
        </w:rPr>
      </w:pPr>
      <w:r w:rsidRPr="00D30A7F">
        <w:rPr>
          <w:rFonts w:ascii="Verdana" w:hAnsi="Verdana"/>
          <w:lang w:val="es-ES"/>
        </w:rPr>
        <w:t>At 6:30</w:t>
      </w:r>
    </w:p>
    <w:p w14:paraId="3668F577" w14:textId="729C2A6D" w:rsidR="00A57E4F" w:rsidRPr="00D30A7F" w:rsidRDefault="00A57E4F" w:rsidP="00A57E4F">
      <w:pPr>
        <w:rPr>
          <w:rFonts w:ascii="Verdana" w:hAnsi="Verdana"/>
          <w:lang w:val="es-ES"/>
        </w:rPr>
      </w:pPr>
      <w:r w:rsidRPr="00D30A7F">
        <w:rPr>
          <w:rFonts w:ascii="Verdana" w:hAnsi="Verdana"/>
          <w:highlight w:val="yellow"/>
          <w:lang w:val="es-ES"/>
        </w:rPr>
        <w:t>At 7:30</w:t>
      </w:r>
    </w:p>
    <w:p w14:paraId="739DAAAC" w14:textId="0D8AD144" w:rsidR="00A57E4F" w:rsidRDefault="00A57E4F" w:rsidP="00A57E4F">
      <w:pPr>
        <w:rPr>
          <w:ins w:id="886" w:author="Gareth Harding" w:date="2025-07-10T10:32:00Z" w16du:dateUtc="2025-07-10T08:32:00Z"/>
          <w:rFonts w:ascii="Verdana" w:hAnsi="Verdana"/>
          <w:lang w:val="es-ES"/>
        </w:rPr>
      </w:pPr>
      <w:r w:rsidRPr="00D30A7F">
        <w:rPr>
          <w:rFonts w:ascii="Verdana" w:hAnsi="Verdana"/>
          <w:lang w:val="es-ES"/>
        </w:rPr>
        <w:t>At 8:30</w:t>
      </w:r>
    </w:p>
    <w:p w14:paraId="4E04E800" w14:textId="77777777" w:rsidR="004B2BFA" w:rsidRPr="00D30A7F" w:rsidRDefault="004B2BFA" w:rsidP="00A57E4F">
      <w:pPr>
        <w:rPr>
          <w:rFonts w:ascii="Verdana" w:hAnsi="Verdana"/>
          <w:lang w:val="es-ES"/>
        </w:rPr>
      </w:pPr>
    </w:p>
    <w:p w14:paraId="02A97D87" w14:textId="2ADD7F8D" w:rsidR="00A57E4F" w:rsidRPr="00F4159A" w:rsidRDefault="00A57E4F" w:rsidP="00A57E4F">
      <w:pPr>
        <w:pStyle w:val="Prrafodelista"/>
        <w:numPr>
          <w:ilvl w:val="0"/>
          <w:numId w:val="13"/>
        </w:numPr>
        <w:rPr>
          <w:rFonts w:ascii="Verdana" w:hAnsi="Verdana"/>
          <w:b/>
          <w:bCs/>
          <w:rPrChange w:id="887" w:author="Gareth Harding" w:date="2025-07-09T16:33:00Z" w16du:dateUtc="2025-07-09T14:33:00Z">
            <w:rPr>
              <w:rFonts w:ascii="Verdana" w:hAnsi="Verdana"/>
              <w:b/>
              <w:bCs/>
              <w:lang w:val="es-ES"/>
            </w:rPr>
          </w:rPrChange>
        </w:rPr>
      </w:pPr>
      <w:r w:rsidRPr="00F4159A">
        <w:rPr>
          <w:rFonts w:ascii="Verdana" w:hAnsi="Verdana"/>
          <w:b/>
          <w:bCs/>
          <w:rPrChange w:id="888" w:author="Gareth Harding" w:date="2025-07-09T16:33:00Z" w16du:dateUtc="2025-07-09T14:33:00Z">
            <w:rPr>
              <w:rFonts w:ascii="Verdana" w:hAnsi="Verdana"/>
              <w:b/>
              <w:bCs/>
              <w:lang w:val="es-ES"/>
            </w:rPr>
          </w:rPrChange>
        </w:rPr>
        <w:t>What does Sam usually have for breakfast?</w:t>
      </w:r>
    </w:p>
    <w:p w14:paraId="3B414CE1" w14:textId="77777777" w:rsidR="00A57E4F" w:rsidRPr="00F4159A" w:rsidRDefault="00A57E4F" w:rsidP="00A57E4F">
      <w:pPr>
        <w:rPr>
          <w:rFonts w:ascii="Verdana" w:hAnsi="Verdana"/>
          <w:rPrChange w:id="889" w:author="Gareth Harding" w:date="2025-07-09T16:33:00Z" w16du:dateUtc="2025-07-09T14:33:00Z">
            <w:rPr>
              <w:rFonts w:ascii="Verdana" w:hAnsi="Verdana"/>
              <w:lang w:val="es-ES"/>
            </w:rPr>
          </w:rPrChange>
        </w:rPr>
      </w:pPr>
      <w:r w:rsidRPr="00F4159A">
        <w:rPr>
          <w:rFonts w:ascii="Verdana" w:hAnsi="Verdana"/>
          <w:rPrChange w:id="890" w:author="Gareth Harding" w:date="2025-07-09T16:33:00Z" w16du:dateUtc="2025-07-09T14:33:00Z">
            <w:rPr>
              <w:rFonts w:ascii="Verdana" w:hAnsi="Verdana"/>
              <w:lang w:val="es-ES"/>
            </w:rPr>
          </w:rPrChange>
        </w:rPr>
        <w:t>Cereal and milk</w:t>
      </w:r>
    </w:p>
    <w:p w14:paraId="532F2D5B" w14:textId="77777777" w:rsidR="00A57E4F" w:rsidRPr="00F4159A" w:rsidRDefault="00A57E4F" w:rsidP="00A57E4F">
      <w:pPr>
        <w:rPr>
          <w:rFonts w:ascii="Verdana" w:hAnsi="Verdana"/>
          <w:rPrChange w:id="891" w:author="Gareth Harding" w:date="2025-07-09T16:33:00Z" w16du:dateUtc="2025-07-09T14:33:00Z">
            <w:rPr>
              <w:rFonts w:ascii="Verdana" w:hAnsi="Verdana"/>
              <w:lang w:val="es-ES"/>
            </w:rPr>
          </w:rPrChange>
        </w:rPr>
      </w:pPr>
      <w:r w:rsidRPr="00F4159A">
        <w:rPr>
          <w:rFonts w:ascii="Verdana" w:hAnsi="Verdana"/>
          <w:highlight w:val="yellow"/>
          <w:rPrChange w:id="892" w:author="Gareth Harding" w:date="2025-07-09T16:33:00Z" w16du:dateUtc="2025-07-09T14:33:00Z">
            <w:rPr>
              <w:rFonts w:ascii="Verdana" w:hAnsi="Verdana"/>
              <w:highlight w:val="yellow"/>
              <w:lang w:val="es-ES"/>
            </w:rPr>
          </w:rPrChange>
        </w:rPr>
        <w:t>Toast and orange juice</w:t>
      </w:r>
    </w:p>
    <w:p w14:paraId="53EBCFD4" w14:textId="77777777" w:rsidR="00A57E4F" w:rsidRDefault="00A57E4F" w:rsidP="00A57E4F">
      <w:pPr>
        <w:rPr>
          <w:ins w:id="893" w:author="Gareth Harding" w:date="2025-07-10T10:32:00Z" w16du:dateUtc="2025-07-10T08:32:00Z"/>
          <w:rFonts w:ascii="Verdana" w:hAnsi="Verdana"/>
          <w:lang w:val="es-ES"/>
        </w:rPr>
      </w:pPr>
      <w:r w:rsidRPr="00D30A7F">
        <w:rPr>
          <w:rFonts w:ascii="Verdana" w:hAnsi="Verdana"/>
          <w:lang w:val="es-ES"/>
        </w:rPr>
        <w:t xml:space="preserve">Cake and </w:t>
      </w:r>
      <w:proofErr w:type="spellStart"/>
      <w:r w:rsidRPr="00D30A7F">
        <w:rPr>
          <w:rFonts w:ascii="Verdana" w:hAnsi="Verdana"/>
          <w:lang w:val="es-ES"/>
        </w:rPr>
        <w:t>lemonade</w:t>
      </w:r>
      <w:proofErr w:type="spellEnd"/>
    </w:p>
    <w:p w14:paraId="4DBE401C" w14:textId="77777777" w:rsidR="004B2BFA" w:rsidRPr="00D30A7F" w:rsidRDefault="004B2BFA" w:rsidP="00A57E4F">
      <w:pPr>
        <w:rPr>
          <w:rFonts w:ascii="Verdana" w:hAnsi="Verdana"/>
          <w:lang w:val="es-ES"/>
        </w:rPr>
      </w:pPr>
    </w:p>
    <w:p w14:paraId="1890D4B4" w14:textId="5A2E076E" w:rsidR="00A57E4F" w:rsidRPr="00F4159A" w:rsidRDefault="00A57E4F" w:rsidP="00A57E4F">
      <w:pPr>
        <w:pStyle w:val="Prrafodelista"/>
        <w:numPr>
          <w:ilvl w:val="0"/>
          <w:numId w:val="13"/>
        </w:numPr>
        <w:rPr>
          <w:rFonts w:ascii="Verdana" w:hAnsi="Verdana"/>
          <w:b/>
          <w:bCs/>
          <w:rPrChange w:id="894" w:author="Gareth Harding" w:date="2025-07-09T16:33:00Z" w16du:dateUtc="2025-07-09T14:33:00Z">
            <w:rPr>
              <w:rFonts w:ascii="Verdana" w:hAnsi="Verdana"/>
              <w:b/>
              <w:bCs/>
              <w:lang w:val="es-ES"/>
            </w:rPr>
          </w:rPrChange>
        </w:rPr>
      </w:pPr>
      <w:r w:rsidRPr="00F4159A">
        <w:rPr>
          <w:rFonts w:ascii="Verdana" w:hAnsi="Verdana"/>
          <w:b/>
          <w:bCs/>
          <w:rPrChange w:id="895" w:author="Gareth Harding" w:date="2025-07-09T16:33:00Z" w16du:dateUtc="2025-07-09T14:33:00Z">
            <w:rPr>
              <w:rFonts w:ascii="Verdana" w:hAnsi="Verdana"/>
              <w:b/>
              <w:bCs/>
              <w:lang w:val="es-ES"/>
            </w:rPr>
          </w:rPrChange>
        </w:rPr>
        <w:t>What was different this morning?</w:t>
      </w:r>
    </w:p>
    <w:p w14:paraId="073CCB52" w14:textId="77777777" w:rsidR="00A57E4F" w:rsidRPr="00F4159A" w:rsidRDefault="00A57E4F" w:rsidP="00A57E4F">
      <w:pPr>
        <w:rPr>
          <w:rFonts w:ascii="Verdana" w:hAnsi="Verdana"/>
          <w:rPrChange w:id="896" w:author="Gareth Harding" w:date="2025-07-09T16:33:00Z" w16du:dateUtc="2025-07-09T14:33:00Z">
            <w:rPr>
              <w:rFonts w:ascii="Verdana" w:hAnsi="Verdana"/>
              <w:lang w:val="es-ES"/>
            </w:rPr>
          </w:rPrChange>
        </w:rPr>
      </w:pPr>
      <w:r w:rsidRPr="00F4159A">
        <w:rPr>
          <w:rFonts w:ascii="Verdana" w:hAnsi="Verdana"/>
          <w:rPrChange w:id="897" w:author="Gareth Harding" w:date="2025-07-09T16:33:00Z" w16du:dateUtc="2025-07-09T14:33:00Z">
            <w:rPr>
              <w:rFonts w:ascii="Verdana" w:hAnsi="Verdana"/>
              <w:lang w:val="es-ES"/>
            </w:rPr>
          </w:rPrChange>
        </w:rPr>
        <w:t>He was not hungry</w:t>
      </w:r>
    </w:p>
    <w:p w14:paraId="4250B8AB" w14:textId="77777777" w:rsidR="00A57E4F" w:rsidRPr="00F4159A" w:rsidRDefault="00A57E4F" w:rsidP="00A57E4F">
      <w:pPr>
        <w:rPr>
          <w:rFonts w:ascii="Verdana" w:hAnsi="Verdana"/>
          <w:rPrChange w:id="898" w:author="Gareth Harding" w:date="2025-07-09T16:33:00Z" w16du:dateUtc="2025-07-09T14:33:00Z">
            <w:rPr>
              <w:rFonts w:ascii="Verdana" w:hAnsi="Verdana"/>
              <w:lang w:val="es-ES"/>
            </w:rPr>
          </w:rPrChange>
        </w:rPr>
      </w:pPr>
      <w:r w:rsidRPr="00F4159A">
        <w:rPr>
          <w:rFonts w:ascii="Verdana" w:hAnsi="Verdana"/>
          <w:highlight w:val="yellow"/>
          <w:rPrChange w:id="899" w:author="Gareth Harding" w:date="2025-07-09T16:33:00Z" w16du:dateUtc="2025-07-09T14:33:00Z">
            <w:rPr>
              <w:rFonts w:ascii="Verdana" w:hAnsi="Verdana"/>
              <w:highlight w:val="yellow"/>
              <w:lang w:val="es-ES"/>
            </w:rPr>
          </w:rPrChange>
        </w:rPr>
        <w:t>His toast was missing</w:t>
      </w:r>
    </w:p>
    <w:p w14:paraId="2DC95496" w14:textId="77777777" w:rsidR="00A57E4F" w:rsidRDefault="00A57E4F" w:rsidP="00A57E4F">
      <w:pPr>
        <w:rPr>
          <w:ins w:id="900" w:author="Gareth Harding" w:date="2025-07-10T10:32:00Z" w16du:dateUtc="2025-07-10T08:32:00Z"/>
          <w:rFonts w:ascii="Verdana" w:hAnsi="Verdana"/>
          <w:lang w:val="es-ES"/>
        </w:rPr>
      </w:pPr>
      <w:r w:rsidRPr="00D30A7F">
        <w:rPr>
          <w:rFonts w:ascii="Verdana" w:hAnsi="Verdana"/>
          <w:lang w:val="es-ES"/>
        </w:rPr>
        <w:t xml:space="preserve">He </w:t>
      </w:r>
      <w:proofErr w:type="spellStart"/>
      <w:r w:rsidRPr="00D30A7F">
        <w:rPr>
          <w:rFonts w:ascii="Verdana" w:hAnsi="Verdana"/>
          <w:lang w:val="es-ES"/>
        </w:rPr>
        <w:t>had</w:t>
      </w:r>
      <w:proofErr w:type="spellEnd"/>
      <w:r w:rsidRPr="00D30A7F">
        <w:rPr>
          <w:rFonts w:ascii="Verdana" w:hAnsi="Verdana"/>
          <w:lang w:val="es-ES"/>
        </w:rPr>
        <w:t xml:space="preserve"> no </w:t>
      </w:r>
      <w:proofErr w:type="spellStart"/>
      <w:r w:rsidRPr="00D30A7F">
        <w:rPr>
          <w:rFonts w:ascii="Verdana" w:hAnsi="Verdana"/>
          <w:lang w:val="es-ES"/>
        </w:rPr>
        <w:t>orange</w:t>
      </w:r>
      <w:proofErr w:type="spellEnd"/>
      <w:r w:rsidRPr="00D30A7F">
        <w:rPr>
          <w:rFonts w:ascii="Verdana" w:hAnsi="Verdana"/>
          <w:lang w:val="es-ES"/>
        </w:rPr>
        <w:t xml:space="preserve"> </w:t>
      </w:r>
      <w:proofErr w:type="spellStart"/>
      <w:r w:rsidRPr="00D30A7F">
        <w:rPr>
          <w:rFonts w:ascii="Verdana" w:hAnsi="Verdana"/>
          <w:lang w:val="es-ES"/>
        </w:rPr>
        <w:t>juice</w:t>
      </w:r>
      <w:proofErr w:type="spellEnd"/>
    </w:p>
    <w:p w14:paraId="2E5D1789" w14:textId="77777777" w:rsidR="004B2BFA" w:rsidRPr="00D30A7F" w:rsidRDefault="004B2BFA" w:rsidP="00A57E4F">
      <w:pPr>
        <w:rPr>
          <w:rFonts w:ascii="Verdana" w:hAnsi="Verdana"/>
          <w:lang w:val="es-ES"/>
        </w:rPr>
      </w:pPr>
    </w:p>
    <w:p w14:paraId="1FBEB784" w14:textId="4312005E" w:rsidR="00A57E4F" w:rsidRPr="00F4159A" w:rsidRDefault="00A57E4F" w:rsidP="00A57E4F">
      <w:pPr>
        <w:pStyle w:val="Prrafodelista"/>
        <w:numPr>
          <w:ilvl w:val="0"/>
          <w:numId w:val="13"/>
        </w:numPr>
        <w:rPr>
          <w:rFonts w:ascii="Verdana" w:hAnsi="Verdana"/>
          <w:b/>
          <w:bCs/>
          <w:rPrChange w:id="901" w:author="Gareth Harding" w:date="2025-07-09T16:33:00Z" w16du:dateUtc="2025-07-09T14:33:00Z">
            <w:rPr>
              <w:rFonts w:ascii="Verdana" w:hAnsi="Verdana"/>
              <w:b/>
              <w:bCs/>
              <w:lang w:val="es-ES"/>
            </w:rPr>
          </w:rPrChange>
        </w:rPr>
      </w:pPr>
      <w:r w:rsidRPr="00F4159A">
        <w:rPr>
          <w:rFonts w:ascii="Verdana" w:hAnsi="Verdana"/>
          <w:b/>
          <w:bCs/>
          <w:rPrChange w:id="902" w:author="Gareth Harding" w:date="2025-07-09T16:33:00Z" w16du:dateUtc="2025-07-09T14:33:00Z">
            <w:rPr>
              <w:rFonts w:ascii="Verdana" w:hAnsi="Verdana"/>
              <w:b/>
              <w:bCs/>
              <w:lang w:val="es-ES"/>
            </w:rPr>
          </w:rPrChange>
        </w:rPr>
        <w:t>Who had crumbs on their nose?</w:t>
      </w:r>
    </w:p>
    <w:p w14:paraId="7292FF31" w14:textId="77777777" w:rsidR="00A57E4F" w:rsidRPr="00D30A7F" w:rsidRDefault="00A57E4F" w:rsidP="00A57E4F">
      <w:pPr>
        <w:rPr>
          <w:rFonts w:ascii="Verdana" w:hAnsi="Verdana"/>
          <w:lang w:val="es-ES"/>
        </w:rPr>
      </w:pPr>
      <w:r w:rsidRPr="00D30A7F">
        <w:rPr>
          <w:rFonts w:ascii="Verdana" w:hAnsi="Verdana"/>
          <w:lang w:val="es-ES"/>
        </w:rPr>
        <w:t>Emma</w:t>
      </w:r>
    </w:p>
    <w:p w14:paraId="0C54FC81" w14:textId="77777777" w:rsidR="00A57E4F" w:rsidRPr="00D30A7F" w:rsidRDefault="00A57E4F" w:rsidP="00A57E4F">
      <w:pPr>
        <w:rPr>
          <w:rFonts w:ascii="Verdana" w:hAnsi="Verdana"/>
          <w:lang w:val="es-ES"/>
        </w:rPr>
      </w:pPr>
      <w:proofErr w:type="spellStart"/>
      <w:r w:rsidRPr="00D30A7F">
        <w:rPr>
          <w:rFonts w:ascii="Verdana" w:hAnsi="Verdana"/>
          <w:lang w:val="es-ES"/>
        </w:rPr>
        <w:t>Mum</w:t>
      </w:r>
      <w:proofErr w:type="spellEnd"/>
    </w:p>
    <w:p w14:paraId="3367A486" w14:textId="77777777" w:rsidR="00A57E4F" w:rsidRDefault="00A57E4F" w:rsidP="00A57E4F">
      <w:pPr>
        <w:rPr>
          <w:ins w:id="903" w:author="Gareth Harding" w:date="2025-07-10T10:32:00Z" w16du:dateUtc="2025-07-10T08:32:00Z"/>
          <w:rFonts w:ascii="Verdana" w:hAnsi="Verdana"/>
          <w:lang w:val="es-ES"/>
        </w:rPr>
      </w:pPr>
      <w:r w:rsidRPr="00D30A7F">
        <w:rPr>
          <w:rFonts w:ascii="Verdana" w:hAnsi="Verdana"/>
          <w:highlight w:val="yellow"/>
          <w:lang w:val="es-ES"/>
        </w:rPr>
        <w:t xml:space="preserve">Bob </w:t>
      </w:r>
      <w:proofErr w:type="spellStart"/>
      <w:r w:rsidRPr="00D30A7F">
        <w:rPr>
          <w:rFonts w:ascii="Verdana" w:hAnsi="Verdana"/>
          <w:highlight w:val="yellow"/>
          <w:lang w:val="es-ES"/>
        </w:rPr>
        <w:t>the</w:t>
      </w:r>
      <w:proofErr w:type="spellEnd"/>
      <w:r w:rsidRPr="00D30A7F">
        <w:rPr>
          <w:rFonts w:ascii="Verdana" w:hAnsi="Verdana"/>
          <w:highlight w:val="yellow"/>
          <w:lang w:val="es-ES"/>
        </w:rPr>
        <w:t xml:space="preserve"> </w:t>
      </w:r>
      <w:proofErr w:type="spellStart"/>
      <w:r w:rsidRPr="00D30A7F">
        <w:rPr>
          <w:rFonts w:ascii="Verdana" w:hAnsi="Verdana"/>
          <w:highlight w:val="yellow"/>
          <w:lang w:val="es-ES"/>
        </w:rPr>
        <w:t>dog</w:t>
      </w:r>
      <w:proofErr w:type="spellEnd"/>
    </w:p>
    <w:p w14:paraId="7AD7A653" w14:textId="77777777" w:rsidR="004B2BFA" w:rsidRPr="00D30A7F" w:rsidRDefault="004B2BFA" w:rsidP="00A57E4F">
      <w:pPr>
        <w:rPr>
          <w:rFonts w:ascii="Verdana" w:hAnsi="Verdana"/>
          <w:lang w:val="es-ES"/>
        </w:rPr>
      </w:pPr>
    </w:p>
    <w:p w14:paraId="2A1F8358" w14:textId="5B505440" w:rsidR="00A57E4F" w:rsidRPr="00F4159A" w:rsidRDefault="00A57E4F" w:rsidP="00A57E4F">
      <w:pPr>
        <w:pStyle w:val="Prrafodelista"/>
        <w:numPr>
          <w:ilvl w:val="0"/>
          <w:numId w:val="13"/>
        </w:numPr>
        <w:rPr>
          <w:rFonts w:ascii="Verdana" w:hAnsi="Verdana"/>
          <w:b/>
          <w:bCs/>
          <w:rPrChange w:id="904" w:author="Gareth Harding" w:date="2025-07-09T16:33:00Z" w16du:dateUtc="2025-07-09T14:33:00Z">
            <w:rPr>
              <w:rFonts w:ascii="Verdana" w:hAnsi="Verdana"/>
              <w:b/>
              <w:bCs/>
              <w:lang w:val="es-ES"/>
            </w:rPr>
          </w:rPrChange>
        </w:rPr>
      </w:pPr>
      <w:r w:rsidRPr="00F4159A">
        <w:rPr>
          <w:rFonts w:ascii="Verdana" w:hAnsi="Verdana"/>
          <w:b/>
          <w:bCs/>
          <w:rPrChange w:id="905" w:author="Gareth Harding" w:date="2025-07-09T16:33:00Z" w16du:dateUtc="2025-07-09T14:33:00Z">
            <w:rPr>
              <w:rFonts w:ascii="Verdana" w:hAnsi="Verdana"/>
              <w:b/>
              <w:bCs/>
              <w:lang w:val="es-ES"/>
            </w:rPr>
          </w:rPrChange>
        </w:rPr>
        <w:t>Why did Bob look happy?</w:t>
      </w:r>
    </w:p>
    <w:p w14:paraId="15FE9892" w14:textId="77777777" w:rsidR="00A57E4F" w:rsidRPr="00F4159A" w:rsidRDefault="00A57E4F" w:rsidP="00A57E4F">
      <w:pPr>
        <w:rPr>
          <w:rFonts w:ascii="Verdana" w:hAnsi="Verdana"/>
          <w:rPrChange w:id="906" w:author="Gareth Harding" w:date="2025-07-09T16:33:00Z" w16du:dateUtc="2025-07-09T14:33:00Z">
            <w:rPr>
              <w:rFonts w:ascii="Verdana" w:hAnsi="Verdana"/>
              <w:lang w:val="es-ES"/>
            </w:rPr>
          </w:rPrChange>
        </w:rPr>
      </w:pPr>
      <w:r w:rsidRPr="00F4159A">
        <w:rPr>
          <w:rFonts w:ascii="Verdana" w:hAnsi="Verdana"/>
          <w:rPrChange w:id="907" w:author="Gareth Harding" w:date="2025-07-09T16:33:00Z" w16du:dateUtc="2025-07-09T14:33:00Z">
            <w:rPr>
              <w:rFonts w:ascii="Verdana" w:hAnsi="Verdana"/>
              <w:lang w:val="es-ES"/>
            </w:rPr>
          </w:rPrChange>
        </w:rPr>
        <w:t>He had a nap</w:t>
      </w:r>
    </w:p>
    <w:p w14:paraId="632FC518" w14:textId="77777777" w:rsidR="00A57E4F" w:rsidRPr="00F4159A" w:rsidRDefault="00A57E4F" w:rsidP="00A57E4F">
      <w:pPr>
        <w:rPr>
          <w:rFonts w:ascii="Verdana" w:hAnsi="Verdana"/>
          <w:rPrChange w:id="908" w:author="Gareth Harding" w:date="2025-07-09T16:33:00Z" w16du:dateUtc="2025-07-09T14:33:00Z">
            <w:rPr>
              <w:rFonts w:ascii="Verdana" w:hAnsi="Verdana"/>
              <w:lang w:val="es-ES"/>
            </w:rPr>
          </w:rPrChange>
        </w:rPr>
      </w:pPr>
      <w:r w:rsidRPr="00F4159A">
        <w:rPr>
          <w:rFonts w:ascii="Verdana" w:hAnsi="Verdana"/>
          <w:rPrChange w:id="909" w:author="Gareth Harding" w:date="2025-07-09T16:33:00Z" w16du:dateUtc="2025-07-09T14:33:00Z">
            <w:rPr>
              <w:rFonts w:ascii="Verdana" w:hAnsi="Verdana"/>
              <w:lang w:val="es-ES"/>
            </w:rPr>
          </w:rPrChange>
        </w:rPr>
        <w:t>He got a new toy</w:t>
      </w:r>
    </w:p>
    <w:p w14:paraId="3AA9226E" w14:textId="77777777" w:rsidR="00A57E4F" w:rsidRDefault="00A57E4F" w:rsidP="00A57E4F">
      <w:pPr>
        <w:rPr>
          <w:ins w:id="910" w:author="Gareth Harding" w:date="2025-07-10T10:32:00Z" w16du:dateUtc="2025-07-10T08:32:00Z"/>
          <w:rFonts w:ascii="Verdana" w:hAnsi="Verdana"/>
          <w:lang w:val="es-ES"/>
        </w:rPr>
      </w:pPr>
      <w:r w:rsidRPr="00D30A7F">
        <w:rPr>
          <w:rFonts w:ascii="Verdana" w:hAnsi="Verdana"/>
          <w:highlight w:val="yellow"/>
          <w:lang w:val="es-ES"/>
        </w:rPr>
        <w:t xml:space="preserve">He ate </w:t>
      </w:r>
      <w:proofErr w:type="spellStart"/>
      <w:r w:rsidRPr="00D30A7F">
        <w:rPr>
          <w:rFonts w:ascii="Verdana" w:hAnsi="Verdana"/>
          <w:highlight w:val="yellow"/>
          <w:lang w:val="es-ES"/>
        </w:rPr>
        <w:t>Sam’s</w:t>
      </w:r>
      <w:proofErr w:type="spellEnd"/>
      <w:r w:rsidRPr="00D30A7F">
        <w:rPr>
          <w:rFonts w:ascii="Verdana" w:hAnsi="Verdana"/>
          <w:highlight w:val="yellow"/>
          <w:lang w:val="es-ES"/>
        </w:rPr>
        <w:t xml:space="preserve"> </w:t>
      </w:r>
      <w:proofErr w:type="spellStart"/>
      <w:r w:rsidRPr="00D30A7F">
        <w:rPr>
          <w:rFonts w:ascii="Verdana" w:hAnsi="Verdana"/>
          <w:highlight w:val="yellow"/>
          <w:lang w:val="es-ES"/>
        </w:rPr>
        <w:t>toast</w:t>
      </w:r>
      <w:proofErr w:type="spellEnd"/>
    </w:p>
    <w:p w14:paraId="52F31B82" w14:textId="77777777" w:rsidR="004B2BFA" w:rsidRPr="00D30A7F" w:rsidRDefault="004B2BFA" w:rsidP="00A57E4F">
      <w:pPr>
        <w:rPr>
          <w:rFonts w:ascii="Verdana" w:hAnsi="Verdana"/>
          <w:lang w:val="es-ES"/>
        </w:rPr>
      </w:pPr>
    </w:p>
    <w:p w14:paraId="059AA158" w14:textId="0099E724" w:rsidR="00A57E4F" w:rsidRPr="00D30A7F" w:rsidRDefault="00A57E4F" w:rsidP="00A57E4F">
      <w:pPr>
        <w:pStyle w:val="Prrafodelista"/>
        <w:numPr>
          <w:ilvl w:val="0"/>
          <w:numId w:val="13"/>
        </w:numPr>
        <w:rPr>
          <w:rFonts w:ascii="Verdana" w:hAnsi="Verdana"/>
          <w:b/>
          <w:bCs/>
          <w:lang w:val="es-ES"/>
        </w:rPr>
      </w:pPr>
      <w:proofErr w:type="spellStart"/>
      <w:r w:rsidRPr="00D30A7F">
        <w:rPr>
          <w:rFonts w:ascii="Verdana" w:hAnsi="Verdana"/>
          <w:b/>
          <w:bCs/>
          <w:lang w:val="es-ES"/>
        </w:rPr>
        <w:t>What</w:t>
      </w:r>
      <w:proofErr w:type="spellEnd"/>
      <w:r w:rsidRPr="00D30A7F">
        <w:rPr>
          <w:rFonts w:ascii="Verdana" w:hAnsi="Verdana"/>
          <w:b/>
          <w:bCs/>
          <w:lang w:val="es-ES"/>
        </w:rPr>
        <w:t xml:space="preserve"> </w:t>
      </w:r>
      <w:proofErr w:type="spellStart"/>
      <w:r w:rsidRPr="00D30A7F">
        <w:rPr>
          <w:rFonts w:ascii="Verdana" w:hAnsi="Verdana"/>
          <w:b/>
          <w:bCs/>
          <w:lang w:val="es-ES"/>
        </w:rPr>
        <w:t>did</w:t>
      </w:r>
      <w:proofErr w:type="spellEnd"/>
      <w:r w:rsidRPr="00D30A7F">
        <w:rPr>
          <w:rFonts w:ascii="Verdana" w:hAnsi="Verdana"/>
          <w:b/>
          <w:bCs/>
          <w:lang w:val="es-ES"/>
        </w:rPr>
        <w:t xml:space="preserve"> Dad do?</w:t>
      </w:r>
    </w:p>
    <w:p w14:paraId="182C561B" w14:textId="77777777" w:rsidR="00A57E4F" w:rsidRPr="00D30A7F" w:rsidRDefault="00A57E4F" w:rsidP="00A57E4F">
      <w:pPr>
        <w:rPr>
          <w:rFonts w:ascii="Verdana" w:hAnsi="Verdana"/>
          <w:lang w:val="es-ES"/>
        </w:rPr>
      </w:pPr>
      <w:r w:rsidRPr="00D30A7F">
        <w:rPr>
          <w:rFonts w:ascii="Verdana" w:hAnsi="Verdana"/>
          <w:lang w:val="es-ES"/>
        </w:rPr>
        <w:t xml:space="preserve">He </w:t>
      </w:r>
      <w:proofErr w:type="spellStart"/>
      <w:r w:rsidRPr="00D30A7F">
        <w:rPr>
          <w:rFonts w:ascii="Verdana" w:hAnsi="Verdana"/>
          <w:lang w:val="es-ES"/>
        </w:rPr>
        <w:t>made</w:t>
      </w:r>
      <w:proofErr w:type="spellEnd"/>
      <w:r w:rsidRPr="00D30A7F">
        <w:rPr>
          <w:rFonts w:ascii="Verdana" w:hAnsi="Verdana"/>
          <w:lang w:val="es-ES"/>
        </w:rPr>
        <w:t xml:space="preserve"> tea</w:t>
      </w:r>
    </w:p>
    <w:p w14:paraId="77F018EE" w14:textId="77777777" w:rsidR="00A57E4F" w:rsidRPr="00D30A7F" w:rsidRDefault="00A57E4F" w:rsidP="00A57E4F">
      <w:pPr>
        <w:rPr>
          <w:rFonts w:ascii="Verdana" w:hAnsi="Verdana"/>
          <w:lang w:val="es-ES"/>
        </w:rPr>
      </w:pPr>
      <w:r w:rsidRPr="00D30A7F">
        <w:rPr>
          <w:rFonts w:ascii="Verdana" w:hAnsi="Verdana"/>
          <w:lang w:val="es-ES"/>
        </w:rPr>
        <w:t xml:space="preserve">He </w:t>
      </w:r>
      <w:proofErr w:type="spellStart"/>
      <w:r w:rsidRPr="00D30A7F">
        <w:rPr>
          <w:rFonts w:ascii="Verdana" w:hAnsi="Verdana"/>
          <w:lang w:val="es-ES"/>
        </w:rPr>
        <w:t>went</w:t>
      </w:r>
      <w:proofErr w:type="spellEnd"/>
      <w:r w:rsidRPr="00D30A7F">
        <w:rPr>
          <w:rFonts w:ascii="Verdana" w:hAnsi="Verdana"/>
          <w:lang w:val="es-ES"/>
        </w:rPr>
        <w:t xml:space="preserve"> </w:t>
      </w:r>
      <w:proofErr w:type="spellStart"/>
      <w:r w:rsidRPr="00D30A7F">
        <w:rPr>
          <w:rFonts w:ascii="Verdana" w:hAnsi="Verdana"/>
          <w:lang w:val="es-ES"/>
        </w:rPr>
        <w:t>to</w:t>
      </w:r>
      <w:proofErr w:type="spellEnd"/>
      <w:r w:rsidRPr="00D30A7F">
        <w:rPr>
          <w:rFonts w:ascii="Verdana" w:hAnsi="Verdana"/>
          <w:lang w:val="es-ES"/>
        </w:rPr>
        <w:t xml:space="preserve"> </w:t>
      </w:r>
      <w:proofErr w:type="spellStart"/>
      <w:r w:rsidRPr="00D30A7F">
        <w:rPr>
          <w:rFonts w:ascii="Verdana" w:hAnsi="Verdana"/>
          <w:lang w:val="es-ES"/>
        </w:rPr>
        <w:t>work</w:t>
      </w:r>
      <w:proofErr w:type="spellEnd"/>
    </w:p>
    <w:p w14:paraId="50F95B78" w14:textId="77777777" w:rsidR="00A57E4F" w:rsidRPr="00D30A7F" w:rsidRDefault="00A57E4F" w:rsidP="00A57E4F">
      <w:pPr>
        <w:rPr>
          <w:rFonts w:ascii="Verdana" w:hAnsi="Verdana"/>
          <w:lang w:val="es-ES"/>
        </w:rPr>
      </w:pPr>
      <w:r w:rsidRPr="00D30A7F">
        <w:rPr>
          <w:rFonts w:ascii="Verdana" w:hAnsi="Verdana"/>
          <w:highlight w:val="yellow"/>
          <w:lang w:val="es-ES"/>
        </w:rPr>
        <w:t xml:space="preserve">He </w:t>
      </w:r>
      <w:proofErr w:type="spellStart"/>
      <w:r w:rsidRPr="00D30A7F">
        <w:rPr>
          <w:rFonts w:ascii="Verdana" w:hAnsi="Verdana"/>
          <w:highlight w:val="yellow"/>
          <w:lang w:val="es-ES"/>
        </w:rPr>
        <w:t>brought</w:t>
      </w:r>
      <w:proofErr w:type="spellEnd"/>
      <w:r w:rsidRPr="00D30A7F">
        <w:rPr>
          <w:rFonts w:ascii="Verdana" w:hAnsi="Verdana"/>
          <w:highlight w:val="yellow"/>
          <w:lang w:val="es-ES"/>
        </w:rPr>
        <w:t xml:space="preserve"> more </w:t>
      </w:r>
      <w:proofErr w:type="spellStart"/>
      <w:r w:rsidRPr="00D30A7F">
        <w:rPr>
          <w:rFonts w:ascii="Verdana" w:hAnsi="Verdana"/>
          <w:highlight w:val="yellow"/>
          <w:lang w:val="es-ES"/>
        </w:rPr>
        <w:t>toast</w:t>
      </w:r>
      <w:proofErr w:type="spellEnd"/>
    </w:p>
    <w:p w14:paraId="67D7C8BD" w14:textId="77777777" w:rsidR="00A57E4F" w:rsidRPr="00D30A7F" w:rsidRDefault="00A57E4F" w:rsidP="00A57E4F">
      <w:pPr>
        <w:rPr>
          <w:rFonts w:ascii="Verdana" w:hAnsi="Verdana"/>
          <w:lang w:val="es-ES"/>
        </w:rPr>
      </w:pPr>
    </w:p>
    <w:p w14:paraId="4C7DAE6A" w14:textId="77777777" w:rsidR="00A57E4F" w:rsidRDefault="00A57E4F" w:rsidP="00A57E4F">
      <w:pPr>
        <w:rPr>
          <w:rFonts w:ascii="Verdana" w:hAnsi="Verdana"/>
          <w:lang w:val="es-ES"/>
        </w:rPr>
      </w:pPr>
    </w:p>
    <w:p w14:paraId="535C7881" w14:textId="77777777" w:rsidR="009F3A42" w:rsidRDefault="009F3A42" w:rsidP="00A57E4F">
      <w:pPr>
        <w:rPr>
          <w:rFonts w:ascii="Verdana" w:hAnsi="Verdana"/>
          <w:lang w:val="es-ES"/>
        </w:rPr>
      </w:pPr>
    </w:p>
    <w:p w14:paraId="7D183679" w14:textId="77777777" w:rsidR="009F3A42" w:rsidRDefault="009F3A42" w:rsidP="00A57E4F">
      <w:pPr>
        <w:rPr>
          <w:rFonts w:ascii="Verdana" w:hAnsi="Verdana"/>
          <w:lang w:val="es-ES"/>
        </w:rPr>
      </w:pPr>
    </w:p>
    <w:p w14:paraId="7563013E" w14:textId="77777777" w:rsidR="009F3A42" w:rsidRPr="00D30A7F" w:rsidRDefault="009F3A42" w:rsidP="00A57E4F">
      <w:pPr>
        <w:rPr>
          <w:rFonts w:ascii="Verdana" w:hAnsi="Verdana"/>
          <w:lang w:val="es-ES"/>
        </w:rPr>
      </w:pPr>
    </w:p>
    <w:p w14:paraId="01A11D49" w14:textId="77777777" w:rsidR="00A57E4F" w:rsidRPr="00D30A7F" w:rsidRDefault="00A57E4F" w:rsidP="00A57E4F">
      <w:pPr>
        <w:pStyle w:val="Prrafodelista"/>
        <w:numPr>
          <w:ilvl w:val="0"/>
          <w:numId w:val="1"/>
        </w:numPr>
        <w:adjustRightInd w:val="0"/>
        <w:snapToGrid w:val="0"/>
        <w:contextualSpacing w:val="0"/>
        <w:rPr>
          <w:rFonts w:ascii="Verdana" w:eastAsia="Times New Roman" w:hAnsi="Verdana" w:cs="Times New Roman"/>
          <w:b/>
          <w:bCs/>
          <w:color w:val="215E99" w:themeColor="text2" w:themeTint="BF"/>
          <w:kern w:val="0"/>
          <w:lang w:eastAsia="es-ES_tradnl"/>
          <w14:ligatures w14:val="none"/>
        </w:rPr>
      </w:pPr>
      <w:r w:rsidRPr="00D30A7F">
        <w:rPr>
          <w:rFonts w:ascii="Verdana" w:eastAsia="Times New Roman" w:hAnsi="Verdana" w:cs="Times New Roman"/>
          <w:b/>
          <w:bCs/>
          <w:color w:val="215E99" w:themeColor="text2" w:themeTint="BF"/>
          <w:kern w:val="0"/>
          <w:lang w:eastAsia="es-ES_tradnl"/>
          <w14:ligatures w14:val="none"/>
        </w:rPr>
        <w:t>The Big Race</w:t>
      </w:r>
    </w:p>
    <w:p w14:paraId="1CED3B02" w14:textId="77777777" w:rsidR="00A57E4F" w:rsidRPr="00D30A7F" w:rsidRDefault="00A57E4F" w:rsidP="00A57E4F">
      <w:pPr>
        <w:rPr>
          <w:rFonts w:ascii="Verdana" w:hAnsi="Verdana"/>
          <w:lang w:val="es-ES"/>
        </w:rPr>
      </w:pPr>
    </w:p>
    <w:p w14:paraId="53FD8C20" w14:textId="6003A783" w:rsidR="00A57E4F" w:rsidRPr="00F4159A" w:rsidRDefault="00A57E4F" w:rsidP="00A57E4F">
      <w:pPr>
        <w:rPr>
          <w:rFonts w:ascii="Verdana" w:hAnsi="Verdana"/>
          <w:rPrChange w:id="911" w:author="Gareth Harding" w:date="2025-07-09T16:33:00Z" w16du:dateUtc="2025-07-09T14:33:00Z">
            <w:rPr>
              <w:rFonts w:ascii="Verdana" w:hAnsi="Verdana"/>
              <w:lang w:val="es-ES"/>
            </w:rPr>
          </w:rPrChange>
        </w:rPr>
      </w:pPr>
      <w:r w:rsidRPr="00F4159A">
        <w:rPr>
          <w:rFonts w:ascii="Verdana" w:hAnsi="Verdana"/>
          <w:rPrChange w:id="912" w:author="Gareth Harding" w:date="2025-07-09T16:33:00Z" w16du:dateUtc="2025-07-09T14:33:00Z">
            <w:rPr>
              <w:rFonts w:ascii="Verdana" w:hAnsi="Verdana"/>
              <w:lang w:val="es-ES"/>
            </w:rPr>
          </w:rPrChange>
        </w:rPr>
        <w:t>Last Friday, three friends had a race in the park: Leo, Carla, and Bob the dog.</w:t>
      </w:r>
    </w:p>
    <w:p w14:paraId="40F58925" w14:textId="77777777" w:rsidR="00A57E4F" w:rsidRPr="00F4159A" w:rsidRDefault="00A57E4F" w:rsidP="00A57E4F">
      <w:pPr>
        <w:rPr>
          <w:rFonts w:ascii="Verdana" w:hAnsi="Verdana"/>
          <w:rPrChange w:id="913" w:author="Gareth Harding" w:date="2025-07-09T16:33:00Z" w16du:dateUtc="2025-07-09T14:33:00Z">
            <w:rPr>
              <w:rFonts w:ascii="Verdana" w:hAnsi="Verdana"/>
              <w:lang w:val="es-ES"/>
            </w:rPr>
          </w:rPrChange>
        </w:rPr>
      </w:pPr>
    </w:p>
    <w:p w14:paraId="269B26B0" w14:textId="7C2BF404" w:rsidR="00A57E4F" w:rsidRPr="00F4159A" w:rsidRDefault="00A57E4F" w:rsidP="00A57E4F">
      <w:pPr>
        <w:rPr>
          <w:rFonts w:ascii="Verdana" w:hAnsi="Verdana"/>
          <w:rPrChange w:id="914" w:author="Gareth Harding" w:date="2025-07-09T16:33:00Z" w16du:dateUtc="2025-07-09T14:33:00Z">
            <w:rPr>
              <w:rFonts w:ascii="Verdana" w:hAnsi="Verdana"/>
              <w:lang w:val="es-ES"/>
            </w:rPr>
          </w:rPrChange>
        </w:rPr>
      </w:pPr>
      <w:r w:rsidRPr="00F4159A">
        <w:rPr>
          <w:rFonts w:ascii="Verdana" w:hAnsi="Verdana"/>
          <w:rPrChange w:id="915" w:author="Gareth Harding" w:date="2025-07-09T16:33:00Z" w16du:dateUtc="2025-07-09T14:33:00Z">
            <w:rPr>
              <w:rFonts w:ascii="Verdana" w:hAnsi="Verdana"/>
              <w:lang w:val="es-ES"/>
            </w:rPr>
          </w:rPrChange>
        </w:rPr>
        <w:t xml:space="preserve">Leo said, “I’m </w:t>
      </w:r>
      <w:r w:rsidRPr="00F4159A">
        <w:rPr>
          <w:rFonts w:ascii="Verdana" w:hAnsi="Verdana"/>
          <w:b/>
          <w:bCs/>
          <w:rPrChange w:id="916" w:author="Gareth Harding" w:date="2025-07-09T16:33:00Z" w16du:dateUtc="2025-07-09T14:33:00Z">
            <w:rPr>
              <w:rFonts w:ascii="Verdana" w:hAnsi="Verdana"/>
              <w:b/>
              <w:bCs/>
              <w:lang w:val="es-ES"/>
            </w:rPr>
          </w:rPrChange>
        </w:rPr>
        <w:t>fast</w:t>
      </w:r>
      <w:r w:rsidRPr="00F4159A">
        <w:rPr>
          <w:rFonts w:ascii="Verdana" w:hAnsi="Verdana"/>
          <w:rPrChange w:id="917" w:author="Gareth Harding" w:date="2025-07-09T16:33:00Z" w16du:dateUtc="2025-07-09T14:33:00Z">
            <w:rPr>
              <w:rFonts w:ascii="Verdana" w:hAnsi="Verdana"/>
              <w:lang w:val="es-ES"/>
            </w:rPr>
          </w:rPrChange>
        </w:rPr>
        <w:t xml:space="preserve">, but Bob is </w:t>
      </w:r>
      <w:r w:rsidRPr="00F4159A">
        <w:rPr>
          <w:rFonts w:ascii="Verdana" w:hAnsi="Verdana"/>
          <w:b/>
          <w:bCs/>
          <w:rPrChange w:id="918" w:author="Gareth Harding" w:date="2025-07-09T16:33:00Z" w16du:dateUtc="2025-07-09T14:33:00Z">
            <w:rPr>
              <w:rFonts w:ascii="Verdana" w:hAnsi="Verdana"/>
              <w:b/>
              <w:bCs/>
              <w:lang w:val="es-ES"/>
            </w:rPr>
          </w:rPrChange>
        </w:rPr>
        <w:t>faster than me</w:t>
      </w:r>
      <w:r w:rsidRPr="00F4159A">
        <w:rPr>
          <w:rFonts w:ascii="Verdana" w:hAnsi="Verdana"/>
          <w:rPrChange w:id="919" w:author="Gareth Harding" w:date="2025-07-09T16:33:00Z" w16du:dateUtc="2025-07-09T14:33:00Z">
            <w:rPr>
              <w:rFonts w:ascii="Verdana" w:hAnsi="Verdana"/>
              <w:lang w:val="es-ES"/>
            </w:rPr>
          </w:rPrChange>
        </w:rPr>
        <w:t>!”</w:t>
      </w:r>
    </w:p>
    <w:p w14:paraId="2927E40A" w14:textId="77777777" w:rsidR="00A57E4F" w:rsidRPr="00F4159A" w:rsidRDefault="00A57E4F" w:rsidP="00A57E4F">
      <w:pPr>
        <w:rPr>
          <w:rFonts w:ascii="Verdana" w:hAnsi="Verdana"/>
          <w:rPrChange w:id="920" w:author="Gareth Harding" w:date="2025-07-09T16:33:00Z" w16du:dateUtc="2025-07-09T14:33:00Z">
            <w:rPr>
              <w:rFonts w:ascii="Verdana" w:hAnsi="Verdana"/>
              <w:lang w:val="es-ES"/>
            </w:rPr>
          </w:rPrChange>
        </w:rPr>
      </w:pPr>
    </w:p>
    <w:p w14:paraId="7A640CA6" w14:textId="0FABC468" w:rsidR="00A57E4F" w:rsidRPr="00F4159A" w:rsidRDefault="00A57E4F" w:rsidP="00A57E4F">
      <w:pPr>
        <w:rPr>
          <w:rFonts w:ascii="Verdana" w:hAnsi="Verdana"/>
          <w:rPrChange w:id="921" w:author="Gareth Harding" w:date="2025-07-09T16:33:00Z" w16du:dateUtc="2025-07-09T14:33:00Z">
            <w:rPr>
              <w:rFonts w:ascii="Verdana" w:hAnsi="Verdana"/>
              <w:lang w:val="es-ES"/>
            </w:rPr>
          </w:rPrChange>
        </w:rPr>
      </w:pPr>
      <w:r w:rsidRPr="00F4159A">
        <w:rPr>
          <w:rFonts w:ascii="Verdana" w:hAnsi="Verdana"/>
          <w:rPrChange w:id="922" w:author="Gareth Harding" w:date="2025-07-09T16:33:00Z" w16du:dateUtc="2025-07-09T14:33:00Z">
            <w:rPr>
              <w:rFonts w:ascii="Verdana" w:hAnsi="Verdana"/>
              <w:lang w:val="es-ES"/>
            </w:rPr>
          </w:rPrChange>
        </w:rPr>
        <w:t xml:space="preserve">Carla smiled, “But I trained yesterday! I think I’m going to be </w:t>
      </w:r>
      <w:r w:rsidRPr="00F4159A">
        <w:rPr>
          <w:rFonts w:ascii="Verdana" w:hAnsi="Verdana"/>
          <w:b/>
          <w:bCs/>
          <w:rPrChange w:id="923" w:author="Gareth Harding" w:date="2025-07-09T16:33:00Z" w16du:dateUtc="2025-07-09T14:33:00Z">
            <w:rPr>
              <w:rFonts w:ascii="Verdana" w:hAnsi="Verdana"/>
              <w:b/>
              <w:bCs/>
              <w:lang w:val="es-ES"/>
            </w:rPr>
          </w:rPrChange>
        </w:rPr>
        <w:t>the fastest</w:t>
      </w:r>
      <w:r w:rsidRPr="00F4159A">
        <w:rPr>
          <w:rFonts w:ascii="Verdana" w:hAnsi="Verdana"/>
          <w:rPrChange w:id="924" w:author="Gareth Harding" w:date="2025-07-09T16:33:00Z" w16du:dateUtc="2025-07-09T14:33:00Z">
            <w:rPr>
              <w:rFonts w:ascii="Verdana" w:hAnsi="Verdana"/>
              <w:lang w:val="es-ES"/>
            </w:rPr>
          </w:rPrChange>
        </w:rPr>
        <w:t xml:space="preserve"> today!”</w:t>
      </w:r>
    </w:p>
    <w:p w14:paraId="6B464545" w14:textId="77777777" w:rsidR="00A57E4F" w:rsidRPr="00F4159A" w:rsidRDefault="00A57E4F" w:rsidP="00A57E4F">
      <w:pPr>
        <w:rPr>
          <w:rFonts w:ascii="Verdana" w:hAnsi="Verdana"/>
          <w:rPrChange w:id="925" w:author="Gareth Harding" w:date="2025-07-09T16:33:00Z" w16du:dateUtc="2025-07-09T14:33:00Z">
            <w:rPr>
              <w:rFonts w:ascii="Verdana" w:hAnsi="Verdana"/>
              <w:lang w:val="es-ES"/>
            </w:rPr>
          </w:rPrChange>
        </w:rPr>
      </w:pPr>
    </w:p>
    <w:p w14:paraId="01DC69C5" w14:textId="660D6617" w:rsidR="00A57E4F" w:rsidRPr="00F4159A" w:rsidRDefault="00A57E4F" w:rsidP="00A57E4F">
      <w:pPr>
        <w:rPr>
          <w:rFonts w:ascii="Verdana" w:hAnsi="Verdana"/>
          <w:rPrChange w:id="926" w:author="Gareth Harding" w:date="2025-07-09T16:33:00Z" w16du:dateUtc="2025-07-09T14:33:00Z">
            <w:rPr>
              <w:rFonts w:ascii="Verdana" w:hAnsi="Verdana"/>
              <w:lang w:val="es-ES"/>
            </w:rPr>
          </w:rPrChange>
        </w:rPr>
      </w:pPr>
      <w:r w:rsidRPr="00F4159A">
        <w:rPr>
          <w:rFonts w:ascii="Verdana" w:hAnsi="Verdana"/>
          <w:rPrChange w:id="927" w:author="Gareth Harding" w:date="2025-07-09T16:33:00Z" w16du:dateUtc="2025-07-09T14:33:00Z">
            <w:rPr>
              <w:rFonts w:ascii="Verdana" w:hAnsi="Verdana"/>
              <w:lang w:val="es-ES"/>
            </w:rPr>
          </w:rPrChange>
        </w:rPr>
        <w:t xml:space="preserve">They all started running. Bob ran across the grass, but he got distracted by a butterfly. Carla was </w:t>
      </w:r>
      <w:r w:rsidRPr="00F4159A">
        <w:rPr>
          <w:rFonts w:ascii="Verdana" w:hAnsi="Verdana"/>
          <w:b/>
          <w:bCs/>
          <w:rPrChange w:id="928" w:author="Gareth Harding" w:date="2025-07-09T16:33:00Z" w16du:dateUtc="2025-07-09T14:33:00Z">
            <w:rPr>
              <w:rFonts w:ascii="Verdana" w:hAnsi="Verdana"/>
              <w:b/>
              <w:bCs/>
              <w:lang w:val="es-ES"/>
            </w:rPr>
          </w:rPrChange>
        </w:rPr>
        <w:t>quicker than</w:t>
      </w:r>
      <w:r w:rsidRPr="00F4159A">
        <w:rPr>
          <w:rFonts w:ascii="Verdana" w:hAnsi="Verdana"/>
          <w:rPrChange w:id="929" w:author="Gareth Harding" w:date="2025-07-09T16:33:00Z" w16du:dateUtc="2025-07-09T14:33:00Z">
            <w:rPr>
              <w:rFonts w:ascii="Verdana" w:hAnsi="Verdana"/>
              <w:lang w:val="es-ES"/>
            </w:rPr>
          </w:rPrChange>
        </w:rPr>
        <w:t xml:space="preserve"> Leo, but she slipped on a leaf.</w:t>
      </w:r>
    </w:p>
    <w:p w14:paraId="7FD26E39" w14:textId="77777777" w:rsidR="00A57E4F" w:rsidRPr="00F4159A" w:rsidRDefault="00A57E4F" w:rsidP="00A57E4F">
      <w:pPr>
        <w:rPr>
          <w:rFonts w:ascii="Verdana" w:hAnsi="Verdana"/>
          <w:rPrChange w:id="930" w:author="Gareth Harding" w:date="2025-07-09T16:33:00Z" w16du:dateUtc="2025-07-09T14:33:00Z">
            <w:rPr>
              <w:rFonts w:ascii="Verdana" w:hAnsi="Verdana"/>
              <w:lang w:val="es-ES"/>
            </w:rPr>
          </w:rPrChange>
        </w:rPr>
      </w:pPr>
    </w:p>
    <w:p w14:paraId="46DB81BC" w14:textId="52268C37" w:rsidR="00A57E4F" w:rsidRPr="00F4159A" w:rsidRDefault="00A57E4F" w:rsidP="00A57E4F">
      <w:pPr>
        <w:rPr>
          <w:rFonts w:ascii="Verdana" w:hAnsi="Verdana"/>
          <w:rPrChange w:id="931" w:author="Gareth Harding" w:date="2025-07-09T16:33:00Z" w16du:dateUtc="2025-07-09T14:33:00Z">
            <w:rPr>
              <w:rFonts w:ascii="Verdana" w:hAnsi="Verdana"/>
              <w:lang w:val="es-ES"/>
            </w:rPr>
          </w:rPrChange>
        </w:rPr>
      </w:pPr>
      <w:r w:rsidRPr="00F4159A">
        <w:rPr>
          <w:rFonts w:ascii="Verdana" w:hAnsi="Verdana"/>
          <w:rPrChange w:id="932" w:author="Gareth Harding" w:date="2025-07-09T16:33:00Z" w16du:dateUtc="2025-07-09T14:33:00Z">
            <w:rPr>
              <w:rFonts w:ascii="Verdana" w:hAnsi="Verdana"/>
              <w:lang w:val="es-ES"/>
            </w:rPr>
          </w:rPrChange>
        </w:rPr>
        <w:t>Leo didn’t stop. He ran and reached the finish line first!</w:t>
      </w:r>
    </w:p>
    <w:p w14:paraId="6E0CF1D2" w14:textId="77777777" w:rsidR="00A57E4F" w:rsidRPr="00F4159A" w:rsidRDefault="00A57E4F" w:rsidP="00A57E4F">
      <w:pPr>
        <w:rPr>
          <w:rFonts w:ascii="Verdana" w:hAnsi="Verdana"/>
          <w:rPrChange w:id="933" w:author="Gareth Harding" w:date="2025-07-09T16:33:00Z" w16du:dateUtc="2025-07-09T14:33:00Z">
            <w:rPr>
              <w:rFonts w:ascii="Verdana" w:hAnsi="Verdana"/>
              <w:lang w:val="es-ES"/>
            </w:rPr>
          </w:rPrChange>
        </w:rPr>
      </w:pPr>
    </w:p>
    <w:p w14:paraId="01A5EE0B" w14:textId="77777777" w:rsidR="00A57E4F" w:rsidRPr="00F4159A" w:rsidRDefault="00A57E4F" w:rsidP="00A57E4F">
      <w:pPr>
        <w:rPr>
          <w:rFonts w:ascii="Verdana" w:hAnsi="Verdana"/>
          <w:rPrChange w:id="934" w:author="Gareth Harding" w:date="2025-07-09T16:33:00Z" w16du:dateUtc="2025-07-09T14:33:00Z">
            <w:rPr>
              <w:rFonts w:ascii="Verdana" w:hAnsi="Verdana"/>
              <w:lang w:val="es-ES"/>
            </w:rPr>
          </w:rPrChange>
        </w:rPr>
      </w:pPr>
      <w:r w:rsidRPr="00F4159A">
        <w:rPr>
          <w:rFonts w:ascii="Verdana" w:hAnsi="Verdana"/>
          <w:rPrChange w:id="935" w:author="Gareth Harding" w:date="2025-07-09T16:33:00Z" w16du:dateUtc="2025-07-09T14:33:00Z">
            <w:rPr>
              <w:rFonts w:ascii="Verdana" w:hAnsi="Verdana"/>
              <w:lang w:val="es-ES"/>
            </w:rPr>
          </w:rPrChange>
        </w:rPr>
        <w:t xml:space="preserve">“I’m the </w:t>
      </w:r>
      <w:r w:rsidRPr="00F4159A">
        <w:rPr>
          <w:rFonts w:ascii="Verdana" w:hAnsi="Verdana"/>
          <w:b/>
          <w:bCs/>
          <w:rPrChange w:id="936" w:author="Gareth Harding" w:date="2025-07-09T16:33:00Z" w16du:dateUtc="2025-07-09T14:33:00Z">
            <w:rPr>
              <w:rFonts w:ascii="Verdana" w:hAnsi="Verdana"/>
              <w:b/>
              <w:bCs/>
              <w:lang w:val="es-ES"/>
            </w:rPr>
          </w:rPrChange>
        </w:rPr>
        <w:t>luckiest</w:t>
      </w:r>
      <w:r w:rsidRPr="00F4159A">
        <w:rPr>
          <w:rFonts w:ascii="Verdana" w:hAnsi="Verdana"/>
          <w:rPrChange w:id="937" w:author="Gareth Harding" w:date="2025-07-09T16:33:00Z" w16du:dateUtc="2025-07-09T14:33:00Z">
            <w:rPr>
              <w:rFonts w:ascii="Verdana" w:hAnsi="Verdana"/>
              <w:lang w:val="es-ES"/>
            </w:rPr>
          </w:rPrChange>
        </w:rPr>
        <w:t xml:space="preserve"> today!” he said.</w:t>
      </w:r>
    </w:p>
    <w:p w14:paraId="55A9CCEC" w14:textId="77777777" w:rsidR="00A57E4F" w:rsidRPr="00F4159A" w:rsidRDefault="00A57E4F" w:rsidP="00A57E4F">
      <w:pPr>
        <w:rPr>
          <w:rFonts w:ascii="Verdana" w:hAnsi="Verdana"/>
          <w:rPrChange w:id="938" w:author="Gareth Harding" w:date="2025-07-09T16:33:00Z" w16du:dateUtc="2025-07-09T14:33:00Z">
            <w:rPr>
              <w:rFonts w:ascii="Verdana" w:hAnsi="Verdana"/>
              <w:lang w:val="es-ES"/>
            </w:rPr>
          </w:rPrChange>
        </w:rPr>
      </w:pPr>
    </w:p>
    <w:p w14:paraId="6E276B06" w14:textId="7F49C5E2" w:rsidR="00A57E4F" w:rsidRPr="00F4159A" w:rsidRDefault="00A57E4F" w:rsidP="00A57E4F">
      <w:pPr>
        <w:rPr>
          <w:rFonts w:ascii="Verdana" w:hAnsi="Verdana"/>
          <w:rPrChange w:id="939" w:author="Gareth Harding" w:date="2025-07-09T16:33:00Z" w16du:dateUtc="2025-07-09T14:33:00Z">
            <w:rPr>
              <w:rFonts w:ascii="Verdana" w:hAnsi="Verdana"/>
              <w:lang w:val="es-ES"/>
            </w:rPr>
          </w:rPrChange>
        </w:rPr>
      </w:pPr>
      <w:r w:rsidRPr="00F4159A">
        <w:rPr>
          <w:rFonts w:ascii="Verdana" w:hAnsi="Verdana"/>
          <w:rPrChange w:id="940" w:author="Gareth Harding" w:date="2025-07-09T16:33:00Z" w16du:dateUtc="2025-07-09T14:33:00Z">
            <w:rPr>
              <w:rFonts w:ascii="Verdana" w:hAnsi="Verdana"/>
              <w:lang w:val="es-ES"/>
            </w:rPr>
          </w:rPrChange>
        </w:rPr>
        <w:t xml:space="preserve">Bob arrived last but was </w:t>
      </w:r>
      <w:r w:rsidRPr="00F4159A">
        <w:rPr>
          <w:rFonts w:ascii="Verdana" w:hAnsi="Verdana"/>
          <w:b/>
          <w:bCs/>
          <w:rPrChange w:id="941" w:author="Gareth Harding" w:date="2025-07-09T16:33:00Z" w16du:dateUtc="2025-07-09T14:33:00Z">
            <w:rPr>
              <w:rFonts w:ascii="Verdana" w:hAnsi="Verdana"/>
              <w:b/>
              <w:bCs/>
              <w:lang w:val="es-ES"/>
            </w:rPr>
          </w:rPrChange>
        </w:rPr>
        <w:t>the happiest</w:t>
      </w:r>
      <w:r w:rsidRPr="00F4159A">
        <w:rPr>
          <w:rFonts w:ascii="Verdana" w:hAnsi="Verdana"/>
          <w:rPrChange w:id="942" w:author="Gareth Harding" w:date="2025-07-09T16:33:00Z" w16du:dateUtc="2025-07-09T14:33:00Z">
            <w:rPr>
              <w:rFonts w:ascii="Verdana" w:hAnsi="Verdana"/>
              <w:lang w:val="es-ES"/>
            </w:rPr>
          </w:rPrChange>
        </w:rPr>
        <w:t xml:space="preserve"> because he found a sausage near the bench.</w:t>
      </w:r>
    </w:p>
    <w:p w14:paraId="7941C30E" w14:textId="77777777" w:rsidR="00A57E4F" w:rsidRPr="00F4159A" w:rsidRDefault="00A57E4F" w:rsidP="00A57E4F">
      <w:pPr>
        <w:rPr>
          <w:rFonts w:ascii="Verdana" w:hAnsi="Verdana"/>
          <w:rPrChange w:id="943" w:author="Gareth Harding" w:date="2025-07-09T16:33:00Z" w16du:dateUtc="2025-07-09T14:33:00Z">
            <w:rPr>
              <w:rFonts w:ascii="Verdana" w:hAnsi="Verdana"/>
              <w:lang w:val="es-ES"/>
            </w:rPr>
          </w:rPrChange>
        </w:rPr>
      </w:pPr>
    </w:p>
    <w:p w14:paraId="51CBFC61" w14:textId="6D219840" w:rsidR="00A57E4F" w:rsidRPr="00F4159A" w:rsidRDefault="00A57E4F" w:rsidP="00A57E4F">
      <w:pPr>
        <w:rPr>
          <w:rFonts w:ascii="Verdana" w:hAnsi="Verdana"/>
          <w:rPrChange w:id="944" w:author="Gareth Harding" w:date="2025-07-09T16:33:00Z" w16du:dateUtc="2025-07-09T14:33:00Z">
            <w:rPr>
              <w:rFonts w:ascii="Verdana" w:hAnsi="Verdana"/>
              <w:lang w:val="es-ES"/>
            </w:rPr>
          </w:rPrChange>
        </w:rPr>
      </w:pPr>
      <w:r w:rsidRPr="00F4159A">
        <w:rPr>
          <w:rFonts w:ascii="Verdana" w:hAnsi="Verdana"/>
          <w:rPrChange w:id="945" w:author="Gareth Harding" w:date="2025-07-09T16:33:00Z" w16du:dateUtc="2025-07-09T14:33:00Z">
            <w:rPr>
              <w:rFonts w:ascii="Verdana" w:hAnsi="Verdana"/>
              <w:lang w:val="es-ES"/>
            </w:rPr>
          </w:rPrChange>
        </w:rPr>
        <w:t xml:space="preserve">“I think Bob is </w:t>
      </w:r>
      <w:r w:rsidRPr="00F4159A">
        <w:rPr>
          <w:rFonts w:ascii="Verdana" w:hAnsi="Verdana"/>
          <w:b/>
          <w:bCs/>
          <w:rPrChange w:id="946" w:author="Gareth Harding" w:date="2025-07-09T16:33:00Z" w16du:dateUtc="2025-07-09T14:33:00Z">
            <w:rPr>
              <w:rFonts w:ascii="Verdana" w:hAnsi="Verdana"/>
              <w:b/>
              <w:bCs/>
              <w:lang w:val="es-ES"/>
            </w:rPr>
          </w:rPrChange>
        </w:rPr>
        <w:t>the funniest</w:t>
      </w:r>
      <w:r w:rsidRPr="00F4159A">
        <w:rPr>
          <w:rFonts w:ascii="Verdana" w:hAnsi="Verdana"/>
          <w:rPrChange w:id="947" w:author="Gareth Harding" w:date="2025-07-09T16:33:00Z" w16du:dateUtc="2025-07-09T14:33:00Z">
            <w:rPr>
              <w:rFonts w:ascii="Verdana" w:hAnsi="Verdana"/>
              <w:lang w:val="es-ES"/>
            </w:rPr>
          </w:rPrChange>
        </w:rPr>
        <w:t xml:space="preserve"> runner,” said Carla, laughing.</w:t>
      </w:r>
    </w:p>
    <w:p w14:paraId="5B8D7C91" w14:textId="77777777" w:rsidR="00A57E4F" w:rsidRPr="00F4159A" w:rsidRDefault="00A57E4F" w:rsidP="00A57E4F">
      <w:pPr>
        <w:rPr>
          <w:rFonts w:ascii="Verdana" w:hAnsi="Verdana"/>
          <w:rPrChange w:id="948" w:author="Gareth Harding" w:date="2025-07-09T16:33:00Z" w16du:dateUtc="2025-07-09T14:33:00Z">
            <w:rPr>
              <w:rFonts w:ascii="Verdana" w:hAnsi="Verdana"/>
              <w:lang w:val="es-ES"/>
            </w:rPr>
          </w:rPrChange>
        </w:rPr>
      </w:pPr>
    </w:p>
    <w:p w14:paraId="7AFC7889" w14:textId="77777777" w:rsidR="00A57E4F" w:rsidRPr="00D30A7F" w:rsidRDefault="00A57E4F" w:rsidP="00A57E4F">
      <w:pPr>
        <w:adjustRightInd w:val="0"/>
        <w:snapToGrid w:val="0"/>
        <w:rPr>
          <w:rFonts w:ascii="Verdana" w:hAnsi="Verdana"/>
          <w:b/>
          <w:bCs/>
          <w:color w:val="00B050"/>
        </w:rPr>
      </w:pPr>
      <w:r w:rsidRPr="00D30A7F">
        <w:rPr>
          <w:rFonts w:ascii="Verdana" w:hAnsi="Verdana"/>
          <w:b/>
          <w:bCs/>
          <w:color w:val="00B050"/>
        </w:rPr>
        <w:t>Comprehension Questions</w:t>
      </w:r>
    </w:p>
    <w:p w14:paraId="7284628C" w14:textId="77777777" w:rsidR="00A57E4F" w:rsidRPr="00D30A7F" w:rsidRDefault="00A57E4F" w:rsidP="00A57E4F">
      <w:pPr>
        <w:rPr>
          <w:rFonts w:ascii="Verdana" w:hAnsi="Verdana"/>
          <w:lang w:val="es-ES"/>
        </w:rPr>
      </w:pPr>
    </w:p>
    <w:p w14:paraId="4B72A136" w14:textId="5608A667" w:rsidR="00A57E4F" w:rsidRPr="00F4159A" w:rsidRDefault="00A57E4F" w:rsidP="00A57E4F">
      <w:pPr>
        <w:pStyle w:val="Prrafodelista"/>
        <w:numPr>
          <w:ilvl w:val="0"/>
          <w:numId w:val="15"/>
        </w:numPr>
        <w:rPr>
          <w:rFonts w:ascii="Verdana" w:hAnsi="Verdana"/>
          <w:b/>
          <w:bCs/>
          <w:rPrChange w:id="949" w:author="Gareth Harding" w:date="2025-07-09T16:33:00Z" w16du:dateUtc="2025-07-09T14:33:00Z">
            <w:rPr>
              <w:rFonts w:ascii="Verdana" w:hAnsi="Verdana"/>
              <w:b/>
              <w:bCs/>
              <w:lang w:val="es-ES"/>
            </w:rPr>
          </w:rPrChange>
        </w:rPr>
      </w:pPr>
      <w:r w:rsidRPr="00F4159A">
        <w:rPr>
          <w:rFonts w:ascii="Verdana" w:hAnsi="Verdana"/>
          <w:b/>
          <w:bCs/>
          <w:rPrChange w:id="950" w:author="Gareth Harding" w:date="2025-07-09T16:33:00Z" w16du:dateUtc="2025-07-09T14:33:00Z">
            <w:rPr>
              <w:rFonts w:ascii="Verdana" w:hAnsi="Verdana"/>
              <w:b/>
              <w:bCs/>
              <w:lang w:val="es-ES"/>
            </w:rPr>
          </w:rPrChange>
        </w:rPr>
        <w:t>Who were the three friends in the race?</w:t>
      </w:r>
    </w:p>
    <w:p w14:paraId="079F7727" w14:textId="77777777" w:rsidR="00A57E4F" w:rsidRPr="00F4159A" w:rsidRDefault="00A57E4F" w:rsidP="00A57E4F">
      <w:pPr>
        <w:rPr>
          <w:rFonts w:ascii="Verdana" w:hAnsi="Verdana"/>
          <w:rPrChange w:id="951" w:author="Gareth Harding" w:date="2025-07-09T16:33:00Z" w16du:dateUtc="2025-07-09T14:33:00Z">
            <w:rPr>
              <w:rFonts w:ascii="Verdana" w:hAnsi="Verdana"/>
              <w:lang w:val="es-ES"/>
            </w:rPr>
          </w:rPrChange>
        </w:rPr>
      </w:pPr>
      <w:r w:rsidRPr="00F4159A">
        <w:rPr>
          <w:rFonts w:ascii="Verdana" w:hAnsi="Verdana"/>
          <w:highlight w:val="yellow"/>
          <w:rPrChange w:id="952" w:author="Gareth Harding" w:date="2025-07-09T16:33:00Z" w16du:dateUtc="2025-07-09T14:33:00Z">
            <w:rPr>
              <w:rFonts w:ascii="Verdana" w:hAnsi="Verdana"/>
              <w:highlight w:val="yellow"/>
              <w:lang w:val="es-ES"/>
            </w:rPr>
          </w:rPrChange>
        </w:rPr>
        <w:t>Leo, Carla, and Bob the dog</w:t>
      </w:r>
    </w:p>
    <w:p w14:paraId="0BAAC12D" w14:textId="77777777" w:rsidR="00A57E4F" w:rsidRPr="00F4159A" w:rsidRDefault="00A57E4F" w:rsidP="00A57E4F">
      <w:pPr>
        <w:rPr>
          <w:rFonts w:ascii="Verdana" w:hAnsi="Verdana"/>
          <w:rPrChange w:id="953" w:author="Gareth Harding" w:date="2025-07-09T16:33:00Z" w16du:dateUtc="2025-07-09T14:33:00Z">
            <w:rPr>
              <w:rFonts w:ascii="Verdana" w:hAnsi="Verdana"/>
              <w:lang w:val="es-ES"/>
            </w:rPr>
          </w:rPrChange>
        </w:rPr>
      </w:pPr>
      <w:r w:rsidRPr="00F4159A">
        <w:rPr>
          <w:rFonts w:ascii="Verdana" w:hAnsi="Verdana"/>
          <w:rPrChange w:id="954" w:author="Gareth Harding" w:date="2025-07-09T16:33:00Z" w16du:dateUtc="2025-07-09T14:33:00Z">
            <w:rPr>
              <w:rFonts w:ascii="Verdana" w:hAnsi="Verdana"/>
              <w:lang w:val="es-ES"/>
            </w:rPr>
          </w:rPrChange>
        </w:rPr>
        <w:lastRenderedPageBreak/>
        <w:t>Tom, Jerry, and Max</w:t>
      </w:r>
    </w:p>
    <w:p w14:paraId="30C1A30E" w14:textId="77777777" w:rsidR="00A57E4F" w:rsidRDefault="00A57E4F" w:rsidP="00A57E4F">
      <w:pPr>
        <w:rPr>
          <w:ins w:id="955" w:author="Gareth Harding" w:date="2025-07-10T10:32:00Z" w16du:dateUtc="2025-07-10T08:32:00Z"/>
          <w:rFonts w:ascii="Verdana" w:hAnsi="Verdana"/>
        </w:rPr>
      </w:pPr>
      <w:r w:rsidRPr="00F4159A">
        <w:rPr>
          <w:rFonts w:ascii="Verdana" w:hAnsi="Verdana"/>
          <w:rPrChange w:id="956" w:author="Gareth Harding" w:date="2025-07-09T16:33:00Z" w16du:dateUtc="2025-07-09T14:33:00Z">
            <w:rPr>
              <w:rFonts w:ascii="Verdana" w:hAnsi="Verdana"/>
              <w:lang w:val="es-ES"/>
            </w:rPr>
          </w:rPrChange>
        </w:rPr>
        <w:t>Anna, Carla, and Bob</w:t>
      </w:r>
    </w:p>
    <w:p w14:paraId="7EDC316C" w14:textId="77777777" w:rsidR="004B2BFA" w:rsidRPr="00F4159A" w:rsidRDefault="004B2BFA" w:rsidP="00A57E4F">
      <w:pPr>
        <w:rPr>
          <w:rFonts w:ascii="Verdana" w:hAnsi="Verdana"/>
          <w:rPrChange w:id="957" w:author="Gareth Harding" w:date="2025-07-09T16:33:00Z" w16du:dateUtc="2025-07-09T14:33:00Z">
            <w:rPr>
              <w:rFonts w:ascii="Verdana" w:hAnsi="Verdana"/>
              <w:lang w:val="es-ES"/>
            </w:rPr>
          </w:rPrChange>
        </w:rPr>
      </w:pPr>
    </w:p>
    <w:p w14:paraId="0F992369" w14:textId="744F3CA9" w:rsidR="00A57E4F" w:rsidRPr="00F4159A" w:rsidRDefault="00A57E4F" w:rsidP="00A57E4F">
      <w:pPr>
        <w:pStyle w:val="Prrafodelista"/>
        <w:numPr>
          <w:ilvl w:val="0"/>
          <w:numId w:val="15"/>
        </w:numPr>
        <w:rPr>
          <w:rFonts w:ascii="Verdana" w:hAnsi="Verdana"/>
          <w:b/>
          <w:bCs/>
          <w:rPrChange w:id="958" w:author="Gareth Harding" w:date="2025-07-09T16:33:00Z" w16du:dateUtc="2025-07-09T14:33:00Z">
            <w:rPr>
              <w:rFonts w:ascii="Verdana" w:hAnsi="Verdana"/>
              <w:b/>
              <w:bCs/>
              <w:lang w:val="es-ES"/>
            </w:rPr>
          </w:rPrChange>
        </w:rPr>
      </w:pPr>
      <w:r w:rsidRPr="00F4159A">
        <w:rPr>
          <w:rFonts w:ascii="Verdana" w:hAnsi="Verdana"/>
          <w:b/>
          <w:bCs/>
          <w:rPrChange w:id="959" w:author="Gareth Harding" w:date="2025-07-09T16:33:00Z" w16du:dateUtc="2025-07-09T14:33:00Z">
            <w:rPr>
              <w:rFonts w:ascii="Verdana" w:hAnsi="Verdana"/>
              <w:b/>
              <w:bCs/>
              <w:lang w:val="es-ES"/>
            </w:rPr>
          </w:rPrChange>
        </w:rPr>
        <w:t>What did Leo say about Bob?</w:t>
      </w:r>
    </w:p>
    <w:p w14:paraId="00F02606" w14:textId="77777777" w:rsidR="00A57E4F" w:rsidRPr="00F4159A" w:rsidRDefault="00A57E4F" w:rsidP="00A57E4F">
      <w:pPr>
        <w:rPr>
          <w:rFonts w:ascii="Verdana" w:hAnsi="Verdana"/>
          <w:rPrChange w:id="960" w:author="Gareth Harding" w:date="2025-07-09T16:33:00Z" w16du:dateUtc="2025-07-09T14:33:00Z">
            <w:rPr>
              <w:rFonts w:ascii="Verdana" w:hAnsi="Verdana"/>
              <w:lang w:val="es-ES"/>
            </w:rPr>
          </w:rPrChange>
        </w:rPr>
      </w:pPr>
      <w:r w:rsidRPr="00F4159A">
        <w:rPr>
          <w:rFonts w:ascii="Verdana" w:hAnsi="Verdana"/>
          <w:rPrChange w:id="961" w:author="Gareth Harding" w:date="2025-07-09T16:33:00Z" w16du:dateUtc="2025-07-09T14:33:00Z">
            <w:rPr>
              <w:rFonts w:ascii="Verdana" w:hAnsi="Verdana"/>
              <w:lang w:val="es-ES"/>
            </w:rPr>
          </w:rPrChange>
        </w:rPr>
        <w:t>Bob is slower than me</w:t>
      </w:r>
    </w:p>
    <w:p w14:paraId="17EF7479" w14:textId="77777777" w:rsidR="00A57E4F" w:rsidRPr="00F4159A" w:rsidRDefault="00A57E4F" w:rsidP="00A57E4F">
      <w:pPr>
        <w:rPr>
          <w:rFonts w:ascii="Verdana" w:hAnsi="Verdana"/>
          <w:rPrChange w:id="962" w:author="Gareth Harding" w:date="2025-07-09T16:33:00Z" w16du:dateUtc="2025-07-09T14:33:00Z">
            <w:rPr>
              <w:rFonts w:ascii="Verdana" w:hAnsi="Verdana"/>
              <w:lang w:val="es-ES"/>
            </w:rPr>
          </w:rPrChange>
        </w:rPr>
      </w:pPr>
      <w:r w:rsidRPr="00F4159A">
        <w:rPr>
          <w:rFonts w:ascii="Verdana" w:hAnsi="Verdana"/>
          <w:highlight w:val="yellow"/>
          <w:rPrChange w:id="963" w:author="Gareth Harding" w:date="2025-07-09T16:33:00Z" w16du:dateUtc="2025-07-09T14:33:00Z">
            <w:rPr>
              <w:rFonts w:ascii="Verdana" w:hAnsi="Verdana"/>
              <w:highlight w:val="yellow"/>
              <w:lang w:val="es-ES"/>
            </w:rPr>
          </w:rPrChange>
        </w:rPr>
        <w:t>Bob is faster than me</w:t>
      </w:r>
    </w:p>
    <w:p w14:paraId="5853F397" w14:textId="6EAE6298" w:rsidR="00A57E4F" w:rsidRDefault="00A57E4F" w:rsidP="00A57E4F">
      <w:pPr>
        <w:rPr>
          <w:ins w:id="964" w:author="Gareth Harding" w:date="2025-07-10T10:33:00Z" w16du:dateUtc="2025-07-10T08:33:00Z"/>
          <w:rFonts w:ascii="Verdana" w:hAnsi="Verdana"/>
        </w:rPr>
      </w:pPr>
      <w:r w:rsidRPr="00F4159A">
        <w:rPr>
          <w:rFonts w:ascii="Verdana" w:hAnsi="Verdana"/>
          <w:rPrChange w:id="965" w:author="Gareth Harding" w:date="2025-07-09T16:33:00Z" w16du:dateUtc="2025-07-09T14:33:00Z">
            <w:rPr>
              <w:rFonts w:ascii="Verdana" w:hAnsi="Verdana"/>
              <w:lang w:val="es-ES"/>
            </w:rPr>
          </w:rPrChange>
        </w:rPr>
        <w:t>Bob is more intelligent than me</w:t>
      </w:r>
    </w:p>
    <w:p w14:paraId="0A55E5C7" w14:textId="77777777" w:rsidR="004B2BFA" w:rsidRPr="00F4159A" w:rsidRDefault="004B2BFA" w:rsidP="00A57E4F">
      <w:pPr>
        <w:rPr>
          <w:rFonts w:ascii="Verdana" w:hAnsi="Verdana"/>
          <w:rPrChange w:id="966" w:author="Gareth Harding" w:date="2025-07-09T16:33:00Z" w16du:dateUtc="2025-07-09T14:33:00Z">
            <w:rPr>
              <w:rFonts w:ascii="Verdana" w:hAnsi="Verdana"/>
              <w:lang w:val="es-ES"/>
            </w:rPr>
          </w:rPrChange>
        </w:rPr>
      </w:pPr>
    </w:p>
    <w:p w14:paraId="27B4BE96" w14:textId="6189BF07" w:rsidR="00A57E4F" w:rsidRPr="00F4159A" w:rsidRDefault="00A57E4F" w:rsidP="00A57E4F">
      <w:pPr>
        <w:pStyle w:val="Prrafodelista"/>
        <w:numPr>
          <w:ilvl w:val="0"/>
          <w:numId w:val="15"/>
        </w:numPr>
        <w:rPr>
          <w:rFonts w:ascii="Verdana" w:hAnsi="Verdana"/>
          <w:b/>
          <w:bCs/>
          <w:rPrChange w:id="967" w:author="Gareth Harding" w:date="2025-07-09T16:33:00Z" w16du:dateUtc="2025-07-09T14:33:00Z">
            <w:rPr>
              <w:rFonts w:ascii="Verdana" w:hAnsi="Verdana"/>
              <w:b/>
              <w:bCs/>
              <w:lang w:val="es-ES"/>
            </w:rPr>
          </w:rPrChange>
        </w:rPr>
      </w:pPr>
      <w:r w:rsidRPr="00F4159A">
        <w:rPr>
          <w:rFonts w:ascii="Verdana" w:hAnsi="Verdana"/>
          <w:b/>
          <w:bCs/>
          <w:rPrChange w:id="968" w:author="Gareth Harding" w:date="2025-07-09T16:33:00Z" w16du:dateUtc="2025-07-09T14:33:00Z">
            <w:rPr>
              <w:rFonts w:ascii="Verdana" w:hAnsi="Verdana"/>
              <w:b/>
              <w:bCs/>
              <w:lang w:val="es-ES"/>
            </w:rPr>
          </w:rPrChange>
        </w:rPr>
        <w:t>Why did Bob get distracted during the race?</w:t>
      </w:r>
    </w:p>
    <w:p w14:paraId="5C0050BD" w14:textId="77777777" w:rsidR="00A57E4F" w:rsidRPr="00F4159A" w:rsidRDefault="00A57E4F" w:rsidP="00A57E4F">
      <w:pPr>
        <w:rPr>
          <w:rFonts w:ascii="Verdana" w:hAnsi="Verdana"/>
          <w:rPrChange w:id="969" w:author="Gareth Harding" w:date="2025-07-09T16:33:00Z" w16du:dateUtc="2025-07-09T14:33:00Z">
            <w:rPr>
              <w:rFonts w:ascii="Verdana" w:hAnsi="Verdana"/>
              <w:lang w:val="es-ES"/>
            </w:rPr>
          </w:rPrChange>
        </w:rPr>
      </w:pPr>
      <w:r w:rsidRPr="00F4159A">
        <w:rPr>
          <w:rFonts w:ascii="Verdana" w:hAnsi="Verdana"/>
          <w:rPrChange w:id="970" w:author="Gareth Harding" w:date="2025-07-09T16:33:00Z" w16du:dateUtc="2025-07-09T14:33:00Z">
            <w:rPr>
              <w:rFonts w:ascii="Verdana" w:hAnsi="Verdana"/>
              <w:lang w:val="es-ES"/>
            </w:rPr>
          </w:rPrChange>
        </w:rPr>
        <w:t>He saw a ball</w:t>
      </w:r>
    </w:p>
    <w:p w14:paraId="1326511C" w14:textId="77777777" w:rsidR="00A57E4F" w:rsidRPr="00F4159A" w:rsidRDefault="00A57E4F" w:rsidP="00A57E4F">
      <w:pPr>
        <w:rPr>
          <w:rFonts w:ascii="Verdana" w:hAnsi="Verdana"/>
          <w:rPrChange w:id="971" w:author="Gareth Harding" w:date="2025-07-09T16:33:00Z" w16du:dateUtc="2025-07-09T14:33:00Z">
            <w:rPr>
              <w:rFonts w:ascii="Verdana" w:hAnsi="Verdana"/>
              <w:lang w:val="es-ES"/>
            </w:rPr>
          </w:rPrChange>
        </w:rPr>
      </w:pPr>
      <w:r w:rsidRPr="00F4159A">
        <w:rPr>
          <w:rFonts w:ascii="Verdana" w:hAnsi="Verdana"/>
          <w:highlight w:val="yellow"/>
          <w:rPrChange w:id="972" w:author="Gareth Harding" w:date="2025-07-09T16:33:00Z" w16du:dateUtc="2025-07-09T14:33:00Z">
            <w:rPr>
              <w:rFonts w:ascii="Verdana" w:hAnsi="Verdana"/>
              <w:highlight w:val="yellow"/>
              <w:lang w:val="es-ES"/>
            </w:rPr>
          </w:rPrChange>
        </w:rPr>
        <w:t>He saw a butterfly</w:t>
      </w:r>
    </w:p>
    <w:p w14:paraId="4002489C" w14:textId="77777777" w:rsidR="00A57E4F" w:rsidRDefault="00A57E4F" w:rsidP="00A57E4F">
      <w:pPr>
        <w:rPr>
          <w:ins w:id="973" w:author="Gareth Harding" w:date="2025-07-10T10:33:00Z" w16du:dateUtc="2025-07-10T08:33:00Z"/>
          <w:rFonts w:ascii="Verdana" w:hAnsi="Verdana"/>
          <w:lang w:val="es-ES"/>
        </w:rPr>
      </w:pPr>
      <w:r w:rsidRPr="00D30A7F">
        <w:rPr>
          <w:rFonts w:ascii="Verdana" w:hAnsi="Verdana"/>
          <w:lang w:val="es-ES"/>
        </w:rPr>
        <w:t xml:space="preserve">He </w:t>
      </w:r>
      <w:proofErr w:type="spellStart"/>
      <w:r w:rsidRPr="00D30A7F">
        <w:rPr>
          <w:rFonts w:ascii="Verdana" w:hAnsi="Verdana"/>
          <w:lang w:val="es-ES"/>
        </w:rPr>
        <w:t>heard</w:t>
      </w:r>
      <w:proofErr w:type="spellEnd"/>
      <w:r w:rsidRPr="00D30A7F">
        <w:rPr>
          <w:rFonts w:ascii="Verdana" w:hAnsi="Verdana"/>
          <w:lang w:val="es-ES"/>
        </w:rPr>
        <w:t xml:space="preserve"> a </w:t>
      </w:r>
      <w:proofErr w:type="spellStart"/>
      <w:r w:rsidRPr="00D30A7F">
        <w:rPr>
          <w:rFonts w:ascii="Verdana" w:hAnsi="Verdana"/>
          <w:lang w:val="es-ES"/>
        </w:rPr>
        <w:t>noise</w:t>
      </w:r>
      <w:proofErr w:type="spellEnd"/>
    </w:p>
    <w:p w14:paraId="4B1C227B" w14:textId="77777777" w:rsidR="004B2BFA" w:rsidRPr="00D30A7F" w:rsidRDefault="004B2BFA" w:rsidP="00A57E4F">
      <w:pPr>
        <w:rPr>
          <w:rFonts w:ascii="Verdana" w:hAnsi="Verdana"/>
          <w:lang w:val="es-ES"/>
        </w:rPr>
      </w:pPr>
    </w:p>
    <w:p w14:paraId="41815B39" w14:textId="407C3CD7" w:rsidR="00A57E4F" w:rsidRPr="00F4159A" w:rsidRDefault="00A57E4F" w:rsidP="00A57E4F">
      <w:pPr>
        <w:pStyle w:val="Prrafodelista"/>
        <w:numPr>
          <w:ilvl w:val="0"/>
          <w:numId w:val="15"/>
        </w:numPr>
        <w:rPr>
          <w:rFonts w:ascii="Verdana" w:hAnsi="Verdana"/>
          <w:b/>
          <w:bCs/>
          <w:rPrChange w:id="974" w:author="Gareth Harding" w:date="2025-07-09T16:33:00Z" w16du:dateUtc="2025-07-09T14:33:00Z">
            <w:rPr>
              <w:rFonts w:ascii="Verdana" w:hAnsi="Verdana"/>
              <w:b/>
              <w:bCs/>
              <w:lang w:val="es-ES"/>
            </w:rPr>
          </w:rPrChange>
        </w:rPr>
      </w:pPr>
      <w:r w:rsidRPr="00F4159A">
        <w:rPr>
          <w:rFonts w:ascii="Verdana" w:hAnsi="Verdana"/>
          <w:b/>
          <w:bCs/>
          <w:rPrChange w:id="975" w:author="Gareth Harding" w:date="2025-07-09T16:33:00Z" w16du:dateUtc="2025-07-09T14:33:00Z">
            <w:rPr>
              <w:rFonts w:ascii="Verdana" w:hAnsi="Verdana"/>
              <w:b/>
              <w:bCs/>
              <w:lang w:val="es-ES"/>
            </w:rPr>
          </w:rPrChange>
        </w:rPr>
        <w:t>Leo reached the finish line first.</w:t>
      </w:r>
    </w:p>
    <w:p w14:paraId="1A9565C3" w14:textId="77777777" w:rsidR="00A57E4F" w:rsidRPr="00D30A7F" w:rsidRDefault="00A57E4F" w:rsidP="00A57E4F">
      <w:pPr>
        <w:rPr>
          <w:rFonts w:ascii="Verdana" w:hAnsi="Verdana"/>
          <w:lang w:val="es-ES"/>
        </w:rPr>
      </w:pPr>
      <w:r w:rsidRPr="00D30A7F">
        <w:rPr>
          <w:rFonts w:ascii="Verdana" w:hAnsi="Verdana"/>
          <w:highlight w:val="yellow"/>
          <w:lang w:val="es-ES"/>
        </w:rPr>
        <w:t>True</w:t>
      </w:r>
    </w:p>
    <w:p w14:paraId="706DAB53" w14:textId="77777777" w:rsidR="00A57E4F" w:rsidRDefault="00A57E4F" w:rsidP="00A57E4F">
      <w:pPr>
        <w:rPr>
          <w:ins w:id="976" w:author="Gareth Harding" w:date="2025-07-10T10:33:00Z" w16du:dateUtc="2025-07-10T08:33:00Z"/>
          <w:rFonts w:ascii="Verdana" w:hAnsi="Verdana"/>
          <w:lang w:val="es-ES"/>
        </w:rPr>
      </w:pPr>
      <w:r w:rsidRPr="00D30A7F">
        <w:rPr>
          <w:rFonts w:ascii="Verdana" w:hAnsi="Verdana"/>
          <w:lang w:val="es-ES"/>
        </w:rPr>
        <w:t>False</w:t>
      </w:r>
    </w:p>
    <w:p w14:paraId="76CE9941" w14:textId="77777777" w:rsidR="004B2BFA" w:rsidRPr="00D30A7F" w:rsidRDefault="004B2BFA" w:rsidP="00A57E4F">
      <w:pPr>
        <w:rPr>
          <w:rFonts w:ascii="Verdana" w:hAnsi="Verdana"/>
          <w:lang w:val="es-ES"/>
        </w:rPr>
      </w:pPr>
    </w:p>
    <w:p w14:paraId="348110B8" w14:textId="5F1F8C67" w:rsidR="00A57E4F" w:rsidRPr="00F4159A" w:rsidRDefault="00A57E4F" w:rsidP="00A57E4F">
      <w:pPr>
        <w:pStyle w:val="Prrafodelista"/>
        <w:numPr>
          <w:ilvl w:val="0"/>
          <w:numId w:val="15"/>
        </w:numPr>
        <w:rPr>
          <w:rFonts w:ascii="Verdana" w:hAnsi="Verdana"/>
          <w:b/>
          <w:bCs/>
          <w:rPrChange w:id="977" w:author="Gareth Harding" w:date="2025-07-09T16:33:00Z" w16du:dateUtc="2025-07-09T14:33:00Z">
            <w:rPr>
              <w:rFonts w:ascii="Verdana" w:hAnsi="Verdana"/>
              <w:b/>
              <w:bCs/>
              <w:lang w:val="es-ES"/>
            </w:rPr>
          </w:rPrChange>
        </w:rPr>
      </w:pPr>
      <w:r w:rsidRPr="00F4159A">
        <w:rPr>
          <w:rFonts w:ascii="Verdana" w:hAnsi="Verdana"/>
          <w:b/>
          <w:bCs/>
          <w:rPrChange w:id="978" w:author="Gareth Harding" w:date="2025-07-09T16:33:00Z" w16du:dateUtc="2025-07-09T14:33:00Z">
            <w:rPr>
              <w:rFonts w:ascii="Verdana" w:hAnsi="Verdana"/>
              <w:b/>
              <w:bCs/>
              <w:lang w:val="es-ES"/>
            </w:rPr>
          </w:rPrChange>
        </w:rPr>
        <w:t>What did Bob find near the bench?</w:t>
      </w:r>
    </w:p>
    <w:p w14:paraId="566B44B3" w14:textId="77777777" w:rsidR="00A57E4F" w:rsidRPr="00F4159A" w:rsidRDefault="00A57E4F" w:rsidP="00A57E4F">
      <w:pPr>
        <w:rPr>
          <w:rFonts w:ascii="Verdana" w:hAnsi="Verdana"/>
          <w:rPrChange w:id="979" w:author="Gareth Harding" w:date="2025-07-09T16:33:00Z" w16du:dateUtc="2025-07-09T14:33:00Z">
            <w:rPr>
              <w:rFonts w:ascii="Verdana" w:hAnsi="Verdana"/>
              <w:lang w:val="es-ES"/>
            </w:rPr>
          </w:rPrChange>
        </w:rPr>
      </w:pPr>
      <w:r w:rsidRPr="00F4159A">
        <w:rPr>
          <w:rFonts w:ascii="Verdana" w:hAnsi="Verdana"/>
          <w:rPrChange w:id="980" w:author="Gareth Harding" w:date="2025-07-09T16:33:00Z" w16du:dateUtc="2025-07-09T14:33:00Z">
            <w:rPr>
              <w:rFonts w:ascii="Verdana" w:hAnsi="Verdana"/>
              <w:lang w:val="es-ES"/>
            </w:rPr>
          </w:rPrChange>
        </w:rPr>
        <w:t>A ball</w:t>
      </w:r>
    </w:p>
    <w:p w14:paraId="6C376968" w14:textId="77777777" w:rsidR="00A57E4F" w:rsidRPr="00F4159A" w:rsidRDefault="00A57E4F" w:rsidP="00A57E4F">
      <w:pPr>
        <w:rPr>
          <w:rFonts w:ascii="Verdana" w:hAnsi="Verdana"/>
          <w:rPrChange w:id="981" w:author="Gareth Harding" w:date="2025-07-09T16:33:00Z" w16du:dateUtc="2025-07-09T14:33:00Z">
            <w:rPr>
              <w:rFonts w:ascii="Verdana" w:hAnsi="Verdana"/>
              <w:lang w:val="es-ES"/>
            </w:rPr>
          </w:rPrChange>
        </w:rPr>
      </w:pPr>
      <w:r w:rsidRPr="00F4159A">
        <w:rPr>
          <w:rFonts w:ascii="Verdana" w:hAnsi="Verdana"/>
          <w:rPrChange w:id="982" w:author="Gareth Harding" w:date="2025-07-09T16:33:00Z" w16du:dateUtc="2025-07-09T14:33:00Z">
            <w:rPr>
              <w:rFonts w:ascii="Verdana" w:hAnsi="Verdana"/>
              <w:lang w:val="es-ES"/>
            </w:rPr>
          </w:rPrChange>
        </w:rPr>
        <w:t>A stick</w:t>
      </w:r>
    </w:p>
    <w:p w14:paraId="24D3A794" w14:textId="77777777" w:rsidR="00A57E4F" w:rsidRDefault="00A57E4F" w:rsidP="00A57E4F">
      <w:pPr>
        <w:rPr>
          <w:ins w:id="983" w:author="Gareth Harding" w:date="2025-07-10T10:33:00Z" w16du:dateUtc="2025-07-10T08:33:00Z"/>
          <w:rFonts w:ascii="Verdana" w:hAnsi="Verdana"/>
        </w:rPr>
      </w:pPr>
      <w:r w:rsidRPr="00F4159A">
        <w:rPr>
          <w:rFonts w:ascii="Verdana" w:hAnsi="Verdana"/>
          <w:highlight w:val="yellow"/>
          <w:rPrChange w:id="984" w:author="Gareth Harding" w:date="2025-07-09T16:33:00Z" w16du:dateUtc="2025-07-09T14:33:00Z">
            <w:rPr>
              <w:rFonts w:ascii="Verdana" w:hAnsi="Verdana"/>
              <w:highlight w:val="yellow"/>
              <w:lang w:val="es-ES"/>
            </w:rPr>
          </w:rPrChange>
        </w:rPr>
        <w:t>A sausage</w:t>
      </w:r>
    </w:p>
    <w:p w14:paraId="6984887E" w14:textId="77777777" w:rsidR="004B2BFA" w:rsidRPr="00F4159A" w:rsidRDefault="004B2BFA" w:rsidP="00A57E4F">
      <w:pPr>
        <w:rPr>
          <w:rFonts w:ascii="Verdana" w:hAnsi="Verdana"/>
          <w:rPrChange w:id="985" w:author="Gareth Harding" w:date="2025-07-09T16:33:00Z" w16du:dateUtc="2025-07-09T14:33:00Z">
            <w:rPr>
              <w:rFonts w:ascii="Verdana" w:hAnsi="Verdana"/>
              <w:lang w:val="es-ES"/>
            </w:rPr>
          </w:rPrChange>
        </w:rPr>
      </w:pPr>
    </w:p>
    <w:p w14:paraId="66D0A8B6" w14:textId="68FDDF10" w:rsidR="00A57E4F" w:rsidRPr="00F4159A" w:rsidRDefault="00A57E4F" w:rsidP="00A57E4F">
      <w:pPr>
        <w:pStyle w:val="Prrafodelista"/>
        <w:numPr>
          <w:ilvl w:val="0"/>
          <w:numId w:val="15"/>
        </w:numPr>
        <w:rPr>
          <w:rFonts w:ascii="Verdana" w:hAnsi="Verdana"/>
          <w:b/>
          <w:bCs/>
          <w:rPrChange w:id="986" w:author="Gareth Harding" w:date="2025-07-09T16:33:00Z" w16du:dateUtc="2025-07-09T14:33:00Z">
            <w:rPr>
              <w:rFonts w:ascii="Verdana" w:hAnsi="Verdana"/>
              <w:b/>
              <w:bCs/>
              <w:lang w:val="es-ES"/>
            </w:rPr>
          </w:rPrChange>
        </w:rPr>
      </w:pPr>
      <w:r w:rsidRPr="00F4159A">
        <w:rPr>
          <w:rFonts w:ascii="Verdana" w:hAnsi="Verdana"/>
          <w:b/>
          <w:bCs/>
          <w:rPrChange w:id="987" w:author="Gareth Harding" w:date="2025-07-09T16:33:00Z" w16du:dateUtc="2025-07-09T14:33:00Z">
            <w:rPr>
              <w:rFonts w:ascii="Verdana" w:hAnsi="Verdana"/>
              <w:b/>
              <w:bCs/>
              <w:lang w:val="es-ES"/>
            </w:rPr>
          </w:rPrChange>
        </w:rPr>
        <w:t>Who is the funniest runner?</w:t>
      </w:r>
    </w:p>
    <w:p w14:paraId="6DE5470D" w14:textId="77777777" w:rsidR="00A57E4F" w:rsidRPr="00D30A7F" w:rsidRDefault="00A57E4F" w:rsidP="00A57E4F">
      <w:pPr>
        <w:rPr>
          <w:rFonts w:ascii="Verdana" w:hAnsi="Verdana"/>
          <w:lang w:val="es-ES"/>
        </w:rPr>
      </w:pPr>
      <w:r w:rsidRPr="00D30A7F">
        <w:rPr>
          <w:rFonts w:ascii="Verdana" w:hAnsi="Verdana"/>
          <w:lang w:val="es-ES"/>
        </w:rPr>
        <w:t>Leo</w:t>
      </w:r>
    </w:p>
    <w:p w14:paraId="0FE39E02" w14:textId="77777777" w:rsidR="00A57E4F" w:rsidRPr="00D30A7F" w:rsidRDefault="00A57E4F" w:rsidP="00A57E4F">
      <w:pPr>
        <w:rPr>
          <w:rFonts w:ascii="Verdana" w:hAnsi="Verdana"/>
          <w:lang w:val="es-ES"/>
        </w:rPr>
      </w:pPr>
      <w:r w:rsidRPr="00D30A7F">
        <w:rPr>
          <w:rFonts w:ascii="Verdana" w:hAnsi="Verdana"/>
          <w:highlight w:val="yellow"/>
          <w:lang w:val="es-ES"/>
        </w:rPr>
        <w:t>Bob</w:t>
      </w:r>
    </w:p>
    <w:p w14:paraId="28D6E725" w14:textId="49F289F4" w:rsidR="00A57E4F" w:rsidRPr="00D30A7F" w:rsidRDefault="00A57E4F" w:rsidP="00A57E4F">
      <w:pPr>
        <w:rPr>
          <w:rFonts w:ascii="Verdana" w:hAnsi="Verdana"/>
          <w:lang w:val="es-ES"/>
        </w:rPr>
      </w:pPr>
      <w:r w:rsidRPr="00D30A7F">
        <w:rPr>
          <w:rFonts w:ascii="Verdana" w:hAnsi="Verdana"/>
          <w:lang w:val="es-ES"/>
        </w:rPr>
        <w:t>Carla</w:t>
      </w:r>
    </w:p>
    <w:sectPr w:rsidR="00A57E4F" w:rsidRPr="00D30A7F" w:rsidSect="00D30A7F">
      <w:pgSz w:w="11900" w:h="16840"/>
      <w:pgMar w:top="927" w:right="1268" w:bottom="945" w:left="127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0BD"/>
    <w:multiLevelType w:val="hybridMultilevel"/>
    <w:tmpl w:val="9F24CC3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3ED4A40"/>
    <w:multiLevelType w:val="multilevel"/>
    <w:tmpl w:val="0ADCF216"/>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186958"/>
    <w:multiLevelType w:val="multilevel"/>
    <w:tmpl w:val="C988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E11FF"/>
    <w:multiLevelType w:val="hybridMultilevel"/>
    <w:tmpl w:val="2B142214"/>
    <w:lvl w:ilvl="0" w:tplc="04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FA7307"/>
    <w:multiLevelType w:val="multilevel"/>
    <w:tmpl w:val="6C82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B1C64"/>
    <w:multiLevelType w:val="hybridMultilevel"/>
    <w:tmpl w:val="D4D0D0B2"/>
    <w:lvl w:ilvl="0" w:tplc="040A000F">
      <w:start w:val="1"/>
      <w:numFmt w:val="decimal"/>
      <w:lvlText w:val="%1."/>
      <w:lvlJc w:val="left"/>
      <w:pPr>
        <w:ind w:left="360" w:hanging="360"/>
      </w:pPr>
      <w:rPr>
        <w:rFonts w:hint="default"/>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6" w15:restartNumberingAfterBreak="0">
    <w:nsid w:val="29D34A04"/>
    <w:multiLevelType w:val="multilevel"/>
    <w:tmpl w:val="19F4170C"/>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DB241F8"/>
    <w:multiLevelType w:val="multilevel"/>
    <w:tmpl w:val="5AF4CAD8"/>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4642AD6"/>
    <w:multiLevelType w:val="multilevel"/>
    <w:tmpl w:val="23B66DDE"/>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6A2329D"/>
    <w:multiLevelType w:val="hybridMultilevel"/>
    <w:tmpl w:val="977014CC"/>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0" w15:restartNumberingAfterBreak="0">
    <w:nsid w:val="43C061F3"/>
    <w:multiLevelType w:val="hybridMultilevel"/>
    <w:tmpl w:val="3072F35E"/>
    <w:lvl w:ilvl="0" w:tplc="ED7E8E50">
      <w:start w:val="1"/>
      <w:numFmt w:val="decimal"/>
      <w:lvlText w:val="%1."/>
      <w:lvlJc w:val="left"/>
      <w:pPr>
        <w:ind w:left="1420" w:hanging="720"/>
      </w:pPr>
      <w:rPr>
        <w:rFonts w:hint="default"/>
      </w:rPr>
    </w:lvl>
    <w:lvl w:ilvl="1" w:tplc="040A0019" w:tentative="1">
      <w:start w:val="1"/>
      <w:numFmt w:val="lowerLetter"/>
      <w:lvlText w:val="%2."/>
      <w:lvlJc w:val="left"/>
      <w:pPr>
        <w:ind w:left="1780" w:hanging="360"/>
      </w:pPr>
    </w:lvl>
    <w:lvl w:ilvl="2" w:tplc="040A001B" w:tentative="1">
      <w:start w:val="1"/>
      <w:numFmt w:val="lowerRoman"/>
      <w:lvlText w:val="%3."/>
      <w:lvlJc w:val="right"/>
      <w:pPr>
        <w:ind w:left="2500" w:hanging="180"/>
      </w:pPr>
    </w:lvl>
    <w:lvl w:ilvl="3" w:tplc="040A000F" w:tentative="1">
      <w:start w:val="1"/>
      <w:numFmt w:val="decimal"/>
      <w:lvlText w:val="%4."/>
      <w:lvlJc w:val="left"/>
      <w:pPr>
        <w:ind w:left="3220" w:hanging="360"/>
      </w:pPr>
    </w:lvl>
    <w:lvl w:ilvl="4" w:tplc="040A0019" w:tentative="1">
      <w:start w:val="1"/>
      <w:numFmt w:val="lowerLetter"/>
      <w:lvlText w:val="%5."/>
      <w:lvlJc w:val="left"/>
      <w:pPr>
        <w:ind w:left="3940" w:hanging="360"/>
      </w:pPr>
    </w:lvl>
    <w:lvl w:ilvl="5" w:tplc="040A001B" w:tentative="1">
      <w:start w:val="1"/>
      <w:numFmt w:val="lowerRoman"/>
      <w:lvlText w:val="%6."/>
      <w:lvlJc w:val="right"/>
      <w:pPr>
        <w:ind w:left="4660" w:hanging="180"/>
      </w:pPr>
    </w:lvl>
    <w:lvl w:ilvl="6" w:tplc="040A000F" w:tentative="1">
      <w:start w:val="1"/>
      <w:numFmt w:val="decimal"/>
      <w:lvlText w:val="%7."/>
      <w:lvlJc w:val="left"/>
      <w:pPr>
        <w:ind w:left="5380" w:hanging="360"/>
      </w:pPr>
    </w:lvl>
    <w:lvl w:ilvl="7" w:tplc="040A0019" w:tentative="1">
      <w:start w:val="1"/>
      <w:numFmt w:val="lowerLetter"/>
      <w:lvlText w:val="%8."/>
      <w:lvlJc w:val="left"/>
      <w:pPr>
        <w:ind w:left="6100" w:hanging="360"/>
      </w:pPr>
    </w:lvl>
    <w:lvl w:ilvl="8" w:tplc="040A001B" w:tentative="1">
      <w:start w:val="1"/>
      <w:numFmt w:val="lowerRoman"/>
      <w:lvlText w:val="%9."/>
      <w:lvlJc w:val="right"/>
      <w:pPr>
        <w:ind w:left="6820" w:hanging="180"/>
      </w:pPr>
    </w:lvl>
  </w:abstractNum>
  <w:abstractNum w:abstractNumId="11" w15:restartNumberingAfterBreak="0">
    <w:nsid w:val="4CCF6EED"/>
    <w:multiLevelType w:val="hybridMultilevel"/>
    <w:tmpl w:val="D1A8B586"/>
    <w:lvl w:ilvl="0" w:tplc="04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E9A06B1"/>
    <w:multiLevelType w:val="hybridMultilevel"/>
    <w:tmpl w:val="F04651C2"/>
    <w:lvl w:ilvl="0" w:tplc="8FCABA84">
      <w:start w:val="1"/>
      <w:numFmt w:val="bullet"/>
      <w:lvlText w:val="•"/>
      <w:lvlJc w:val="left"/>
      <w:pPr>
        <w:ind w:left="1420" w:hanging="720"/>
      </w:pPr>
      <w:rPr>
        <w:rFonts w:ascii="Verdana" w:eastAsiaTheme="minorHAnsi" w:hAnsi="Verdana" w:cstheme="minorBid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13" w15:restartNumberingAfterBreak="0">
    <w:nsid w:val="60B957D8"/>
    <w:multiLevelType w:val="multilevel"/>
    <w:tmpl w:val="28FEF88A"/>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0DB0B16"/>
    <w:multiLevelType w:val="multilevel"/>
    <w:tmpl w:val="C988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E58A7"/>
    <w:multiLevelType w:val="multilevel"/>
    <w:tmpl w:val="C98822A2"/>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681">
    <w:abstractNumId w:val="9"/>
  </w:num>
  <w:num w:numId="2" w16cid:durableId="1073508485">
    <w:abstractNumId w:val="11"/>
  </w:num>
  <w:num w:numId="3" w16cid:durableId="87967113">
    <w:abstractNumId w:val="14"/>
  </w:num>
  <w:num w:numId="4" w16cid:durableId="855073092">
    <w:abstractNumId w:val="2"/>
  </w:num>
  <w:num w:numId="5" w16cid:durableId="896666463">
    <w:abstractNumId w:val="15"/>
  </w:num>
  <w:num w:numId="6" w16cid:durableId="1325083253">
    <w:abstractNumId w:val="6"/>
  </w:num>
  <w:num w:numId="7" w16cid:durableId="1237402081">
    <w:abstractNumId w:val="13"/>
  </w:num>
  <w:num w:numId="8" w16cid:durableId="531499779">
    <w:abstractNumId w:val="8"/>
  </w:num>
  <w:num w:numId="9" w16cid:durableId="115485062">
    <w:abstractNumId w:val="7"/>
  </w:num>
  <w:num w:numId="10" w16cid:durableId="884834055">
    <w:abstractNumId w:val="1"/>
  </w:num>
  <w:num w:numId="11" w16cid:durableId="218711892">
    <w:abstractNumId w:val="4"/>
  </w:num>
  <w:num w:numId="12" w16cid:durableId="1334142125">
    <w:abstractNumId w:val="10"/>
  </w:num>
  <w:num w:numId="13" w16cid:durableId="1590120869">
    <w:abstractNumId w:val="5"/>
  </w:num>
  <w:num w:numId="14" w16cid:durableId="1837764183">
    <w:abstractNumId w:val="12"/>
  </w:num>
  <w:num w:numId="15" w16cid:durableId="683703718">
    <w:abstractNumId w:val="3"/>
  </w:num>
  <w:num w:numId="16" w16cid:durableId="1707294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eth Harding">
    <w15:presenceInfo w15:providerId="Windows Live" w15:userId="739763ae743ce30d"/>
  </w15:person>
  <w15:person w15:author="48105">
    <w15:presenceInfo w15:providerId="AD" w15:userId="S::o48105@365up.club::1f827a6a-e2c2-40c4-a745-8d8adbeb1b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E2"/>
    <w:rsid w:val="00026A4E"/>
    <w:rsid w:val="000C7332"/>
    <w:rsid w:val="001868FB"/>
    <w:rsid w:val="001E0272"/>
    <w:rsid w:val="003502FB"/>
    <w:rsid w:val="003A5670"/>
    <w:rsid w:val="00401AF3"/>
    <w:rsid w:val="00410CE2"/>
    <w:rsid w:val="00493B95"/>
    <w:rsid w:val="004972D4"/>
    <w:rsid w:val="00497BB1"/>
    <w:rsid w:val="004B2BFA"/>
    <w:rsid w:val="00540441"/>
    <w:rsid w:val="005B13B3"/>
    <w:rsid w:val="005F10CA"/>
    <w:rsid w:val="00675203"/>
    <w:rsid w:val="00684454"/>
    <w:rsid w:val="00706ACD"/>
    <w:rsid w:val="00717235"/>
    <w:rsid w:val="007874A3"/>
    <w:rsid w:val="007A0BA8"/>
    <w:rsid w:val="007C21B7"/>
    <w:rsid w:val="007C5C5B"/>
    <w:rsid w:val="007C6825"/>
    <w:rsid w:val="008028D5"/>
    <w:rsid w:val="00816AC4"/>
    <w:rsid w:val="00821852"/>
    <w:rsid w:val="008F19AA"/>
    <w:rsid w:val="00942AED"/>
    <w:rsid w:val="00982A05"/>
    <w:rsid w:val="00992ADD"/>
    <w:rsid w:val="009B03F9"/>
    <w:rsid w:val="009F3A42"/>
    <w:rsid w:val="00A57E4F"/>
    <w:rsid w:val="00B40DD2"/>
    <w:rsid w:val="00B42174"/>
    <w:rsid w:val="00B4541A"/>
    <w:rsid w:val="00B83C98"/>
    <w:rsid w:val="00BA7934"/>
    <w:rsid w:val="00BB647B"/>
    <w:rsid w:val="00D30A7F"/>
    <w:rsid w:val="00DB22EB"/>
    <w:rsid w:val="00DB5F78"/>
    <w:rsid w:val="00DE7A12"/>
    <w:rsid w:val="00F24CD9"/>
    <w:rsid w:val="00F4159A"/>
    <w:rsid w:val="00FB04D1"/>
    <w:rsid w:val="00FB34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181A"/>
  <w15:chartTrackingRefBased/>
  <w15:docId w15:val="{FB9F39F3-459F-7542-86FF-59AA78FD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52"/>
    <w:rPr>
      <w:lang w:val="en-GB"/>
    </w:rPr>
  </w:style>
  <w:style w:type="paragraph" w:styleId="Ttulo1">
    <w:name w:val="heading 1"/>
    <w:basedOn w:val="Normal"/>
    <w:next w:val="Normal"/>
    <w:link w:val="Ttulo1Car"/>
    <w:uiPriority w:val="9"/>
    <w:qFormat/>
    <w:rsid w:val="00410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0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0C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0C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0C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0C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0C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0C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0C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0CE2"/>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410CE2"/>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410CE2"/>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410CE2"/>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410CE2"/>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410CE2"/>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410CE2"/>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410CE2"/>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410CE2"/>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410C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0CE2"/>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410CE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0CE2"/>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410CE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10CE2"/>
    <w:rPr>
      <w:i/>
      <w:iCs/>
      <w:color w:val="404040" w:themeColor="text1" w:themeTint="BF"/>
      <w:lang w:val="en-GB"/>
    </w:rPr>
  </w:style>
  <w:style w:type="paragraph" w:styleId="Prrafodelista">
    <w:name w:val="List Paragraph"/>
    <w:basedOn w:val="Normal"/>
    <w:uiPriority w:val="34"/>
    <w:qFormat/>
    <w:rsid w:val="00410CE2"/>
    <w:pPr>
      <w:ind w:left="720"/>
      <w:contextualSpacing/>
    </w:pPr>
  </w:style>
  <w:style w:type="character" w:styleId="nfasisintenso">
    <w:name w:val="Intense Emphasis"/>
    <w:basedOn w:val="Fuentedeprrafopredeter"/>
    <w:uiPriority w:val="21"/>
    <w:qFormat/>
    <w:rsid w:val="00410CE2"/>
    <w:rPr>
      <w:i/>
      <w:iCs/>
      <w:color w:val="0F4761" w:themeColor="accent1" w:themeShade="BF"/>
    </w:rPr>
  </w:style>
  <w:style w:type="paragraph" w:styleId="Citadestacada">
    <w:name w:val="Intense Quote"/>
    <w:basedOn w:val="Normal"/>
    <w:next w:val="Normal"/>
    <w:link w:val="CitadestacadaCar"/>
    <w:uiPriority w:val="30"/>
    <w:qFormat/>
    <w:rsid w:val="00410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0CE2"/>
    <w:rPr>
      <w:i/>
      <w:iCs/>
      <w:color w:val="0F4761" w:themeColor="accent1" w:themeShade="BF"/>
      <w:lang w:val="en-GB"/>
    </w:rPr>
  </w:style>
  <w:style w:type="character" w:styleId="Referenciaintensa">
    <w:name w:val="Intense Reference"/>
    <w:basedOn w:val="Fuentedeprrafopredeter"/>
    <w:uiPriority w:val="32"/>
    <w:qFormat/>
    <w:rsid w:val="00410CE2"/>
    <w:rPr>
      <w:b/>
      <w:bCs/>
      <w:smallCaps/>
      <w:color w:val="0F4761" w:themeColor="accent1" w:themeShade="BF"/>
      <w:spacing w:val="5"/>
    </w:rPr>
  </w:style>
  <w:style w:type="paragraph" w:customStyle="1" w:styleId="p1">
    <w:name w:val="p1"/>
    <w:basedOn w:val="Normal"/>
    <w:rsid w:val="008F19AA"/>
    <w:pPr>
      <w:spacing w:before="100" w:beforeAutospacing="1" w:after="100" w:afterAutospacing="1"/>
    </w:pPr>
    <w:rPr>
      <w:rFonts w:ascii="Times New Roman" w:eastAsia="Times New Roman" w:hAnsi="Times New Roman" w:cs="Times New Roman"/>
      <w:kern w:val="0"/>
      <w:lang w:val="es-ES" w:eastAsia="es-ES_tradnl"/>
      <w14:ligatures w14:val="none"/>
    </w:rPr>
  </w:style>
  <w:style w:type="character" w:customStyle="1" w:styleId="s1">
    <w:name w:val="s1"/>
    <w:basedOn w:val="Fuentedeprrafopredeter"/>
    <w:rsid w:val="008F19AA"/>
  </w:style>
  <w:style w:type="paragraph" w:styleId="Revisin">
    <w:name w:val="Revision"/>
    <w:hidden/>
    <w:uiPriority w:val="99"/>
    <w:semiHidden/>
    <w:rsid w:val="00F4159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642">
      <w:bodyDiv w:val="1"/>
      <w:marLeft w:val="0"/>
      <w:marRight w:val="0"/>
      <w:marTop w:val="0"/>
      <w:marBottom w:val="0"/>
      <w:divBdr>
        <w:top w:val="none" w:sz="0" w:space="0" w:color="auto"/>
        <w:left w:val="none" w:sz="0" w:space="0" w:color="auto"/>
        <w:bottom w:val="none" w:sz="0" w:space="0" w:color="auto"/>
        <w:right w:val="none" w:sz="0" w:space="0" w:color="auto"/>
      </w:divBdr>
    </w:div>
    <w:div w:id="4750009">
      <w:bodyDiv w:val="1"/>
      <w:marLeft w:val="0"/>
      <w:marRight w:val="0"/>
      <w:marTop w:val="0"/>
      <w:marBottom w:val="0"/>
      <w:divBdr>
        <w:top w:val="none" w:sz="0" w:space="0" w:color="auto"/>
        <w:left w:val="none" w:sz="0" w:space="0" w:color="auto"/>
        <w:bottom w:val="none" w:sz="0" w:space="0" w:color="auto"/>
        <w:right w:val="none" w:sz="0" w:space="0" w:color="auto"/>
      </w:divBdr>
    </w:div>
    <w:div w:id="83113229">
      <w:bodyDiv w:val="1"/>
      <w:marLeft w:val="0"/>
      <w:marRight w:val="0"/>
      <w:marTop w:val="0"/>
      <w:marBottom w:val="0"/>
      <w:divBdr>
        <w:top w:val="none" w:sz="0" w:space="0" w:color="auto"/>
        <w:left w:val="none" w:sz="0" w:space="0" w:color="auto"/>
        <w:bottom w:val="none" w:sz="0" w:space="0" w:color="auto"/>
        <w:right w:val="none" w:sz="0" w:space="0" w:color="auto"/>
      </w:divBdr>
    </w:div>
    <w:div w:id="100537440">
      <w:bodyDiv w:val="1"/>
      <w:marLeft w:val="0"/>
      <w:marRight w:val="0"/>
      <w:marTop w:val="0"/>
      <w:marBottom w:val="0"/>
      <w:divBdr>
        <w:top w:val="none" w:sz="0" w:space="0" w:color="auto"/>
        <w:left w:val="none" w:sz="0" w:space="0" w:color="auto"/>
        <w:bottom w:val="none" w:sz="0" w:space="0" w:color="auto"/>
        <w:right w:val="none" w:sz="0" w:space="0" w:color="auto"/>
      </w:divBdr>
    </w:div>
    <w:div w:id="162399584">
      <w:bodyDiv w:val="1"/>
      <w:marLeft w:val="0"/>
      <w:marRight w:val="0"/>
      <w:marTop w:val="0"/>
      <w:marBottom w:val="0"/>
      <w:divBdr>
        <w:top w:val="none" w:sz="0" w:space="0" w:color="auto"/>
        <w:left w:val="none" w:sz="0" w:space="0" w:color="auto"/>
        <w:bottom w:val="none" w:sz="0" w:space="0" w:color="auto"/>
        <w:right w:val="none" w:sz="0" w:space="0" w:color="auto"/>
      </w:divBdr>
    </w:div>
    <w:div w:id="226767492">
      <w:bodyDiv w:val="1"/>
      <w:marLeft w:val="0"/>
      <w:marRight w:val="0"/>
      <w:marTop w:val="0"/>
      <w:marBottom w:val="0"/>
      <w:divBdr>
        <w:top w:val="none" w:sz="0" w:space="0" w:color="auto"/>
        <w:left w:val="none" w:sz="0" w:space="0" w:color="auto"/>
        <w:bottom w:val="none" w:sz="0" w:space="0" w:color="auto"/>
        <w:right w:val="none" w:sz="0" w:space="0" w:color="auto"/>
      </w:divBdr>
    </w:div>
    <w:div w:id="242106829">
      <w:bodyDiv w:val="1"/>
      <w:marLeft w:val="0"/>
      <w:marRight w:val="0"/>
      <w:marTop w:val="0"/>
      <w:marBottom w:val="0"/>
      <w:divBdr>
        <w:top w:val="none" w:sz="0" w:space="0" w:color="auto"/>
        <w:left w:val="none" w:sz="0" w:space="0" w:color="auto"/>
        <w:bottom w:val="none" w:sz="0" w:space="0" w:color="auto"/>
        <w:right w:val="none" w:sz="0" w:space="0" w:color="auto"/>
      </w:divBdr>
    </w:div>
    <w:div w:id="322587522">
      <w:bodyDiv w:val="1"/>
      <w:marLeft w:val="0"/>
      <w:marRight w:val="0"/>
      <w:marTop w:val="0"/>
      <w:marBottom w:val="0"/>
      <w:divBdr>
        <w:top w:val="none" w:sz="0" w:space="0" w:color="auto"/>
        <w:left w:val="none" w:sz="0" w:space="0" w:color="auto"/>
        <w:bottom w:val="none" w:sz="0" w:space="0" w:color="auto"/>
        <w:right w:val="none" w:sz="0" w:space="0" w:color="auto"/>
      </w:divBdr>
    </w:div>
    <w:div w:id="577517263">
      <w:bodyDiv w:val="1"/>
      <w:marLeft w:val="0"/>
      <w:marRight w:val="0"/>
      <w:marTop w:val="0"/>
      <w:marBottom w:val="0"/>
      <w:divBdr>
        <w:top w:val="none" w:sz="0" w:space="0" w:color="auto"/>
        <w:left w:val="none" w:sz="0" w:space="0" w:color="auto"/>
        <w:bottom w:val="none" w:sz="0" w:space="0" w:color="auto"/>
        <w:right w:val="none" w:sz="0" w:space="0" w:color="auto"/>
      </w:divBdr>
    </w:div>
    <w:div w:id="610211735">
      <w:bodyDiv w:val="1"/>
      <w:marLeft w:val="0"/>
      <w:marRight w:val="0"/>
      <w:marTop w:val="0"/>
      <w:marBottom w:val="0"/>
      <w:divBdr>
        <w:top w:val="none" w:sz="0" w:space="0" w:color="auto"/>
        <w:left w:val="none" w:sz="0" w:space="0" w:color="auto"/>
        <w:bottom w:val="none" w:sz="0" w:space="0" w:color="auto"/>
        <w:right w:val="none" w:sz="0" w:space="0" w:color="auto"/>
      </w:divBdr>
    </w:div>
    <w:div w:id="617762573">
      <w:bodyDiv w:val="1"/>
      <w:marLeft w:val="0"/>
      <w:marRight w:val="0"/>
      <w:marTop w:val="0"/>
      <w:marBottom w:val="0"/>
      <w:divBdr>
        <w:top w:val="none" w:sz="0" w:space="0" w:color="auto"/>
        <w:left w:val="none" w:sz="0" w:space="0" w:color="auto"/>
        <w:bottom w:val="none" w:sz="0" w:space="0" w:color="auto"/>
        <w:right w:val="none" w:sz="0" w:space="0" w:color="auto"/>
      </w:divBdr>
    </w:div>
    <w:div w:id="649554099">
      <w:bodyDiv w:val="1"/>
      <w:marLeft w:val="0"/>
      <w:marRight w:val="0"/>
      <w:marTop w:val="0"/>
      <w:marBottom w:val="0"/>
      <w:divBdr>
        <w:top w:val="none" w:sz="0" w:space="0" w:color="auto"/>
        <w:left w:val="none" w:sz="0" w:space="0" w:color="auto"/>
        <w:bottom w:val="none" w:sz="0" w:space="0" w:color="auto"/>
        <w:right w:val="none" w:sz="0" w:space="0" w:color="auto"/>
      </w:divBdr>
    </w:div>
    <w:div w:id="690378369">
      <w:bodyDiv w:val="1"/>
      <w:marLeft w:val="0"/>
      <w:marRight w:val="0"/>
      <w:marTop w:val="0"/>
      <w:marBottom w:val="0"/>
      <w:divBdr>
        <w:top w:val="none" w:sz="0" w:space="0" w:color="auto"/>
        <w:left w:val="none" w:sz="0" w:space="0" w:color="auto"/>
        <w:bottom w:val="none" w:sz="0" w:space="0" w:color="auto"/>
        <w:right w:val="none" w:sz="0" w:space="0" w:color="auto"/>
      </w:divBdr>
    </w:div>
    <w:div w:id="693582731">
      <w:bodyDiv w:val="1"/>
      <w:marLeft w:val="0"/>
      <w:marRight w:val="0"/>
      <w:marTop w:val="0"/>
      <w:marBottom w:val="0"/>
      <w:divBdr>
        <w:top w:val="none" w:sz="0" w:space="0" w:color="auto"/>
        <w:left w:val="none" w:sz="0" w:space="0" w:color="auto"/>
        <w:bottom w:val="none" w:sz="0" w:space="0" w:color="auto"/>
        <w:right w:val="none" w:sz="0" w:space="0" w:color="auto"/>
      </w:divBdr>
    </w:div>
    <w:div w:id="753089928">
      <w:bodyDiv w:val="1"/>
      <w:marLeft w:val="0"/>
      <w:marRight w:val="0"/>
      <w:marTop w:val="0"/>
      <w:marBottom w:val="0"/>
      <w:divBdr>
        <w:top w:val="none" w:sz="0" w:space="0" w:color="auto"/>
        <w:left w:val="none" w:sz="0" w:space="0" w:color="auto"/>
        <w:bottom w:val="none" w:sz="0" w:space="0" w:color="auto"/>
        <w:right w:val="none" w:sz="0" w:space="0" w:color="auto"/>
      </w:divBdr>
    </w:div>
    <w:div w:id="761804064">
      <w:bodyDiv w:val="1"/>
      <w:marLeft w:val="0"/>
      <w:marRight w:val="0"/>
      <w:marTop w:val="0"/>
      <w:marBottom w:val="0"/>
      <w:divBdr>
        <w:top w:val="none" w:sz="0" w:space="0" w:color="auto"/>
        <w:left w:val="none" w:sz="0" w:space="0" w:color="auto"/>
        <w:bottom w:val="none" w:sz="0" w:space="0" w:color="auto"/>
        <w:right w:val="none" w:sz="0" w:space="0" w:color="auto"/>
      </w:divBdr>
    </w:div>
    <w:div w:id="830606560">
      <w:bodyDiv w:val="1"/>
      <w:marLeft w:val="0"/>
      <w:marRight w:val="0"/>
      <w:marTop w:val="0"/>
      <w:marBottom w:val="0"/>
      <w:divBdr>
        <w:top w:val="none" w:sz="0" w:space="0" w:color="auto"/>
        <w:left w:val="none" w:sz="0" w:space="0" w:color="auto"/>
        <w:bottom w:val="none" w:sz="0" w:space="0" w:color="auto"/>
        <w:right w:val="none" w:sz="0" w:space="0" w:color="auto"/>
      </w:divBdr>
    </w:div>
    <w:div w:id="858003741">
      <w:bodyDiv w:val="1"/>
      <w:marLeft w:val="0"/>
      <w:marRight w:val="0"/>
      <w:marTop w:val="0"/>
      <w:marBottom w:val="0"/>
      <w:divBdr>
        <w:top w:val="none" w:sz="0" w:space="0" w:color="auto"/>
        <w:left w:val="none" w:sz="0" w:space="0" w:color="auto"/>
        <w:bottom w:val="none" w:sz="0" w:space="0" w:color="auto"/>
        <w:right w:val="none" w:sz="0" w:space="0" w:color="auto"/>
      </w:divBdr>
    </w:div>
    <w:div w:id="1072770977">
      <w:bodyDiv w:val="1"/>
      <w:marLeft w:val="0"/>
      <w:marRight w:val="0"/>
      <w:marTop w:val="0"/>
      <w:marBottom w:val="0"/>
      <w:divBdr>
        <w:top w:val="none" w:sz="0" w:space="0" w:color="auto"/>
        <w:left w:val="none" w:sz="0" w:space="0" w:color="auto"/>
        <w:bottom w:val="none" w:sz="0" w:space="0" w:color="auto"/>
        <w:right w:val="none" w:sz="0" w:space="0" w:color="auto"/>
      </w:divBdr>
    </w:div>
    <w:div w:id="1087114555">
      <w:bodyDiv w:val="1"/>
      <w:marLeft w:val="0"/>
      <w:marRight w:val="0"/>
      <w:marTop w:val="0"/>
      <w:marBottom w:val="0"/>
      <w:divBdr>
        <w:top w:val="none" w:sz="0" w:space="0" w:color="auto"/>
        <w:left w:val="none" w:sz="0" w:space="0" w:color="auto"/>
        <w:bottom w:val="none" w:sz="0" w:space="0" w:color="auto"/>
        <w:right w:val="none" w:sz="0" w:space="0" w:color="auto"/>
      </w:divBdr>
    </w:div>
    <w:div w:id="1093234924">
      <w:bodyDiv w:val="1"/>
      <w:marLeft w:val="0"/>
      <w:marRight w:val="0"/>
      <w:marTop w:val="0"/>
      <w:marBottom w:val="0"/>
      <w:divBdr>
        <w:top w:val="none" w:sz="0" w:space="0" w:color="auto"/>
        <w:left w:val="none" w:sz="0" w:space="0" w:color="auto"/>
        <w:bottom w:val="none" w:sz="0" w:space="0" w:color="auto"/>
        <w:right w:val="none" w:sz="0" w:space="0" w:color="auto"/>
      </w:divBdr>
    </w:div>
    <w:div w:id="1139958697">
      <w:bodyDiv w:val="1"/>
      <w:marLeft w:val="0"/>
      <w:marRight w:val="0"/>
      <w:marTop w:val="0"/>
      <w:marBottom w:val="0"/>
      <w:divBdr>
        <w:top w:val="none" w:sz="0" w:space="0" w:color="auto"/>
        <w:left w:val="none" w:sz="0" w:space="0" w:color="auto"/>
        <w:bottom w:val="none" w:sz="0" w:space="0" w:color="auto"/>
        <w:right w:val="none" w:sz="0" w:space="0" w:color="auto"/>
      </w:divBdr>
    </w:div>
    <w:div w:id="1288513477">
      <w:bodyDiv w:val="1"/>
      <w:marLeft w:val="0"/>
      <w:marRight w:val="0"/>
      <w:marTop w:val="0"/>
      <w:marBottom w:val="0"/>
      <w:divBdr>
        <w:top w:val="none" w:sz="0" w:space="0" w:color="auto"/>
        <w:left w:val="none" w:sz="0" w:space="0" w:color="auto"/>
        <w:bottom w:val="none" w:sz="0" w:space="0" w:color="auto"/>
        <w:right w:val="none" w:sz="0" w:space="0" w:color="auto"/>
      </w:divBdr>
    </w:div>
    <w:div w:id="1358920911">
      <w:bodyDiv w:val="1"/>
      <w:marLeft w:val="0"/>
      <w:marRight w:val="0"/>
      <w:marTop w:val="0"/>
      <w:marBottom w:val="0"/>
      <w:divBdr>
        <w:top w:val="none" w:sz="0" w:space="0" w:color="auto"/>
        <w:left w:val="none" w:sz="0" w:space="0" w:color="auto"/>
        <w:bottom w:val="none" w:sz="0" w:space="0" w:color="auto"/>
        <w:right w:val="none" w:sz="0" w:space="0" w:color="auto"/>
      </w:divBdr>
    </w:div>
    <w:div w:id="1377852984">
      <w:bodyDiv w:val="1"/>
      <w:marLeft w:val="0"/>
      <w:marRight w:val="0"/>
      <w:marTop w:val="0"/>
      <w:marBottom w:val="0"/>
      <w:divBdr>
        <w:top w:val="none" w:sz="0" w:space="0" w:color="auto"/>
        <w:left w:val="none" w:sz="0" w:space="0" w:color="auto"/>
        <w:bottom w:val="none" w:sz="0" w:space="0" w:color="auto"/>
        <w:right w:val="none" w:sz="0" w:space="0" w:color="auto"/>
      </w:divBdr>
    </w:div>
    <w:div w:id="1484543261">
      <w:bodyDiv w:val="1"/>
      <w:marLeft w:val="0"/>
      <w:marRight w:val="0"/>
      <w:marTop w:val="0"/>
      <w:marBottom w:val="0"/>
      <w:divBdr>
        <w:top w:val="none" w:sz="0" w:space="0" w:color="auto"/>
        <w:left w:val="none" w:sz="0" w:space="0" w:color="auto"/>
        <w:bottom w:val="none" w:sz="0" w:space="0" w:color="auto"/>
        <w:right w:val="none" w:sz="0" w:space="0" w:color="auto"/>
      </w:divBdr>
    </w:div>
    <w:div w:id="1496143218">
      <w:bodyDiv w:val="1"/>
      <w:marLeft w:val="0"/>
      <w:marRight w:val="0"/>
      <w:marTop w:val="0"/>
      <w:marBottom w:val="0"/>
      <w:divBdr>
        <w:top w:val="none" w:sz="0" w:space="0" w:color="auto"/>
        <w:left w:val="none" w:sz="0" w:space="0" w:color="auto"/>
        <w:bottom w:val="none" w:sz="0" w:space="0" w:color="auto"/>
        <w:right w:val="none" w:sz="0" w:space="0" w:color="auto"/>
      </w:divBdr>
    </w:div>
    <w:div w:id="1754429156">
      <w:bodyDiv w:val="1"/>
      <w:marLeft w:val="0"/>
      <w:marRight w:val="0"/>
      <w:marTop w:val="0"/>
      <w:marBottom w:val="0"/>
      <w:divBdr>
        <w:top w:val="none" w:sz="0" w:space="0" w:color="auto"/>
        <w:left w:val="none" w:sz="0" w:space="0" w:color="auto"/>
        <w:bottom w:val="none" w:sz="0" w:space="0" w:color="auto"/>
        <w:right w:val="none" w:sz="0" w:space="0" w:color="auto"/>
      </w:divBdr>
    </w:div>
    <w:div w:id="1785147798">
      <w:bodyDiv w:val="1"/>
      <w:marLeft w:val="0"/>
      <w:marRight w:val="0"/>
      <w:marTop w:val="0"/>
      <w:marBottom w:val="0"/>
      <w:divBdr>
        <w:top w:val="none" w:sz="0" w:space="0" w:color="auto"/>
        <w:left w:val="none" w:sz="0" w:space="0" w:color="auto"/>
        <w:bottom w:val="none" w:sz="0" w:space="0" w:color="auto"/>
        <w:right w:val="none" w:sz="0" w:space="0" w:color="auto"/>
      </w:divBdr>
    </w:div>
    <w:div w:id="1827091835">
      <w:bodyDiv w:val="1"/>
      <w:marLeft w:val="0"/>
      <w:marRight w:val="0"/>
      <w:marTop w:val="0"/>
      <w:marBottom w:val="0"/>
      <w:divBdr>
        <w:top w:val="none" w:sz="0" w:space="0" w:color="auto"/>
        <w:left w:val="none" w:sz="0" w:space="0" w:color="auto"/>
        <w:bottom w:val="none" w:sz="0" w:space="0" w:color="auto"/>
        <w:right w:val="none" w:sz="0" w:space="0" w:color="auto"/>
      </w:divBdr>
    </w:div>
    <w:div w:id="1897008473">
      <w:bodyDiv w:val="1"/>
      <w:marLeft w:val="0"/>
      <w:marRight w:val="0"/>
      <w:marTop w:val="0"/>
      <w:marBottom w:val="0"/>
      <w:divBdr>
        <w:top w:val="none" w:sz="0" w:space="0" w:color="auto"/>
        <w:left w:val="none" w:sz="0" w:space="0" w:color="auto"/>
        <w:bottom w:val="none" w:sz="0" w:space="0" w:color="auto"/>
        <w:right w:val="none" w:sz="0" w:space="0" w:color="auto"/>
      </w:divBdr>
    </w:div>
    <w:div w:id="1905674396">
      <w:bodyDiv w:val="1"/>
      <w:marLeft w:val="0"/>
      <w:marRight w:val="0"/>
      <w:marTop w:val="0"/>
      <w:marBottom w:val="0"/>
      <w:divBdr>
        <w:top w:val="none" w:sz="0" w:space="0" w:color="auto"/>
        <w:left w:val="none" w:sz="0" w:space="0" w:color="auto"/>
        <w:bottom w:val="none" w:sz="0" w:space="0" w:color="auto"/>
        <w:right w:val="none" w:sz="0" w:space="0" w:color="auto"/>
      </w:divBdr>
    </w:div>
    <w:div w:id="195174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13</Pages>
  <Words>2846</Words>
  <Characters>11273</Characters>
  <Application>Microsoft Office Word</Application>
  <DocSecurity>0</DocSecurity>
  <Lines>1127</Lines>
  <Paragraphs>784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48105</dc:creator>
  <cp:keywords/>
  <dc:description/>
  <cp:lastModifiedBy>48105</cp:lastModifiedBy>
  <cp:revision>7</cp:revision>
  <cp:lastPrinted>2025-07-23T10:54:00Z</cp:lastPrinted>
  <dcterms:created xsi:type="dcterms:W3CDTF">2025-07-09T14:32:00Z</dcterms:created>
  <dcterms:modified xsi:type="dcterms:W3CDTF">2025-07-24T16:20:00Z</dcterms:modified>
</cp:coreProperties>
</file>